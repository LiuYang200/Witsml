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4D0779" w14:textId="5E8249DA" w:rsidR="00545829" w:rsidRPr="003F5B22" w:rsidRDefault="00D20336" w:rsidP="00D20336">
      <w:pPr>
        <w:pStyle w:val="Title"/>
        <w:jc w:val="center"/>
      </w:pPr>
      <w:r>
        <w:t>ETP v1.</w:t>
      </w:r>
      <w:del w:id="0" w:author="Donna Marcotte" w:date="2018-02-20T16:19:00Z">
        <w:r w:rsidDel="00FB0346">
          <w:delText>1</w:delText>
        </w:r>
        <w:r w:rsidR="002A6483" w:rsidDel="00FB0346">
          <w:delText xml:space="preserve"> </w:delText>
        </w:r>
      </w:del>
      <w:ins w:id="1" w:author="Donna Marcotte" w:date="2018-02-20T16:19:00Z">
        <w:r w:rsidR="00FB0346">
          <w:t xml:space="preserve">2 </w:t>
        </w:r>
      </w:ins>
      <w:r w:rsidR="002A6483">
        <w:t>for WITSML v2.0</w:t>
      </w:r>
      <w:r>
        <w:br/>
        <w:t>Implementation Specification</w:t>
      </w:r>
    </w:p>
    <w:tbl>
      <w:tblPr>
        <w:tblpPr w:leftFromText="187" w:rightFromText="187" w:vertAnchor="page" w:horzAnchor="margin" w:tblpXSpec="right" w:tblpY="4321"/>
        <w:tblW w:w="0" w:type="auto"/>
        <w:tblBorders>
          <w:top w:val="single" w:sz="12" w:space="0" w:color="D27C32"/>
          <w:left w:val="single" w:sz="12" w:space="0" w:color="D27C32"/>
          <w:bottom w:val="single" w:sz="12" w:space="0" w:color="D27C32"/>
          <w:right w:val="single" w:sz="12" w:space="0" w:color="D27C32"/>
          <w:insideH w:val="single" w:sz="12" w:space="0" w:color="D27C32"/>
        </w:tblBorders>
        <w:tblLook w:val="00A0" w:firstRow="1" w:lastRow="0" w:firstColumn="1" w:lastColumn="0" w:noHBand="0" w:noVBand="0"/>
      </w:tblPr>
      <w:tblGrid>
        <w:gridCol w:w="2180"/>
        <w:gridCol w:w="4588"/>
      </w:tblGrid>
      <w:tr w:rsidR="00545829" w:rsidRPr="003F5B22" w14:paraId="0C264167" w14:textId="77777777" w:rsidTr="00892E97">
        <w:tc>
          <w:tcPr>
            <w:tcW w:w="2180" w:type="dxa"/>
          </w:tcPr>
          <w:p w14:paraId="39247E54" w14:textId="1CAEFC66" w:rsidR="00545829" w:rsidRPr="003F5B22" w:rsidRDefault="002A6483" w:rsidP="00892E97">
            <w:pPr>
              <w:spacing w:before="60" w:after="60"/>
              <w:rPr>
                <w:bCs/>
                <w:sz w:val="28"/>
                <w:szCs w:val="28"/>
              </w:rPr>
            </w:pPr>
            <w:r>
              <w:rPr>
                <w:bCs/>
                <w:sz w:val="28"/>
                <w:szCs w:val="28"/>
              </w:rPr>
              <w:t>ETP</w:t>
            </w:r>
            <w:r w:rsidR="00545829" w:rsidRPr="003F5B22">
              <w:rPr>
                <w:bCs/>
                <w:sz w:val="28"/>
                <w:szCs w:val="28"/>
              </w:rPr>
              <w:t xml:space="preserve"> Overview</w:t>
            </w:r>
          </w:p>
        </w:tc>
        <w:tc>
          <w:tcPr>
            <w:tcW w:w="4588" w:type="dxa"/>
            <w:shd w:val="clear" w:color="auto" w:fill="FFD8BD"/>
          </w:tcPr>
          <w:p w14:paraId="00158397" w14:textId="77777777" w:rsidR="00545829" w:rsidRDefault="002A6483" w:rsidP="00892E97">
            <w:pPr>
              <w:spacing w:before="60" w:after="60"/>
            </w:pPr>
            <w:r w:rsidRPr="0084074C">
              <w:t>Energistics Transpo</w:t>
            </w:r>
            <w:r>
              <w:t>rt Protocol (ETP) is a data-</w:t>
            </w:r>
            <w:r w:rsidRPr="0084074C">
              <w:t xml:space="preserve">exchange specification that enables </w:t>
            </w:r>
            <w:r>
              <w:t xml:space="preserve">the efficient transfer of </w:t>
            </w:r>
            <w:r w:rsidRPr="0084074C">
              <w:t>data between applications</w:t>
            </w:r>
            <w:r>
              <w:t xml:space="preserve"> and systems, including real-time streaming of data</w:t>
            </w:r>
            <w:r w:rsidRPr="0084074C">
              <w:t xml:space="preserve">. </w:t>
            </w:r>
            <w:r>
              <w:t>ETP is part of the Energistics Common Technical Architecture and can be used with all Energistics standards.</w:t>
            </w:r>
          </w:p>
          <w:p w14:paraId="480F4065" w14:textId="3B991653" w:rsidR="002A6483" w:rsidRPr="003F5B22" w:rsidRDefault="002A6483" w:rsidP="00892E97">
            <w:pPr>
              <w:spacing w:before="60" w:after="60"/>
              <w:rPr>
                <w:bCs/>
                <w:sz w:val="28"/>
                <w:szCs w:val="28"/>
              </w:rPr>
            </w:pPr>
            <w:r>
              <w:t xml:space="preserve">ETP is the application program </w:t>
            </w:r>
            <w:r w:rsidR="00F625A1">
              <w:t>interface (API) for WITSML v2.0.</w:t>
            </w:r>
          </w:p>
        </w:tc>
      </w:tr>
      <w:tr w:rsidR="00545829" w:rsidRPr="003F5B22" w14:paraId="0CAF0771" w14:textId="77777777" w:rsidTr="00892E97">
        <w:tc>
          <w:tcPr>
            <w:tcW w:w="2180" w:type="dxa"/>
            <w:tcBorders>
              <w:bottom w:val="nil"/>
            </w:tcBorders>
          </w:tcPr>
          <w:p w14:paraId="32A7D6AC" w14:textId="77777777" w:rsidR="00545829" w:rsidRPr="003F5B22" w:rsidRDefault="00545829" w:rsidP="00892E97">
            <w:pPr>
              <w:spacing w:before="60" w:after="60"/>
              <w:rPr>
                <w:bCs/>
              </w:rPr>
            </w:pPr>
            <w:r w:rsidRPr="003F5B22">
              <w:rPr>
                <w:bCs/>
              </w:rPr>
              <w:t>Version</w:t>
            </w:r>
          </w:p>
        </w:tc>
        <w:tc>
          <w:tcPr>
            <w:tcW w:w="4588" w:type="dxa"/>
            <w:tcBorders>
              <w:bottom w:val="nil"/>
            </w:tcBorders>
            <w:shd w:val="clear" w:color="auto" w:fill="FFD8BD"/>
          </w:tcPr>
          <w:p w14:paraId="6BE35E8C" w14:textId="75762F5B" w:rsidR="00545829" w:rsidRPr="003F5B22" w:rsidRDefault="002A6483" w:rsidP="00FB0346">
            <w:pPr>
              <w:spacing w:before="60" w:after="60"/>
              <w:rPr>
                <w:bCs/>
              </w:rPr>
            </w:pPr>
            <w:del w:id="2" w:author="Donna Marcotte" w:date="2018-02-20T16:19:00Z">
              <w:r w:rsidDel="00FB0346">
                <w:rPr>
                  <w:bCs/>
                </w:rPr>
                <w:delText>1.0</w:delText>
              </w:r>
              <w:r w:rsidR="006252F8" w:rsidDel="00FB0346">
                <w:rPr>
                  <w:bCs/>
                </w:rPr>
                <w:delText xml:space="preserve"> </w:delText>
              </w:r>
            </w:del>
            <w:ins w:id="3" w:author="Donna Marcotte" w:date="2018-02-20T16:19:00Z">
              <w:r w:rsidR="00FB0346">
                <w:rPr>
                  <w:bCs/>
                </w:rPr>
                <w:t>D</w:t>
              </w:r>
            </w:ins>
            <w:ins w:id="4" w:author="Donna Marcotte" w:date="2018-02-20T16:24:00Z">
              <w:r w:rsidR="00FB0346">
                <w:rPr>
                  <w:bCs/>
                </w:rPr>
                <w:t>RAFT</w:t>
              </w:r>
            </w:ins>
          </w:p>
        </w:tc>
      </w:tr>
      <w:tr w:rsidR="00545829" w:rsidRPr="003F5B22" w14:paraId="6DF0A574" w14:textId="77777777" w:rsidTr="00892E97">
        <w:tc>
          <w:tcPr>
            <w:tcW w:w="2180" w:type="dxa"/>
            <w:tcBorders>
              <w:top w:val="nil"/>
              <w:bottom w:val="nil"/>
            </w:tcBorders>
          </w:tcPr>
          <w:p w14:paraId="31BD20CA" w14:textId="77777777" w:rsidR="00545829" w:rsidRPr="003F5B22" w:rsidRDefault="00545829" w:rsidP="00892E97">
            <w:pPr>
              <w:spacing w:before="60" w:after="60"/>
            </w:pPr>
            <w:r w:rsidRPr="003F5B22">
              <w:t>Abstract</w:t>
            </w:r>
          </w:p>
        </w:tc>
        <w:tc>
          <w:tcPr>
            <w:tcW w:w="4588" w:type="dxa"/>
            <w:tcBorders>
              <w:top w:val="nil"/>
              <w:bottom w:val="nil"/>
            </w:tcBorders>
            <w:shd w:val="clear" w:color="auto" w:fill="FFD8BD"/>
          </w:tcPr>
          <w:p w14:paraId="73FCB2EF" w14:textId="21DF00C5" w:rsidR="00F625A1" w:rsidRDefault="00352AC8" w:rsidP="00892E97">
            <w:r>
              <w:t>This document</w:t>
            </w:r>
            <w:r w:rsidR="00F625A1">
              <w:t>:</w:t>
            </w:r>
          </w:p>
          <w:p w14:paraId="34F6CA03" w14:textId="649AAF59" w:rsidR="00F625A1" w:rsidRDefault="00F625A1" w:rsidP="00ED2AFB">
            <w:pPr>
              <w:pStyle w:val="Bullet"/>
              <w:tabs>
                <w:tab w:val="left" w:pos="216"/>
              </w:tabs>
              <w:ind w:left="216" w:hanging="216"/>
            </w:pPr>
            <w:r>
              <w:t>Provides information on how to implement ETP v1.</w:t>
            </w:r>
            <w:del w:id="5" w:author="Donna Marcotte" w:date="2018-02-20T16:24:00Z">
              <w:r w:rsidDel="00FB0346">
                <w:delText xml:space="preserve">1 </w:delText>
              </w:r>
            </w:del>
            <w:ins w:id="6" w:author="Donna Marcotte" w:date="2018-02-20T16:24:00Z">
              <w:r w:rsidR="00FB0346">
                <w:t xml:space="preserve">2 </w:t>
              </w:r>
            </w:ins>
            <w:r>
              <w:t>to send and receive WITSML v2.0 data.</w:t>
            </w:r>
          </w:p>
          <w:p w14:paraId="3F9FBBB3" w14:textId="2B87C91A" w:rsidR="00F625A1" w:rsidRPr="003F5B22" w:rsidRDefault="00F625A1" w:rsidP="00FB0346">
            <w:pPr>
              <w:pStyle w:val="Bullet"/>
              <w:tabs>
                <w:tab w:val="left" w:pos="216"/>
              </w:tabs>
              <w:ind w:left="216" w:hanging="216"/>
            </w:pPr>
            <w:r>
              <w:t>M</w:t>
            </w:r>
            <w:r w:rsidR="00352AC8">
              <w:t>ust be used as a companio</w:t>
            </w:r>
            <w:r>
              <w:t xml:space="preserve">n to the </w:t>
            </w:r>
            <w:r w:rsidRPr="00B37398">
              <w:rPr>
                <w:i/>
              </w:rPr>
              <w:t>ETP</w:t>
            </w:r>
            <w:r w:rsidR="00B37398" w:rsidRPr="00B37398">
              <w:rPr>
                <w:i/>
              </w:rPr>
              <w:t>_</w:t>
            </w:r>
            <w:r w:rsidRPr="00B37398">
              <w:rPr>
                <w:i/>
              </w:rPr>
              <w:t>Specification</w:t>
            </w:r>
            <w:r w:rsidR="00B37398" w:rsidRPr="00B37398">
              <w:rPr>
                <w:i/>
              </w:rPr>
              <w:t>_</w:t>
            </w:r>
            <w:r w:rsidRPr="00B37398">
              <w:rPr>
                <w:i/>
              </w:rPr>
              <w:t>v1.</w:t>
            </w:r>
            <w:ins w:id="7" w:author="Donna Marcotte" w:date="2018-02-20T16:24:00Z">
              <w:r w:rsidR="00FB0346">
                <w:rPr>
                  <w:i/>
                </w:rPr>
                <w:t>2</w:t>
              </w:r>
            </w:ins>
            <w:del w:id="8" w:author="Donna Marcotte" w:date="2018-02-20T16:24:00Z">
              <w:r w:rsidRPr="00B37398" w:rsidDel="00FB0346">
                <w:rPr>
                  <w:i/>
                </w:rPr>
                <w:delText>1</w:delText>
              </w:r>
            </w:del>
            <w:r w:rsidR="00B37398" w:rsidRPr="00B37398">
              <w:rPr>
                <w:i/>
              </w:rPr>
              <w:t>_Doc_v1.</w:t>
            </w:r>
            <w:del w:id="9" w:author="Donna Marcotte" w:date="2018-02-20T16:24:00Z">
              <w:r w:rsidR="00B37398" w:rsidRPr="00B37398" w:rsidDel="00FB0346">
                <w:rPr>
                  <w:i/>
                </w:rPr>
                <w:delText>1</w:delText>
              </w:r>
            </w:del>
            <w:ins w:id="10" w:author="Donna Marcotte" w:date="2018-02-20T16:24:00Z">
              <w:r w:rsidR="00FB0346">
                <w:rPr>
                  <w:i/>
                </w:rPr>
                <w:t>0</w:t>
              </w:r>
            </w:ins>
            <w:r w:rsidR="00B37398" w:rsidRPr="00B37398">
              <w:rPr>
                <w:i/>
              </w:rPr>
              <w:t>.pdf</w:t>
            </w:r>
            <w:r w:rsidR="00B37398">
              <w:t>.</w:t>
            </w:r>
          </w:p>
        </w:tc>
      </w:tr>
      <w:tr w:rsidR="00545829" w:rsidRPr="003F5B22" w14:paraId="7BCD90A1" w14:textId="77777777" w:rsidTr="00892E97">
        <w:tc>
          <w:tcPr>
            <w:tcW w:w="2180" w:type="dxa"/>
            <w:tcBorders>
              <w:top w:val="nil"/>
              <w:bottom w:val="nil"/>
            </w:tcBorders>
          </w:tcPr>
          <w:p w14:paraId="440854C4" w14:textId="49EBA64D" w:rsidR="00545829" w:rsidRPr="003F5B22" w:rsidRDefault="00545829" w:rsidP="00892E97">
            <w:pPr>
              <w:spacing w:before="60" w:after="60"/>
            </w:pPr>
            <w:r w:rsidRPr="003F5B22">
              <w:t>Prepared by</w:t>
            </w:r>
          </w:p>
        </w:tc>
        <w:tc>
          <w:tcPr>
            <w:tcW w:w="4588" w:type="dxa"/>
            <w:tcBorders>
              <w:top w:val="nil"/>
              <w:bottom w:val="nil"/>
            </w:tcBorders>
            <w:shd w:val="clear" w:color="auto" w:fill="FFD8BD"/>
          </w:tcPr>
          <w:p w14:paraId="0EA8C656" w14:textId="28D14400" w:rsidR="00545829" w:rsidRPr="003F5B22" w:rsidRDefault="00545829" w:rsidP="00892E97">
            <w:pPr>
              <w:spacing w:before="60" w:after="60"/>
            </w:pPr>
            <w:r w:rsidRPr="003F5B22">
              <w:t xml:space="preserve">Energistics and the </w:t>
            </w:r>
            <w:r w:rsidR="00F625A1">
              <w:t>WITSML</w:t>
            </w:r>
            <w:r w:rsidRPr="003F5B22">
              <w:t xml:space="preserve"> SIG</w:t>
            </w:r>
          </w:p>
        </w:tc>
      </w:tr>
      <w:tr w:rsidR="00545829" w:rsidRPr="003F5B22" w14:paraId="60F1434E" w14:textId="77777777" w:rsidTr="00892E97">
        <w:tc>
          <w:tcPr>
            <w:tcW w:w="2180" w:type="dxa"/>
            <w:tcBorders>
              <w:top w:val="nil"/>
              <w:bottom w:val="nil"/>
            </w:tcBorders>
          </w:tcPr>
          <w:p w14:paraId="183263F5" w14:textId="77777777" w:rsidR="00545829" w:rsidRPr="003F5B22" w:rsidRDefault="00545829" w:rsidP="00892E97">
            <w:pPr>
              <w:spacing w:before="60" w:after="60"/>
            </w:pPr>
            <w:r w:rsidRPr="003F5B22">
              <w:t>Date published</w:t>
            </w:r>
          </w:p>
        </w:tc>
        <w:tc>
          <w:tcPr>
            <w:tcW w:w="4588" w:type="dxa"/>
            <w:tcBorders>
              <w:top w:val="nil"/>
              <w:bottom w:val="nil"/>
            </w:tcBorders>
            <w:shd w:val="clear" w:color="auto" w:fill="FFD8BD"/>
          </w:tcPr>
          <w:p w14:paraId="60315E08" w14:textId="1C1C36E8" w:rsidR="00545829" w:rsidRPr="003F5B22" w:rsidRDefault="00FB0346" w:rsidP="00FB0346">
            <w:pPr>
              <w:spacing w:before="60" w:after="60"/>
            </w:pPr>
            <w:ins w:id="11" w:author="Donna Marcotte" w:date="2018-02-20T16:24:00Z">
              <w:r>
                <w:t>20 Feb 2018 DRAFT</w:t>
              </w:r>
            </w:ins>
            <w:del w:id="12" w:author="Donna Marcotte" w:date="2018-02-20T16:24:00Z">
              <w:r w:rsidR="00AF1437" w:rsidDel="00FB0346">
                <w:delText>1</w:delText>
              </w:r>
              <w:r w:rsidR="00331E8A" w:rsidDel="00FB0346">
                <w:delText>6</w:delText>
              </w:r>
              <w:r w:rsidR="00AF1437" w:rsidDel="00FB0346">
                <w:delText xml:space="preserve"> October</w:delText>
              </w:r>
              <w:r w:rsidR="00F625A1" w:rsidDel="00FB0346">
                <w:delText xml:space="preserve"> 2017</w:delText>
              </w:r>
            </w:del>
          </w:p>
        </w:tc>
      </w:tr>
      <w:tr w:rsidR="00545829" w:rsidRPr="003F5B22" w14:paraId="4AD6AE24" w14:textId="77777777" w:rsidTr="00892E97">
        <w:tc>
          <w:tcPr>
            <w:tcW w:w="2180" w:type="dxa"/>
            <w:tcBorders>
              <w:top w:val="nil"/>
              <w:bottom w:val="nil"/>
            </w:tcBorders>
          </w:tcPr>
          <w:p w14:paraId="22AFDE7B" w14:textId="5E21F2EA" w:rsidR="00545829" w:rsidRPr="003F5B22" w:rsidRDefault="00545829" w:rsidP="00892E97">
            <w:pPr>
              <w:spacing w:before="60" w:after="60"/>
            </w:pPr>
          </w:p>
        </w:tc>
        <w:tc>
          <w:tcPr>
            <w:tcW w:w="4588" w:type="dxa"/>
            <w:tcBorders>
              <w:top w:val="nil"/>
              <w:bottom w:val="nil"/>
            </w:tcBorders>
            <w:shd w:val="clear" w:color="auto" w:fill="FFD8BD"/>
          </w:tcPr>
          <w:p w14:paraId="4FF6D1AD" w14:textId="77777777" w:rsidR="00545829" w:rsidRPr="003F5B22" w:rsidRDefault="00545829" w:rsidP="00892E97">
            <w:pPr>
              <w:spacing w:before="60" w:after="60"/>
            </w:pPr>
          </w:p>
        </w:tc>
      </w:tr>
      <w:tr w:rsidR="00545829" w:rsidRPr="003F5B22" w14:paraId="6EC10F08" w14:textId="77777777" w:rsidTr="00892E97">
        <w:tc>
          <w:tcPr>
            <w:tcW w:w="2180" w:type="dxa"/>
            <w:tcBorders>
              <w:top w:val="nil"/>
              <w:bottom w:val="nil"/>
            </w:tcBorders>
          </w:tcPr>
          <w:p w14:paraId="28E3822E" w14:textId="50F46287" w:rsidR="00545829" w:rsidRPr="003F5B22" w:rsidRDefault="00545829" w:rsidP="00892E97">
            <w:pPr>
              <w:spacing w:before="60" w:after="60"/>
            </w:pPr>
            <w:r w:rsidRPr="003F5B22">
              <w:t>Document type</w:t>
            </w:r>
          </w:p>
        </w:tc>
        <w:tc>
          <w:tcPr>
            <w:tcW w:w="4588" w:type="dxa"/>
            <w:tcBorders>
              <w:top w:val="nil"/>
              <w:bottom w:val="nil"/>
            </w:tcBorders>
            <w:shd w:val="clear" w:color="auto" w:fill="FFD8BD"/>
          </w:tcPr>
          <w:p w14:paraId="3B05F627" w14:textId="0AC07F18" w:rsidR="00545829" w:rsidRPr="003F5B22" w:rsidRDefault="00352AC8" w:rsidP="00892E97">
            <w:pPr>
              <w:spacing w:before="60" w:after="60"/>
            </w:pPr>
            <w:r>
              <w:t>Implementation Specification</w:t>
            </w:r>
            <w:r w:rsidR="00B72D32">
              <w:t xml:space="preserve"> </w:t>
            </w:r>
          </w:p>
        </w:tc>
      </w:tr>
      <w:tr w:rsidR="00545829" w:rsidRPr="003F5B22" w14:paraId="733CE8F2" w14:textId="77777777" w:rsidTr="00892E97">
        <w:tc>
          <w:tcPr>
            <w:tcW w:w="2180" w:type="dxa"/>
            <w:tcBorders>
              <w:top w:val="nil"/>
              <w:bottom w:val="nil"/>
            </w:tcBorders>
          </w:tcPr>
          <w:p w14:paraId="7F6A9013" w14:textId="3CD6EE94" w:rsidR="00545829" w:rsidRPr="003F5B22" w:rsidRDefault="00545829" w:rsidP="00892E97">
            <w:pPr>
              <w:spacing w:before="60" w:after="60"/>
            </w:pPr>
          </w:p>
        </w:tc>
        <w:tc>
          <w:tcPr>
            <w:tcW w:w="4588" w:type="dxa"/>
            <w:tcBorders>
              <w:top w:val="nil"/>
              <w:bottom w:val="nil"/>
            </w:tcBorders>
            <w:shd w:val="clear" w:color="auto" w:fill="FFD8BD"/>
          </w:tcPr>
          <w:p w14:paraId="362637F1" w14:textId="18695144" w:rsidR="00545829" w:rsidRPr="003F5B22" w:rsidRDefault="00545829" w:rsidP="00892E97">
            <w:pPr>
              <w:spacing w:before="60" w:after="60"/>
            </w:pPr>
          </w:p>
        </w:tc>
      </w:tr>
      <w:tr w:rsidR="00545829" w:rsidRPr="003F5B22" w14:paraId="0C989E03" w14:textId="77777777" w:rsidTr="00892E97">
        <w:tc>
          <w:tcPr>
            <w:tcW w:w="2180" w:type="dxa"/>
            <w:tcBorders>
              <w:top w:val="nil"/>
            </w:tcBorders>
          </w:tcPr>
          <w:p w14:paraId="02C1884D" w14:textId="035C4DC5" w:rsidR="00545829" w:rsidRPr="003F5B22" w:rsidRDefault="00545829" w:rsidP="00892E97">
            <w:pPr>
              <w:spacing w:before="60" w:after="60"/>
            </w:pPr>
            <w:r w:rsidRPr="003F5B22">
              <w:t>Keywords:</w:t>
            </w:r>
          </w:p>
        </w:tc>
        <w:tc>
          <w:tcPr>
            <w:tcW w:w="4588" w:type="dxa"/>
            <w:tcBorders>
              <w:top w:val="nil"/>
            </w:tcBorders>
            <w:shd w:val="clear" w:color="auto" w:fill="FFD8BD"/>
          </w:tcPr>
          <w:p w14:paraId="5596932A" w14:textId="17C8C85B" w:rsidR="00545829" w:rsidRPr="003F5B22" w:rsidRDefault="00545829" w:rsidP="00892E97">
            <w:pPr>
              <w:spacing w:before="60" w:after="60"/>
            </w:pPr>
            <w:r w:rsidRPr="003F5B22">
              <w:t xml:space="preserve">standards, energy, data, information, process, </w:t>
            </w:r>
            <w:r w:rsidR="00352AC8">
              <w:t>drilling, logging, ETP</w:t>
            </w:r>
          </w:p>
        </w:tc>
      </w:tr>
    </w:tbl>
    <w:p w14:paraId="53DF55AB" w14:textId="5770F524" w:rsidR="00545829" w:rsidRPr="003F5B22" w:rsidRDefault="00F625A1" w:rsidP="009E7467">
      <w:r>
        <w:rPr>
          <w:noProof/>
        </w:rPr>
        <w:drawing>
          <wp:anchor distT="0" distB="0" distL="114300" distR="114300" simplePos="0" relativeHeight="251659264" behindDoc="0" locked="0" layoutInCell="1" allowOverlap="1" wp14:anchorId="337D9A97" wp14:editId="61061338">
            <wp:simplePos x="0" y="0"/>
            <wp:positionH relativeFrom="column">
              <wp:posOffset>3114675</wp:posOffset>
            </wp:positionH>
            <wp:positionV relativeFrom="paragraph">
              <wp:posOffset>5970905</wp:posOffset>
            </wp:positionV>
            <wp:extent cx="2743200" cy="9874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onna Marci\AppData\Local\Microsoft\Windows\Temporary Internet Files\Content.Word\energistics-logo-registered.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43200" cy="987425"/>
                    </a:xfrm>
                    <a:prstGeom prst="rect">
                      <a:avLst/>
                    </a:prstGeom>
                    <a:noFill/>
                    <a:ln>
                      <a:noFill/>
                    </a:ln>
                  </pic:spPr>
                </pic:pic>
              </a:graphicData>
            </a:graphic>
            <wp14:sizeRelH relativeFrom="page">
              <wp14:pctWidth>0</wp14:pctWidth>
            </wp14:sizeRelH>
            <wp14:sizeRelV relativeFrom="page">
              <wp14:pctHeight>0</wp14:pctHeight>
            </wp14:sizeRelV>
          </wp:anchor>
        </w:drawing>
      </w:r>
      <w:r w:rsidR="00545829" w:rsidRPr="003F5B22">
        <w:br w:type="page"/>
      </w:r>
    </w:p>
    <w:p w14:paraId="293947F0" w14:textId="77777777" w:rsidR="00545829" w:rsidRDefault="00545829" w:rsidP="00801B78">
      <w:pPr>
        <w:jc w:val="center"/>
        <w:rPr>
          <w:sz w:val="22"/>
        </w:rPr>
      </w:pPr>
    </w:p>
    <w:p w14:paraId="1B124864" w14:textId="77777777" w:rsidR="00F625A1" w:rsidRDefault="00F625A1" w:rsidP="00801B78">
      <w:pPr>
        <w:jc w:val="center"/>
        <w:rPr>
          <w:sz w:val="22"/>
        </w:rPr>
      </w:pPr>
    </w:p>
    <w:p w14:paraId="276FDC00" w14:textId="77777777" w:rsidR="00F625A1" w:rsidRDefault="00F625A1" w:rsidP="00801B78">
      <w:pPr>
        <w:jc w:val="center"/>
        <w:rPr>
          <w:sz w:val="22"/>
        </w:rPr>
      </w:pPr>
    </w:p>
    <w:p w14:paraId="0957C445" w14:textId="77777777" w:rsidR="00F625A1" w:rsidRDefault="00F625A1" w:rsidP="00801B78">
      <w:pPr>
        <w:jc w:val="center"/>
        <w:rPr>
          <w:sz w:val="22"/>
        </w:rPr>
      </w:pPr>
    </w:p>
    <w:p w14:paraId="07113D7F" w14:textId="77777777" w:rsidR="00F625A1" w:rsidRDefault="00F625A1" w:rsidP="00801B78">
      <w:pPr>
        <w:jc w:val="center"/>
        <w:rPr>
          <w:sz w:val="22"/>
        </w:rPr>
      </w:pPr>
    </w:p>
    <w:p w14:paraId="5562539C" w14:textId="77777777" w:rsidR="00F625A1" w:rsidRDefault="00F625A1" w:rsidP="00801B78">
      <w:pPr>
        <w:jc w:val="center"/>
        <w:rPr>
          <w:sz w:val="22"/>
        </w:rPr>
      </w:pPr>
    </w:p>
    <w:p w14:paraId="382E6688" w14:textId="77777777" w:rsidR="00F625A1" w:rsidRDefault="00F625A1" w:rsidP="00801B78">
      <w:pPr>
        <w:jc w:val="center"/>
        <w:rPr>
          <w:sz w:val="22"/>
        </w:rPr>
      </w:pPr>
    </w:p>
    <w:p w14:paraId="67204798" w14:textId="77777777" w:rsidR="00F625A1" w:rsidRDefault="00F625A1" w:rsidP="00801B78">
      <w:pPr>
        <w:jc w:val="center"/>
        <w:rPr>
          <w:sz w:val="22"/>
        </w:rPr>
      </w:pPr>
    </w:p>
    <w:p w14:paraId="5C678A67" w14:textId="77777777" w:rsidR="00F625A1" w:rsidRDefault="00F625A1" w:rsidP="00801B78">
      <w:pPr>
        <w:jc w:val="center"/>
        <w:rPr>
          <w:sz w:val="22"/>
        </w:rPr>
      </w:pPr>
    </w:p>
    <w:p w14:paraId="0B3578BF" w14:textId="77777777" w:rsidR="00F625A1" w:rsidRDefault="00F625A1" w:rsidP="00801B78">
      <w:pPr>
        <w:jc w:val="center"/>
        <w:rPr>
          <w:sz w:val="22"/>
        </w:rPr>
      </w:pPr>
    </w:p>
    <w:p w14:paraId="1D65FD5F" w14:textId="77777777" w:rsidR="00F625A1" w:rsidRDefault="00F625A1" w:rsidP="00801B78">
      <w:pPr>
        <w:jc w:val="center"/>
        <w:rPr>
          <w:sz w:val="22"/>
        </w:rPr>
      </w:pPr>
    </w:p>
    <w:p w14:paraId="6CB5F203" w14:textId="77777777" w:rsidR="00F625A1" w:rsidRPr="003F5B22" w:rsidRDefault="00F625A1" w:rsidP="00801B78">
      <w:pPr>
        <w:jc w:val="center"/>
        <w:rPr>
          <w:sz w:val="22"/>
        </w:rPr>
      </w:pPr>
    </w:p>
    <w:p w14:paraId="5BAEA91D" w14:textId="77777777" w:rsidR="00545829" w:rsidRPr="003F5B22" w:rsidRDefault="00545829" w:rsidP="00801B78">
      <w:pPr>
        <w:jc w:val="center"/>
        <w:rPr>
          <w:sz w:val="22"/>
        </w:rPr>
      </w:pPr>
    </w:p>
    <w:p w14:paraId="569AA28A" w14:textId="77777777" w:rsidR="00545829" w:rsidRPr="003F5B22" w:rsidRDefault="00545829" w:rsidP="00801B78">
      <w:pPr>
        <w:jc w:val="center"/>
        <w:rPr>
          <w:sz w:val="22"/>
        </w:rPr>
      </w:pPr>
    </w:p>
    <w:p w14:paraId="055A5C48" w14:textId="77777777" w:rsidR="00545829" w:rsidRPr="003F5B22" w:rsidRDefault="00545829" w:rsidP="00801B78">
      <w:pPr>
        <w:jc w:val="center"/>
        <w:rPr>
          <w:sz w:val="22"/>
        </w:rPr>
      </w:pPr>
    </w:p>
    <w:p w14:paraId="7692E8F4" w14:textId="77777777" w:rsidR="00545829" w:rsidRPr="003F5B22" w:rsidRDefault="00545829" w:rsidP="00801B78">
      <w:pPr>
        <w:jc w:val="center"/>
        <w:rPr>
          <w:sz w:val="22"/>
        </w:rPr>
      </w:pPr>
    </w:p>
    <w:p w14:paraId="7CFFDEAF" w14:textId="77777777" w:rsidR="00545829" w:rsidRDefault="00545829" w:rsidP="00801B78">
      <w:pPr>
        <w:jc w:val="center"/>
        <w:rPr>
          <w:sz w:val="22"/>
        </w:rPr>
      </w:pPr>
    </w:p>
    <w:p w14:paraId="7F0EDE20" w14:textId="77777777" w:rsidR="00417311" w:rsidRDefault="00417311" w:rsidP="00801B78">
      <w:pPr>
        <w:jc w:val="center"/>
        <w:rPr>
          <w:sz w:val="22"/>
        </w:rPr>
      </w:pPr>
    </w:p>
    <w:p w14:paraId="14965359" w14:textId="77777777" w:rsidR="00652A91" w:rsidRDefault="00652A91" w:rsidP="00801B78">
      <w:pPr>
        <w:jc w:val="center"/>
        <w:rPr>
          <w:sz w:val="22"/>
        </w:rPr>
      </w:pPr>
    </w:p>
    <w:p w14:paraId="660835AE" w14:textId="77777777" w:rsidR="00652A91" w:rsidRDefault="00652A91" w:rsidP="00801B78">
      <w:pPr>
        <w:jc w:val="center"/>
        <w:rPr>
          <w:sz w:val="22"/>
        </w:rPr>
      </w:pPr>
    </w:p>
    <w:p w14:paraId="64003577" w14:textId="77777777" w:rsidR="00652A91" w:rsidRDefault="00652A91" w:rsidP="00801B78">
      <w:pPr>
        <w:jc w:val="center"/>
        <w:rPr>
          <w:sz w:val="22"/>
        </w:rPr>
      </w:pPr>
    </w:p>
    <w:p w14:paraId="77100D97" w14:textId="77777777" w:rsidR="00652A91" w:rsidRDefault="00652A91" w:rsidP="00801B78">
      <w:pPr>
        <w:jc w:val="center"/>
        <w:rPr>
          <w:sz w:val="22"/>
        </w:rPr>
      </w:pPr>
    </w:p>
    <w:p w14:paraId="786C69E2" w14:textId="77777777" w:rsidR="00417311" w:rsidRDefault="00417311" w:rsidP="00801B78">
      <w:pPr>
        <w:jc w:val="center"/>
        <w:rPr>
          <w:sz w:val="22"/>
        </w:rPr>
      </w:pPr>
    </w:p>
    <w:p w14:paraId="7226F178" w14:textId="77777777" w:rsidR="00417311" w:rsidRDefault="00417311" w:rsidP="00801B78">
      <w:pPr>
        <w:jc w:val="center"/>
        <w:rPr>
          <w:sz w:val="22"/>
        </w:rPr>
      </w:pPr>
    </w:p>
    <w:p w14:paraId="5B0A77DC" w14:textId="77777777" w:rsidR="00417311" w:rsidRDefault="00417311" w:rsidP="00801B78">
      <w:pPr>
        <w:jc w:val="center"/>
        <w:rPr>
          <w:sz w:val="22"/>
        </w:rPr>
      </w:pPr>
    </w:p>
    <w:p w14:paraId="3BA52916" w14:textId="77777777" w:rsidR="00417311" w:rsidRPr="003F5B22" w:rsidRDefault="00417311" w:rsidP="00801B78">
      <w:pPr>
        <w:jc w:val="center"/>
        <w:rPr>
          <w:sz w:val="22"/>
        </w:rPr>
      </w:pPr>
    </w:p>
    <w:p w14:paraId="4A25F5A0" w14:textId="77777777" w:rsidR="00545829" w:rsidRPr="003F5B22" w:rsidRDefault="00284DDE" w:rsidP="00801B78">
      <w:pPr>
        <w:jc w:val="center"/>
        <w:rPr>
          <w:sz w:val="22"/>
        </w:rPr>
      </w:pPr>
      <w:r>
        <w:rPr>
          <w:noProof/>
          <w:sz w:val="22"/>
        </w:rPr>
        <mc:AlternateContent>
          <mc:Choice Requires="wps">
            <w:drawing>
              <wp:inline distT="0" distB="0" distL="0" distR="0" wp14:anchorId="1C14ABF8" wp14:editId="60161751">
                <wp:extent cx="5943600" cy="3359785"/>
                <wp:effectExtent l="9525" t="9525" r="9525" b="1206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359785"/>
                        </a:xfrm>
                        <a:prstGeom prst="rect">
                          <a:avLst/>
                        </a:prstGeom>
                        <a:solidFill>
                          <a:srgbClr val="FFFFFF"/>
                        </a:solidFill>
                        <a:ln w="19050">
                          <a:solidFill>
                            <a:srgbClr val="D27C32"/>
                          </a:solidFill>
                          <a:miter lim="800000"/>
                          <a:headEnd/>
                          <a:tailEnd/>
                        </a:ln>
                      </wps:spPr>
                      <wps:txbx>
                        <w:txbxContent>
                          <w:p w14:paraId="2EB35C77" w14:textId="77777777" w:rsidR="004951B5" w:rsidRPr="00777A49" w:rsidRDefault="004951B5" w:rsidP="006A41F7">
                            <w:pPr>
                              <w:pStyle w:val="TableHeading"/>
                              <w:rPr>
                                <w:rStyle w:val="Strong"/>
                                <w:b/>
                              </w:rPr>
                            </w:pPr>
                            <w:bookmarkStart w:id="13" w:name="_Toc207771731"/>
                            <w:bookmarkStart w:id="14" w:name="_Toc151367419"/>
                            <w:r w:rsidRPr="00777A49">
                              <w:rPr>
                                <w:rStyle w:val="Strong"/>
                                <w:b/>
                              </w:rPr>
                              <w:t>Usage, Intellectual Property Rights, and Copyright</w:t>
                            </w:r>
                            <w:bookmarkEnd w:id="13"/>
                          </w:p>
                          <w:p w14:paraId="31EF075D" w14:textId="77777777" w:rsidR="004951B5" w:rsidRDefault="004951B5" w:rsidP="006A41F7">
                            <w:pPr>
                              <w:pStyle w:val="TableText"/>
                            </w:pPr>
                            <w:r w:rsidRPr="00F45A0E">
                              <w:t xml:space="preserve">This document was developed using the Energistics Standards Procedures. These procedures help implement Energistics’ requirements for consensus building and openness. Questions concerning the meaning of the contents of this document or comments about the standards procedures may be sent to </w:t>
                            </w:r>
                            <w:r w:rsidRPr="0080590F">
                              <w:t>Energistics</w:t>
                            </w:r>
                            <w:r>
                              <w:t xml:space="preserve"> at </w:t>
                            </w:r>
                            <w:hyperlink r:id="rId9" w:history="1">
                              <w:r w:rsidRPr="00AC3F18">
                                <w:rPr>
                                  <w:rStyle w:val="Hyperlink"/>
                                </w:rPr>
                                <w:t>info@energistics.org</w:t>
                              </w:r>
                            </w:hyperlink>
                            <w:r>
                              <w:t>.</w:t>
                            </w:r>
                          </w:p>
                          <w:p w14:paraId="39FA5539" w14:textId="77777777" w:rsidR="004951B5" w:rsidRPr="00413B3E" w:rsidRDefault="004951B5" w:rsidP="006A41F7">
                            <w:pPr>
                              <w:pStyle w:val="TableText"/>
                            </w:pPr>
                            <w:r w:rsidRPr="00413B3E">
                              <w:t>The material described in this document was developed by and is the intellectual property of Energistics. Energistics develops material for open, public use so that the material is accessible and can be of maximum val</w:t>
                            </w:r>
                            <w:r>
                              <w:t>ue to everyone.</w:t>
                            </w:r>
                            <w:r w:rsidRPr="00413B3E">
                              <w:t xml:space="preserve"> </w:t>
                            </w:r>
                          </w:p>
                          <w:p w14:paraId="53A44EC3" w14:textId="77777777" w:rsidR="004951B5" w:rsidRDefault="004951B5" w:rsidP="006A41F7">
                            <w:pPr>
                              <w:pStyle w:val="TableText"/>
                            </w:pPr>
                            <w:r w:rsidRPr="00413B3E">
                              <w:t xml:space="preserve">Use of the material in this document is governed by the Energistics Intellectual Property Policy document and the Product Licensing Agreement, both of which can be found on the Energistics website, </w:t>
                            </w:r>
                            <w:hyperlink r:id="rId10" w:history="1">
                              <w:r w:rsidRPr="00584DB3">
                                <w:rPr>
                                  <w:rStyle w:val="Hyperlink"/>
                                </w:rPr>
                                <w:t>http://www.energistics.org/legal-policies</w:t>
                              </w:r>
                            </w:hyperlink>
                            <w:r>
                              <w:t>.</w:t>
                            </w:r>
                          </w:p>
                          <w:p w14:paraId="616E6D9F" w14:textId="77777777" w:rsidR="004951B5" w:rsidRDefault="004951B5" w:rsidP="006A41F7">
                            <w:pPr>
                              <w:pStyle w:val="TableText"/>
                            </w:pPr>
                            <w:r w:rsidRPr="00413B3E">
                              <w:t xml:space="preserve">All Energistics published materials are freely available for public comment and use. Anyone may copy and share the materials but must always acknowledge Energistics as the source. No one may restrict use or dissemination of Energistics materials in any way. </w:t>
                            </w:r>
                            <w:bookmarkEnd w:id="14"/>
                          </w:p>
                          <w:p w14:paraId="64706458" w14:textId="77777777" w:rsidR="004951B5" w:rsidRPr="00777A49" w:rsidRDefault="004951B5" w:rsidP="006A41F7">
                            <w:pPr>
                              <w:pStyle w:val="TableHeading"/>
                            </w:pPr>
                            <w:r w:rsidRPr="00777A49">
                              <w:t>Tradem</w:t>
                            </w:r>
                            <w:r>
                              <w:t>ark</w:t>
                            </w:r>
                            <w:r w:rsidRPr="00777A49">
                              <w:t>s</w:t>
                            </w:r>
                          </w:p>
                          <w:p w14:paraId="46C68046" w14:textId="77777777" w:rsidR="004951B5" w:rsidRPr="00777A49" w:rsidRDefault="004951B5" w:rsidP="006A41F7">
                            <w:pPr>
                              <w:pStyle w:val="TableText"/>
                            </w:pPr>
                            <w:r w:rsidRPr="00777A49">
                              <w:t>Energistics®, WITSML™, PRODML™, RESQML™, Upstream Standards. Bottom Line Results.®, The Energy Standards Resource Centre™ and their logos are trademarks or registered trademarks of Energistics in the United States. Access, receipt, and/or use of these documents and all Energistics materials are generally available to the public and are specifically governed by the Energistics Product Licensing Agreement (</w:t>
                            </w:r>
                            <w:hyperlink r:id="rId11" w:history="1">
                              <w:r w:rsidRPr="00777A49">
                                <w:rPr>
                                  <w:rStyle w:val="Hyperlink"/>
                                  <w:lang w:eastAsia="ar-SA"/>
                                </w:rPr>
                                <w:t>http://www.energistics.org/product-license-agreement</w:t>
                              </w:r>
                            </w:hyperlink>
                            <w:r w:rsidRPr="00777A49">
                              <w:t>).</w:t>
                            </w:r>
                          </w:p>
                          <w:p w14:paraId="4833E462" w14:textId="77777777" w:rsidR="004951B5" w:rsidRPr="00777A49" w:rsidRDefault="004951B5" w:rsidP="006A41F7">
                            <w:pPr>
                              <w:pStyle w:val="TableText"/>
                            </w:pPr>
                            <w:r w:rsidRPr="00777A49">
                              <w:t>Other company, product</w:t>
                            </w:r>
                            <w:r>
                              <w:t>,</w:t>
                            </w:r>
                            <w:r w:rsidRPr="00777A49">
                              <w:t xml:space="preserve"> or service names may be trademarks or service marks of others.</w:t>
                            </w:r>
                          </w:p>
                        </w:txbxContent>
                      </wps:txbx>
                      <wps:bodyPr rot="0" vert="horz" wrap="square" lIns="91440" tIns="45720" rIns="91440" bIns="45720" anchor="t" anchorCtr="0" upright="1">
                        <a:noAutofit/>
                      </wps:bodyPr>
                    </wps:wsp>
                  </a:graphicData>
                </a:graphic>
              </wp:inline>
            </w:drawing>
          </mc:Choice>
          <mc:Fallback>
            <w:pict>
              <v:shapetype w14:anchorId="1C14ABF8" id="_x0000_t202" coordsize="21600,21600" o:spt="202" path="m,l,21600r21600,l21600,xe">
                <v:stroke joinstyle="miter"/>
                <v:path gradientshapeok="t" o:connecttype="rect"/>
              </v:shapetype>
              <v:shape id="Text Box 2" o:spid="_x0000_s1026" type="#_x0000_t202" style="width:468pt;height:26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" strokecolor="#d27c32" strokeweight="1.5pt">
                <v:textbox>
                  <w:txbxContent>
                    <w:p w14:paraId="2EB35C77" w14:textId="77777777" w:rsidR="004951B5" w:rsidRPr="00777A49" w:rsidRDefault="004951B5" w:rsidP="006A41F7">
                      <w:pPr>
                        <w:pStyle w:val="TableHeading"/>
                        <w:rPr>
                          <w:rStyle w:val="Strong"/>
                          <w:b/>
                        </w:rPr>
                      </w:pPr>
                      <w:bookmarkStart w:id="15" w:name="_Toc207771731"/>
                      <w:bookmarkStart w:id="16" w:name="_Toc151367419"/>
                      <w:r w:rsidRPr="00777A49">
                        <w:rPr>
                          <w:rStyle w:val="Strong"/>
                          <w:b/>
                        </w:rPr>
                        <w:t>Usage, Intellectual Property Rights, and Copyright</w:t>
                      </w:r>
                      <w:bookmarkEnd w:id="15"/>
                    </w:p>
                    <w:p w14:paraId="31EF075D" w14:textId="77777777" w:rsidR="004951B5" w:rsidRDefault="004951B5" w:rsidP="006A41F7">
                      <w:pPr>
                        <w:pStyle w:val="TableText"/>
                      </w:pPr>
                      <w:r w:rsidRPr="00F45A0E">
                        <w:t xml:space="preserve">This document was developed using the Energistics Standards Procedures. These procedures help implement Energistics’ requirements for consensus building and openness. Questions concerning the meaning of the contents of this document or comments about the standards procedures may be sent to </w:t>
                      </w:r>
                      <w:r w:rsidRPr="0080590F">
                        <w:t>Energistics</w:t>
                      </w:r>
                      <w:r>
                        <w:t xml:space="preserve"> at </w:t>
                      </w:r>
                      <w:hyperlink r:id="rId12" w:history="1">
                        <w:r w:rsidRPr="00AC3F18">
                          <w:rPr>
                            <w:rStyle w:val="Hyperlink"/>
                          </w:rPr>
                          <w:t>info@energistics.org</w:t>
                        </w:r>
                      </w:hyperlink>
                      <w:r>
                        <w:t>.</w:t>
                      </w:r>
                    </w:p>
                    <w:p w14:paraId="39FA5539" w14:textId="77777777" w:rsidR="004951B5" w:rsidRPr="00413B3E" w:rsidRDefault="004951B5" w:rsidP="006A41F7">
                      <w:pPr>
                        <w:pStyle w:val="TableText"/>
                      </w:pPr>
                      <w:r w:rsidRPr="00413B3E">
                        <w:t>The material described in this document was developed by and is the intellectual property of Energistics. Energistics develops material for open, public use so that the material is accessible and can be of maximum val</w:t>
                      </w:r>
                      <w:r>
                        <w:t>ue to everyone.</w:t>
                      </w:r>
                      <w:r w:rsidRPr="00413B3E">
                        <w:t xml:space="preserve"> </w:t>
                      </w:r>
                    </w:p>
                    <w:p w14:paraId="53A44EC3" w14:textId="77777777" w:rsidR="004951B5" w:rsidRDefault="004951B5" w:rsidP="006A41F7">
                      <w:pPr>
                        <w:pStyle w:val="TableText"/>
                      </w:pPr>
                      <w:r w:rsidRPr="00413B3E">
                        <w:t xml:space="preserve">Use of the material in this document is governed by the Energistics Intellectual Property Policy document and the Product Licensing Agreement, both of which can be found on the Energistics website, </w:t>
                      </w:r>
                      <w:hyperlink r:id="rId13" w:history="1">
                        <w:r w:rsidRPr="00584DB3">
                          <w:rPr>
                            <w:rStyle w:val="Hyperlink"/>
                          </w:rPr>
                          <w:t>http://www.energistics.org/legal-policies</w:t>
                        </w:r>
                      </w:hyperlink>
                      <w:r>
                        <w:t>.</w:t>
                      </w:r>
                    </w:p>
                    <w:p w14:paraId="616E6D9F" w14:textId="77777777" w:rsidR="004951B5" w:rsidRDefault="004951B5" w:rsidP="006A41F7">
                      <w:pPr>
                        <w:pStyle w:val="TableText"/>
                      </w:pPr>
                      <w:r w:rsidRPr="00413B3E">
                        <w:t xml:space="preserve">All Energistics published materials are freely available for public comment and use. Anyone may copy and share the materials but must always acknowledge Energistics as the source. No one may restrict use or dissemination of Energistics materials in any way. </w:t>
                      </w:r>
                      <w:bookmarkEnd w:id="16"/>
                    </w:p>
                    <w:p w14:paraId="64706458" w14:textId="77777777" w:rsidR="004951B5" w:rsidRPr="00777A49" w:rsidRDefault="004951B5" w:rsidP="006A41F7">
                      <w:pPr>
                        <w:pStyle w:val="TableHeading"/>
                      </w:pPr>
                      <w:r w:rsidRPr="00777A49">
                        <w:t>Tradem</w:t>
                      </w:r>
                      <w:r>
                        <w:t>ark</w:t>
                      </w:r>
                      <w:r w:rsidRPr="00777A49">
                        <w:t>s</w:t>
                      </w:r>
                    </w:p>
                    <w:p w14:paraId="46C68046" w14:textId="77777777" w:rsidR="004951B5" w:rsidRPr="00777A49" w:rsidRDefault="004951B5" w:rsidP="006A41F7">
                      <w:pPr>
                        <w:pStyle w:val="TableText"/>
                      </w:pPr>
                      <w:r w:rsidRPr="00777A49">
                        <w:t>Energistics®, WITSML™, PRODML™, RESQML™, Upstream Standards. Bottom Line Results.®, The Energy Standards Resource Centre™ and their logos are trademarks or registered trademarks of Energistics in the United States. Access, receipt, and/or use of these documents and all Energistics materials are generally available to the public and are specifically governed by the Energistics Product Licensing Agreement (</w:t>
                      </w:r>
                      <w:hyperlink r:id="rId14" w:history="1">
                        <w:r w:rsidRPr="00777A49">
                          <w:rPr>
                            <w:rStyle w:val="Hyperlink"/>
                            <w:lang w:eastAsia="ar-SA"/>
                          </w:rPr>
                          <w:t>http://www.energistics.org/product-license-agreement</w:t>
                        </w:r>
                      </w:hyperlink>
                      <w:r w:rsidRPr="00777A49">
                        <w:t>).</w:t>
                      </w:r>
                    </w:p>
                    <w:p w14:paraId="4833E462" w14:textId="77777777" w:rsidR="004951B5" w:rsidRPr="00777A49" w:rsidRDefault="004951B5" w:rsidP="006A41F7">
                      <w:pPr>
                        <w:pStyle w:val="TableText"/>
                      </w:pPr>
                      <w:r w:rsidRPr="00777A49">
                        <w:t>Other company, product</w:t>
                      </w:r>
                      <w:r>
                        <w:t>,</w:t>
                      </w:r>
                      <w:r w:rsidRPr="00777A49">
                        <w:t xml:space="preserve"> or service names may be trademarks or service marks of others.</w:t>
                      </w:r>
                    </w:p>
                  </w:txbxContent>
                </v:textbox>
                <w10:anchorlock/>
              </v:shape>
            </w:pict>
          </mc:Fallback>
        </mc:AlternateContent>
      </w:r>
    </w:p>
    <w:p w14:paraId="2D4CE3A7" w14:textId="77777777" w:rsidR="00545829" w:rsidRDefault="00AB3D04">
      <w:r w:rsidRPr="003F5B22">
        <w:br w:type="page"/>
      </w:r>
    </w:p>
    <w:p w14:paraId="4F22B7B9" w14:textId="77777777" w:rsidR="00F625A1" w:rsidRDefault="00F625A1"/>
    <w:p w14:paraId="7526F29C" w14:textId="77777777" w:rsidR="00F625A1" w:rsidRPr="003F5B22" w:rsidRDefault="00F625A1"/>
    <w:tbl>
      <w:tblPr>
        <w:tblW w:w="9201" w:type="dxa"/>
        <w:tblInd w:w="144" w:type="dxa"/>
        <w:tblBorders>
          <w:top w:val="single" w:sz="12" w:space="0" w:color="D27C32"/>
          <w:left w:val="single" w:sz="12" w:space="0" w:color="D27C32"/>
          <w:bottom w:val="single" w:sz="12" w:space="0" w:color="D27C32"/>
          <w:right w:val="single" w:sz="12" w:space="0" w:color="D27C32"/>
          <w:insideH w:val="single" w:sz="12" w:space="0" w:color="D27C32"/>
          <w:insideV w:val="single" w:sz="12" w:space="0" w:color="D27C32"/>
        </w:tblBorders>
        <w:tblLayout w:type="fixed"/>
        <w:tblLook w:val="0000" w:firstRow="0" w:lastRow="0" w:firstColumn="0" w:lastColumn="0" w:noHBand="0" w:noVBand="0"/>
      </w:tblPr>
      <w:tblGrid>
        <w:gridCol w:w="1120"/>
        <w:gridCol w:w="1421"/>
        <w:gridCol w:w="1440"/>
        <w:gridCol w:w="3420"/>
        <w:gridCol w:w="1800"/>
      </w:tblGrid>
      <w:tr w:rsidR="00652A91" w:rsidRPr="003F5B22" w14:paraId="45943061" w14:textId="77777777" w:rsidTr="00EE7727">
        <w:trPr>
          <w:cantSplit/>
        </w:trPr>
        <w:tc>
          <w:tcPr>
            <w:tcW w:w="9201" w:type="dxa"/>
            <w:gridSpan w:val="5"/>
            <w:shd w:val="clear" w:color="auto" w:fill="DDD9C3" w:themeFill="background2" w:themeFillShade="E6"/>
          </w:tcPr>
          <w:p w14:paraId="79C6400D" w14:textId="770966CE" w:rsidR="00652A91" w:rsidRPr="003F5B22" w:rsidRDefault="00652A91" w:rsidP="00652546">
            <w:pPr>
              <w:pStyle w:val="TableHeading"/>
              <w:jc w:val="center"/>
            </w:pPr>
            <w:r w:rsidRPr="003F5B22">
              <w:t>Amendment History</w:t>
            </w:r>
          </w:p>
        </w:tc>
      </w:tr>
      <w:tr w:rsidR="00652A91" w:rsidRPr="003F5B22" w14:paraId="50171AF7" w14:textId="77777777" w:rsidTr="00962492">
        <w:trPr>
          <w:cantSplit/>
        </w:trPr>
        <w:tc>
          <w:tcPr>
            <w:tcW w:w="1120" w:type="dxa"/>
            <w:shd w:val="clear" w:color="auto" w:fill="DDD9C3" w:themeFill="background2" w:themeFillShade="E6"/>
          </w:tcPr>
          <w:p w14:paraId="6110C43D" w14:textId="10910592" w:rsidR="00652A91" w:rsidRPr="003F5B22" w:rsidRDefault="00652546" w:rsidP="00652546">
            <w:pPr>
              <w:pStyle w:val="TableHeading"/>
            </w:pPr>
            <w:r>
              <w:t xml:space="preserve">Std </w:t>
            </w:r>
            <w:r w:rsidR="00652A91">
              <w:t>Version</w:t>
            </w:r>
          </w:p>
        </w:tc>
        <w:tc>
          <w:tcPr>
            <w:tcW w:w="1421" w:type="dxa"/>
            <w:shd w:val="clear" w:color="auto" w:fill="DDD9C3" w:themeFill="background2" w:themeFillShade="E6"/>
          </w:tcPr>
          <w:p w14:paraId="64DE7BF5" w14:textId="28CB1041" w:rsidR="00652A91" w:rsidRPr="003F5B22" w:rsidRDefault="00652A91" w:rsidP="00652546">
            <w:pPr>
              <w:pStyle w:val="TableHeading"/>
            </w:pPr>
            <w:r>
              <w:t>Doc</w:t>
            </w:r>
            <w:r>
              <w:br/>
              <w:t>Version</w:t>
            </w:r>
          </w:p>
        </w:tc>
        <w:tc>
          <w:tcPr>
            <w:tcW w:w="1440" w:type="dxa"/>
            <w:shd w:val="clear" w:color="auto" w:fill="DDD9C3" w:themeFill="background2" w:themeFillShade="E6"/>
          </w:tcPr>
          <w:p w14:paraId="5B45518B" w14:textId="7A7490A8" w:rsidR="00652A91" w:rsidRPr="003F5B22" w:rsidRDefault="00652A91" w:rsidP="00652546">
            <w:pPr>
              <w:pStyle w:val="TableHeading"/>
            </w:pPr>
            <w:r w:rsidRPr="003F5B22">
              <w:t>Date</w:t>
            </w:r>
          </w:p>
        </w:tc>
        <w:tc>
          <w:tcPr>
            <w:tcW w:w="3420" w:type="dxa"/>
            <w:shd w:val="clear" w:color="auto" w:fill="DDD9C3" w:themeFill="background2" w:themeFillShade="E6"/>
          </w:tcPr>
          <w:p w14:paraId="0D56253B" w14:textId="77777777" w:rsidR="00652A91" w:rsidRPr="003F5B22" w:rsidRDefault="00652A91" w:rsidP="00652546">
            <w:pPr>
              <w:pStyle w:val="TableHeading"/>
            </w:pPr>
            <w:r w:rsidRPr="003F5B22">
              <w:t>Comment</w:t>
            </w:r>
          </w:p>
        </w:tc>
        <w:tc>
          <w:tcPr>
            <w:tcW w:w="1800" w:type="dxa"/>
            <w:shd w:val="clear" w:color="auto" w:fill="DDD9C3" w:themeFill="background2" w:themeFillShade="E6"/>
          </w:tcPr>
          <w:p w14:paraId="3CDEF2D8" w14:textId="77777777" w:rsidR="00652A91" w:rsidRPr="003F5B22" w:rsidRDefault="00652A91" w:rsidP="00652546">
            <w:pPr>
              <w:pStyle w:val="TableHeading"/>
            </w:pPr>
            <w:r w:rsidRPr="003F5B22">
              <w:t>By</w:t>
            </w:r>
          </w:p>
        </w:tc>
      </w:tr>
      <w:tr w:rsidR="00FB0346" w:rsidRPr="003F5B22" w14:paraId="344A0031" w14:textId="77777777" w:rsidTr="00962492">
        <w:trPr>
          <w:cantSplit/>
          <w:ins w:id="17" w:author="Donna Marcotte" w:date="2018-02-20T16:25:00Z"/>
        </w:trPr>
        <w:tc>
          <w:tcPr>
            <w:tcW w:w="1120" w:type="dxa"/>
          </w:tcPr>
          <w:p w14:paraId="0A99510E" w14:textId="15F62820" w:rsidR="00FB0346" w:rsidRDefault="00FB0346" w:rsidP="00652546">
            <w:pPr>
              <w:pStyle w:val="TableText"/>
              <w:rPr>
                <w:ins w:id="18" w:author="Donna Marcotte" w:date="2018-02-20T16:25:00Z"/>
              </w:rPr>
            </w:pPr>
            <w:ins w:id="19" w:author="Donna Marcotte" w:date="2018-02-20T16:25:00Z">
              <w:r>
                <w:t>DRAFT</w:t>
              </w:r>
            </w:ins>
          </w:p>
        </w:tc>
        <w:tc>
          <w:tcPr>
            <w:tcW w:w="1421" w:type="dxa"/>
          </w:tcPr>
          <w:p w14:paraId="36C73751" w14:textId="77777777" w:rsidR="00FB0346" w:rsidRDefault="00FB0346" w:rsidP="00652546">
            <w:pPr>
              <w:pStyle w:val="TableText"/>
              <w:rPr>
                <w:ins w:id="20" w:author="Donna Marcotte" w:date="2018-02-20T16:25:00Z"/>
              </w:rPr>
            </w:pPr>
          </w:p>
        </w:tc>
        <w:tc>
          <w:tcPr>
            <w:tcW w:w="1440" w:type="dxa"/>
          </w:tcPr>
          <w:p w14:paraId="13A1DEDE" w14:textId="77777777" w:rsidR="00FB0346" w:rsidRDefault="00FB0346" w:rsidP="00331E8A">
            <w:pPr>
              <w:pStyle w:val="TableText"/>
              <w:rPr>
                <w:ins w:id="21" w:author="Donna Marcotte" w:date="2018-02-20T16:25:00Z"/>
              </w:rPr>
            </w:pPr>
          </w:p>
        </w:tc>
        <w:tc>
          <w:tcPr>
            <w:tcW w:w="3420" w:type="dxa"/>
          </w:tcPr>
          <w:p w14:paraId="43EFA637" w14:textId="693B0963" w:rsidR="00FB0346" w:rsidRDefault="00FB0346" w:rsidP="00652546">
            <w:pPr>
              <w:pStyle w:val="TableText"/>
              <w:rPr>
                <w:ins w:id="22" w:author="Donna Marcotte" w:date="2018-02-20T16:25:00Z"/>
              </w:rPr>
            </w:pPr>
            <w:ins w:id="23" w:author="Donna Marcotte" w:date="2018-02-20T16:26:00Z">
              <w:r>
                <w:t>To capture changes for ETP v1.2</w:t>
              </w:r>
            </w:ins>
          </w:p>
        </w:tc>
        <w:tc>
          <w:tcPr>
            <w:tcW w:w="1800" w:type="dxa"/>
          </w:tcPr>
          <w:p w14:paraId="5BC87554" w14:textId="77777777" w:rsidR="00FB0346" w:rsidRDefault="00FB0346" w:rsidP="00652546">
            <w:pPr>
              <w:pStyle w:val="TableText"/>
              <w:rPr>
                <w:ins w:id="24" w:author="Donna Marcotte" w:date="2018-02-20T16:25:00Z"/>
              </w:rPr>
            </w:pPr>
          </w:p>
        </w:tc>
      </w:tr>
      <w:tr w:rsidR="00652A91" w:rsidRPr="003F5B22" w14:paraId="29851F50" w14:textId="77777777" w:rsidTr="00962492">
        <w:trPr>
          <w:cantSplit/>
        </w:trPr>
        <w:tc>
          <w:tcPr>
            <w:tcW w:w="1120" w:type="dxa"/>
          </w:tcPr>
          <w:p w14:paraId="21724F0C" w14:textId="15C8E858" w:rsidR="00652A91" w:rsidRPr="003F5B22" w:rsidRDefault="00962492" w:rsidP="00652546">
            <w:pPr>
              <w:pStyle w:val="TableText"/>
            </w:pPr>
            <w:r>
              <w:t>1.0</w:t>
            </w:r>
          </w:p>
        </w:tc>
        <w:tc>
          <w:tcPr>
            <w:tcW w:w="1421" w:type="dxa"/>
          </w:tcPr>
          <w:p w14:paraId="1416E496" w14:textId="5786315D" w:rsidR="00652A91" w:rsidRPr="003F5B22" w:rsidRDefault="00962492" w:rsidP="00652546">
            <w:pPr>
              <w:pStyle w:val="TableText"/>
            </w:pPr>
            <w:r>
              <w:t>1.0</w:t>
            </w:r>
          </w:p>
        </w:tc>
        <w:tc>
          <w:tcPr>
            <w:tcW w:w="1440" w:type="dxa"/>
          </w:tcPr>
          <w:p w14:paraId="394F469E" w14:textId="52209BDE" w:rsidR="00652A91" w:rsidRPr="003F5B22" w:rsidRDefault="00652546" w:rsidP="00331E8A">
            <w:pPr>
              <w:pStyle w:val="TableText"/>
            </w:pPr>
            <w:r>
              <w:t>1</w:t>
            </w:r>
            <w:r w:rsidR="00331E8A">
              <w:t>6</w:t>
            </w:r>
            <w:r>
              <w:t xml:space="preserve"> Oct 2017</w:t>
            </w:r>
          </w:p>
        </w:tc>
        <w:tc>
          <w:tcPr>
            <w:tcW w:w="3420" w:type="dxa"/>
          </w:tcPr>
          <w:p w14:paraId="3154EB46" w14:textId="3D848B27" w:rsidR="00652A91" w:rsidRPr="003F5B22" w:rsidRDefault="00652546" w:rsidP="00652546">
            <w:pPr>
              <w:pStyle w:val="TableText"/>
            </w:pPr>
            <w:r>
              <w:t>First publication</w:t>
            </w:r>
          </w:p>
        </w:tc>
        <w:tc>
          <w:tcPr>
            <w:tcW w:w="1800" w:type="dxa"/>
          </w:tcPr>
          <w:p w14:paraId="21D2A809" w14:textId="261AA94B" w:rsidR="00652A91" w:rsidRPr="003F5B22" w:rsidRDefault="00962492" w:rsidP="00652546">
            <w:pPr>
              <w:pStyle w:val="TableText"/>
            </w:pPr>
            <w:r>
              <w:t>Energistics and the WITSML SIG</w:t>
            </w:r>
          </w:p>
        </w:tc>
      </w:tr>
    </w:tbl>
    <w:p w14:paraId="62AF6598" w14:textId="77777777" w:rsidR="00545829" w:rsidRPr="003F5B22" w:rsidRDefault="00545829" w:rsidP="005D36CF">
      <w:pPr>
        <w:pStyle w:val="TOCHeading"/>
      </w:pPr>
      <w:bookmarkStart w:id="25" w:name="_Toc161731692"/>
      <w:bookmarkStart w:id="26" w:name="_Toc165203041"/>
      <w:bookmarkStart w:id="27" w:name="_Toc165263125"/>
      <w:r w:rsidRPr="003F5B22">
        <w:lastRenderedPageBreak/>
        <w:t>Table of Contents</w:t>
      </w:r>
      <w:bookmarkEnd w:id="25"/>
      <w:bookmarkEnd w:id="26"/>
      <w:bookmarkEnd w:id="27"/>
    </w:p>
    <w:p w14:paraId="2AE93E0D" w14:textId="77777777" w:rsidR="00E7759E" w:rsidRDefault="002608E7">
      <w:pPr>
        <w:pStyle w:val="TOC1"/>
        <w:rPr>
          <w:rFonts w:asciiTheme="minorHAnsi" w:eastAsiaTheme="minorEastAsia" w:hAnsiTheme="minorHAnsi" w:cstheme="minorBidi"/>
          <w:b w:val="0"/>
          <w:noProof/>
          <w:color w:val="auto"/>
          <w:szCs w:val="22"/>
        </w:rPr>
      </w:pPr>
      <w:r>
        <w:fldChar w:fldCharType="begin"/>
      </w:r>
      <w:r>
        <w:instrText xml:space="preserve"> TOC \o "2-3" \h \z \t "Heading 1,1,Preface,1,App Heading 2,2,App Heading 1,1,Appd Heading 1,1" </w:instrText>
      </w:r>
      <w:r>
        <w:fldChar w:fldCharType="separate"/>
      </w:r>
      <w:hyperlink w:anchor="_Toc495651883" w:history="1">
        <w:r w:rsidR="00E7759E" w:rsidRPr="009F5073">
          <w:rPr>
            <w:rStyle w:val="Hyperlink"/>
            <w:noProof/>
          </w:rPr>
          <w:t>1</w:t>
        </w:r>
        <w:r w:rsidR="00E7759E">
          <w:rPr>
            <w:rFonts w:asciiTheme="minorHAnsi" w:eastAsiaTheme="minorEastAsia" w:hAnsiTheme="minorHAnsi" w:cstheme="minorBidi"/>
            <w:b w:val="0"/>
            <w:noProof/>
            <w:color w:val="auto"/>
            <w:szCs w:val="22"/>
          </w:rPr>
          <w:tab/>
        </w:r>
        <w:r w:rsidR="00E7759E" w:rsidRPr="009F5073">
          <w:rPr>
            <w:rStyle w:val="Hyperlink"/>
            <w:noProof/>
          </w:rPr>
          <w:t>Introduction</w:t>
        </w:r>
        <w:r w:rsidR="00E7759E">
          <w:rPr>
            <w:noProof/>
            <w:webHidden/>
          </w:rPr>
          <w:tab/>
        </w:r>
        <w:r w:rsidR="00E7759E">
          <w:rPr>
            <w:noProof/>
            <w:webHidden/>
          </w:rPr>
          <w:fldChar w:fldCharType="begin"/>
        </w:r>
        <w:r w:rsidR="00E7759E">
          <w:rPr>
            <w:noProof/>
            <w:webHidden/>
          </w:rPr>
          <w:instrText xml:space="preserve"> PAGEREF _Toc495651883 \h </w:instrText>
        </w:r>
        <w:r w:rsidR="00E7759E">
          <w:rPr>
            <w:noProof/>
            <w:webHidden/>
          </w:rPr>
        </w:r>
        <w:r w:rsidR="00E7759E">
          <w:rPr>
            <w:noProof/>
            <w:webHidden/>
          </w:rPr>
          <w:fldChar w:fldCharType="separate"/>
        </w:r>
        <w:r w:rsidR="00E7759E">
          <w:rPr>
            <w:noProof/>
            <w:webHidden/>
          </w:rPr>
          <w:t>6</w:t>
        </w:r>
        <w:r w:rsidR="00E7759E">
          <w:rPr>
            <w:noProof/>
            <w:webHidden/>
          </w:rPr>
          <w:fldChar w:fldCharType="end"/>
        </w:r>
      </w:hyperlink>
    </w:p>
    <w:p w14:paraId="50FE35DD" w14:textId="77777777" w:rsidR="00E7759E" w:rsidRDefault="004951B5">
      <w:pPr>
        <w:pStyle w:val="TOC2"/>
        <w:rPr>
          <w:rFonts w:asciiTheme="minorHAnsi" w:eastAsiaTheme="minorEastAsia" w:hAnsiTheme="minorHAnsi" w:cstheme="minorBidi"/>
          <w:noProof/>
          <w:sz w:val="22"/>
          <w:szCs w:val="22"/>
        </w:rPr>
      </w:pPr>
      <w:hyperlink w:anchor="_Toc495651884" w:history="1">
        <w:r w:rsidR="00E7759E" w:rsidRPr="009F5073">
          <w:rPr>
            <w:rStyle w:val="Hyperlink"/>
            <w:noProof/>
          </w:rPr>
          <w:t>1.1</w:t>
        </w:r>
        <w:r w:rsidR="00E7759E">
          <w:rPr>
            <w:rFonts w:asciiTheme="minorHAnsi" w:eastAsiaTheme="minorEastAsia" w:hAnsiTheme="minorHAnsi" w:cstheme="minorBidi"/>
            <w:noProof/>
            <w:sz w:val="22"/>
            <w:szCs w:val="22"/>
          </w:rPr>
          <w:tab/>
        </w:r>
        <w:r w:rsidR="00E7759E" w:rsidRPr="009F5073">
          <w:rPr>
            <w:rStyle w:val="Hyperlink"/>
            <w:noProof/>
          </w:rPr>
          <w:t>Audience, Purpose, and Scope</w:t>
        </w:r>
        <w:r w:rsidR="00E7759E">
          <w:rPr>
            <w:noProof/>
            <w:webHidden/>
          </w:rPr>
          <w:tab/>
        </w:r>
        <w:r w:rsidR="00E7759E">
          <w:rPr>
            <w:noProof/>
            <w:webHidden/>
          </w:rPr>
          <w:fldChar w:fldCharType="begin"/>
        </w:r>
        <w:r w:rsidR="00E7759E">
          <w:rPr>
            <w:noProof/>
            <w:webHidden/>
          </w:rPr>
          <w:instrText xml:space="preserve"> PAGEREF _Toc495651884 \h </w:instrText>
        </w:r>
        <w:r w:rsidR="00E7759E">
          <w:rPr>
            <w:noProof/>
            <w:webHidden/>
          </w:rPr>
        </w:r>
        <w:r w:rsidR="00E7759E">
          <w:rPr>
            <w:noProof/>
            <w:webHidden/>
          </w:rPr>
          <w:fldChar w:fldCharType="separate"/>
        </w:r>
        <w:r w:rsidR="00E7759E">
          <w:rPr>
            <w:noProof/>
            <w:webHidden/>
          </w:rPr>
          <w:t>6</w:t>
        </w:r>
        <w:r w:rsidR="00E7759E">
          <w:rPr>
            <w:noProof/>
            <w:webHidden/>
          </w:rPr>
          <w:fldChar w:fldCharType="end"/>
        </w:r>
      </w:hyperlink>
    </w:p>
    <w:p w14:paraId="43654184" w14:textId="77777777" w:rsidR="00E7759E" w:rsidRDefault="004951B5">
      <w:pPr>
        <w:pStyle w:val="TOC3"/>
        <w:rPr>
          <w:rFonts w:asciiTheme="minorHAnsi" w:eastAsiaTheme="minorEastAsia" w:hAnsiTheme="minorHAnsi" w:cstheme="minorBidi"/>
          <w:sz w:val="22"/>
          <w:szCs w:val="22"/>
        </w:rPr>
      </w:pPr>
      <w:hyperlink w:anchor="_Toc495651885" w:history="1">
        <w:r w:rsidR="00E7759E" w:rsidRPr="009F5073">
          <w:rPr>
            <w:rStyle w:val="Hyperlink"/>
          </w:rPr>
          <w:t>1.1.1</w:t>
        </w:r>
        <w:r w:rsidR="00E7759E">
          <w:rPr>
            <w:rFonts w:asciiTheme="minorHAnsi" w:eastAsiaTheme="minorEastAsia" w:hAnsiTheme="minorHAnsi" w:cstheme="minorBidi"/>
            <w:sz w:val="22"/>
            <w:szCs w:val="22"/>
          </w:rPr>
          <w:tab/>
        </w:r>
        <w:r w:rsidR="00E7759E" w:rsidRPr="009F5073">
          <w:rPr>
            <w:rStyle w:val="Hyperlink"/>
          </w:rPr>
          <w:t>Scope of this Document</w:t>
        </w:r>
        <w:r w:rsidR="00E7759E">
          <w:rPr>
            <w:webHidden/>
          </w:rPr>
          <w:tab/>
        </w:r>
        <w:r w:rsidR="00E7759E">
          <w:rPr>
            <w:webHidden/>
          </w:rPr>
          <w:fldChar w:fldCharType="begin"/>
        </w:r>
        <w:r w:rsidR="00E7759E">
          <w:rPr>
            <w:webHidden/>
          </w:rPr>
          <w:instrText xml:space="preserve"> PAGEREF _Toc495651885 \h </w:instrText>
        </w:r>
        <w:r w:rsidR="00E7759E">
          <w:rPr>
            <w:webHidden/>
          </w:rPr>
        </w:r>
        <w:r w:rsidR="00E7759E">
          <w:rPr>
            <w:webHidden/>
          </w:rPr>
          <w:fldChar w:fldCharType="separate"/>
        </w:r>
        <w:r w:rsidR="00E7759E">
          <w:rPr>
            <w:webHidden/>
          </w:rPr>
          <w:t>6</w:t>
        </w:r>
        <w:r w:rsidR="00E7759E">
          <w:rPr>
            <w:webHidden/>
          </w:rPr>
          <w:fldChar w:fldCharType="end"/>
        </w:r>
      </w:hyperlink>
    </w:p>
    <w:p w14:paraId="1E8F43D1" w14:textId="77777777" w:rsidR="00E7759E" w:rsidRDefault="004951B5">
      <w:pPr>
        <w:pStyle w:val="TOC3"/>
        <w:rPr>
          <w:rFonts w:asciiTheme="minorHAnsi" w:eastAsiaTheme="minorEastAsia" w:hAnsiTheme="minorHAnsi" w:cstheme="minorBidi"/>
          <w:sz w:val="22"/>
          <w:szCs w:val="22"/>
        </w:rPr>
      </w:pPr>
      <w:hyperlink w:anchor="_Toc495651886" w:history="1">
        <w:r w:rsidR="00E7759E" w:rsidRPr="009F5073">
          <w:rPr>
            <w:rStyle w:val="Hyperlink"/>
          </w:rPr>
          <w:t>1.1.2</w:t>
        </w:r>
        <w:r w:rsidR="00E7759E">
          <w:rPr>
            <w:rFonts w:asciiTheme="minorHAnsi" w:eastAsiaTheme="minorEastAsia" w:hAnsiTheme="minorHAnsi" w:cstheme="minorBidi"/>
            <w:sz w:val="22"/>
            <w:szCs w:val="22"/>
          </w:rPr>
          <w:tab/>
        </w:r>
        <w:r w:rsidR="00E7759E" w:rsidRPr="009F5073">
          <w:rPr>
            <w:rStyle w:val="Hyperlink"/>
          </w:rPr>
          <w:t>ETP Protocols in Scope</w:t>
        </w:r>
        <w:r w:rsidR="00E7759E">
          <w:rPr>
            <w:webHidden/>
          </w:rPr>
          <w:tab/>
        </w:r>
        <w:r w:rsidR="00E7759E">
          <w:rPr>
            <w:webHidden/>
          </w:rPr>
          <w:fldChar w:fldCharType="begin"/>
        </w:r>
        <w:r w:rsidR="00E7759E">
          <w:rPr>
            <w:webHidden/>
          </w:rPr>
          <w:instrText xml:space="preserve"> PAGEREF _Toc495651886 \h </w:instrText>
        </w:r>
        <w:r w:rsidR="00E7759E">
          <w:rPr>
            <w:webHidden/>
          </w:rPr>
        </w:r>
        <w:r w:rsidR="00E7759E">
          <w:rPr>
            <w:webHidden/>
          </w:rPr>
          <w:fldChar w:fldCharType="separate"/>
        </w:r>
        <w:r w:rsidR="00E7759E">
          <w:rPr>
            <w:webHidden/>
          </w:rPr>
          <w:t>7</w:t>
        </w:r>
        <w:r w:rsidR="00E7759E">
          <w:rPr>
            <w:webHidden/>
          </w:rPr>
          <w:fldChar w:fldCharType="end"/>
        </w:r>
      </w:hyperlink>
    </w:p>
    <w:p w14:paraId="79295AC0" w14:textId="77777777" w:rsidR="00E7759E" w:rsidRDefault="004951B5">
      <w:pPr>
        <w:pStyle w:val="TOC2"/>
        <w:rPr>
          <w:rFonts w:asciiTheme="minorHAnsi" w:eastAsiaTheme="minorEastAsia" w:hAnsiTheme="minorHAnsi" w:cstheme="minorBidi"/>
          <w:noProof/>
          <w:sz w:val="22"/>
          <w:szCs w:val="22"/>
        </w:rPr>
      </w:pPr>
      <w:hyperlink w:anchor="_Toc495651887" w:history="1">
        <w:r w:rsidR="00E7759E" w:rsidRPr="009F5073">
          <w:rPr>
            <w:rStyle w:val="Hyperlink"/>
            <w:noProof/>
          </w:rPr>
          <w:t>1.2</w:t>
        </w:r>
        <w:r w:rsidR="00E7759E">
          <w:rPr>
            <w:rFonts w:asciiTheme="minorHAnsi" w:eastAsiaTheme="minorEastAsia" w:hAnsiTheme="minorHAnsi" w:cstheme="minorBidi"/>
            <w:noProof/>
            <w:sz w:val="22"/>
            <w:szCs w:val="22"/>
          </w:rPr>
          <w:tab/>
        </w:r>
        <w:r w:rsidR="00E7759E" w:rsidRPr="009F5073">
          <w:rPr>
            <w:rStyle w:val="Hyperlink"/>
            <w:noProof/>
          </w:rPr>
          <w:t>Resource Set</w:t>
        </w:r>
        <w:r w:rsidR="00E7759E">
          <w:rPr>
            <w:noProof/>
            <w:webHidden/>
          </w:rPr>
          <w:tab/>
        </w:r>
        <w:r w:rsidR="00E7759E">
          <w:rPr>
            <w:noProof/>
            <w:webHidden/>
          </w:rPr>
          <w:fldChar w:fldCharType="begin"/>
        </w:r>
        <w:r w:rsidR="00E7759E">
          <w:rPr>
            <w:noProof/>
            <w:webHidden/>
          </w:rPr>
          <w:instrText xml:space="preserve"> PAGEREF _Toc495651887 \h </w:instrText>
        </w:r>
        <w:r w:rsidR="00E7759E">
          <w:rPr>
            <w:noProof/>
            <w:webHidden/>
          </w:rPr>
        </w:r>
        <w:r w:rsidR="00E7759E">
          <w:rPr>
            <w:noProof/>
            <w:webHidden/>
          </w:rPr>
          <w:fldChar w:fldCharType="separate"/>
        </w:r>
        <w:r w:rsidR="00E7759E">
          <w:rPr>
            <w:noProof/>
            <w:webHidden/>
          </w:rPr>
          <w:t>8</w:t>
        </w:r>
        <w:r w:rsidR="00E7759E">
          <w:rPr>
            <w:noProof/>
            <w:webHidden/>
          </w:rPr>
          <w:fldChar w:fldCharType="end"/>
        </w:r>
      </w:hyperlink>
    </w:p>
    <w:p w14:paraId="428B6FEF" w14:textId="77777777" w:rsidR="00E7759E" w:rsidRDefault="004951B5">
      <w:pPr>
        <w:pStyle w:val="TOC3"/>
        <w:rPr>
          <w:rFonts w:asciiTheme="minorHAnsi" w:eastAsiaTheme="minorEastAsia" w:hAnsiTheme="minorHAnsi" w:cstheme="minorBidi"/>
          <w:sz w:val="22"/>
          <w:szCs w:val="22"/>
        </w:rPr>
      </w:pPr>
      <w:hyperlink w:anchor="_Toc495651888" w:history="1">
        <w:r w:rsidR="00E7759E" w:rsidRPr="009F5073">
          <w:rPr>
            <w:rStyle w:val="Hyperlink"/>
          </w:rPr>
          <w:t>1.2.1</w:t>
        </w:r>
        <w:r w:rsidR="00E7759E">
          <w:rPr>
            <w:rFonts w:asciiTheme="minorHAnsi" w:eastAsiaTheme="minorEastAsia" w:hAnsiTheme="minorHAnsi" w:cstheme="minorBidi"/>
            <w:sz w:val="22"/>
            <w:szCs w:val="22"/>
          </w:rPr>
          <w:tab/>
        </w:r>
        <w:r w:rsidR="00E7759E" w:rsidRPr="009F5073">
          <w:rPr>
            <w:rStyle w:val="Hyperlink"/>
          </w:rPr>
          <w:t>Documentation Conventions</w:t>
        </w:r>
        <w:r w:rsidR="00E7759E">
          <w:rPr>
            <w:webHidden/>
          </w:rPr>
          <w:tab/>
        </w:r>
        <w:r w:rsidR="00E7759E">
          <w:rPr>
            <w:webHidden/>
          </w:rPr>
          <w:fldChar w:fldCharType="begin"/>
        </w:r>
        <w:r w:rsidR="00E7759E">
          <w:rPr>
            <w:webHidden/>
          </w:rPr>
          <w:instrText xml:space="preserve"> PAGEREF _Toc495651888 \h </w:instrText>
        </w:r>
        <w:r w:rsidR="00E7759E">
          <w:rPr>
            <w:webHidden/>
          </w:rPr>
        </w:r>
        <w:r w:rsidR="00E7759E">
          <w:rPr>
            <w:webHidden/>
          </w:rPr>
          <w:fldChar w:fldCharType="separate"/>
        </w:r>
        <w:r w:rsidR="00E7759E">
          <w:rPr>
            <w:webHidden/>
          </w:rPr>
          <w:t>8</w:t>
        </w:r>
        <w:r w:rsidR="00E7759E">
          <w:rPr>
            <w:webHidden/>
          </w:rPr>
          <w:fldChar w:fldCharType="end"/>
        </w:r>
      </w:hyperlink>
    </w:p>
    <w:p w14:paraId="7A520B26" w14:textId="77777777" w:rsidR="00E7759E" w:rsidRDefault="004951B5">
      <w:pPr>
        <w:pStyle w:val="TOC1"/>
        <w:rPr>
          <w:rFonts w:asciiTheme="minorHAnsi" w:eastAsiaTheme="minorEastAsia" w:hAnsiTheme="minorHAnsi" w:cstheme="minorBidi"/>
          <w:b w:val="0"/>
          <w:noProof/>
          <w:color w:val="auto"/>
          <w:szCs w:val="22"/>
        </w:rPr>
      </w:pPr>
      <w:hyperlink w:anchor="_Toc495651889" w:history="1">
        <w:r w:rsidR="00E7759E" w:rsidRPr="009F5073">
          <w:rPr>
            <w:rStyle w:val="Hyperlink"/>
            <w:noProof/>
          </w:rPr>
          <w:t>2</w:t>
        </w:r>
        <w:r w:rsidR="00E7759E">
          <w:rPr>
            <w:rFonts w:asciiTheme="minorHAnsi" w:eastAsiaTheme="minorEastAsia" w:hAnsiTheme="minorHAnsi" w:cstheme="minorBidi"/>
            <w:b w:val="0"/>
            <w:noProof/>
            <w:color w:val="auto"/>
            <w:szCs w:val="22"/>
          </w:rPr>
          <w:tab/>
        </w:r>
        <w:r w:rsidR="00E7759E" w:rsidRPr="009F5073">
          <w:rPr>
            <w:rStyle w:val="Hyperlink"/>
            <w:noProof/>
          </w:rPr>
          <w:t>General Rules and Concepts</w:t>
        </w:r>
        <w:r w:rsidR="00E7759E">
          <w:rPr>
            <w:noProof/>
            <w:webHidden/>
          </w:rPr>
          <w:tab/>
        </w:r>
        <w:r w:rsidR="00E7759E">
          <w:rPr>
            <w:noProof/>
            <w:webHidden/>
          </w:rPr>
          <w:fldChar w:fldCharType="begin"/>
        </w:r>
        <w:r w:rsidR="00E7759E">
          <w:rPr>
            <w:noProof/>
            <w:webHidden/>
          </w:rPr>
          <w:instrText xml:space="preserve"> PAGEREF _Toc495651889 \h </w:instrText>
        </w:r>
        <w:r w:rsidR="00E7759E">
          <w:rPr>
            <w:noProof/>
            <w:webHidden/>
          </w:rPr>
        </w:r>
        <w:r w:rsidR="00E7759E">
          <w:rPr>
            <w:noProof/>
            <w:webHidden/>
          </w:rPr>
          <w:fldChar w:fldCharType="separate"/>
        </w:r>
        <w:r w:rsidR="00E7759E">
          <w:rPr>
            <w:noProof/>
            <w:webHidden/>
          </w:rPr>
          <w:t>9</w:t>
        </w:r>
        <w:r w:rsidR="00E7759E">
          <w:rPr>
            <w:noProof/>
            <w:webHidden/>
          </w:rPr>
          <w:fldChar w:fldCharType="end"/>
        </w:r>
      </w:hyperlink>
    </w:p>
    <w:p w14:paraId="38829D27" w14:textId="77777777" w:rsidR="00E7759E" w:rsidRDefault="004951B5">
      <w:pPr>
        <w:pStyle w:val="TOC2"/>
        <w:rPr>
          <w:rFonts w:asciiTheme="minorHAnsi" w:eastAsiaTheme="minorEastAsia" w:hAnsiTheme="minorHAnsi" w:cstheme="minorBidi"/>
          <w:noProof/>
          <w:sz w:val="22"/>
          <w:szCs w:val="22"/>
        </w:rPr>
      </w:pPr>
      <w:hyperlink w:anchor="_Toc495651890" w:history="1">
        <w:r w:rsidR="00E7759E" w:rsidRPr="009F5073">
          <w:rPr>
            <w:rStyle w:val="Hyperlink"/>
            <w:noProof/>
          </w:rPr>
          <w:t>2.1</w:t>
        </w:r>
        <w:r w:rsidR="00E7759E">
          <w:rPr>
            <w:rFonts w:asciiTheme="minorHAnsi" w:eastAsiaTheme="minorEastAsia" w:hAnsiTheme="minorHAnsi" w:cstheme="minorBidi"/>
            <w:noProof/>
            <w:sz w:val="22"/>
            <w:szCs w:val="22"/>
          </w:rPr>
          <w:tab/>
        </w:r>
        <w:r w:rsidR="00E7759E" w:rsidRPr="009F5073">
          <w:rPr>
            <w:rStyle w:val="Hyperlink"/>
            <w:noProof/>
          </w:rPr>
          <w:t>Example Implementation</w:t>
        </w:r>
        <w:r w:rsidR="00E7759E">
          <w:rPr>
            <w:noProof/>
            <w:webHidden/>
          </w:rPr>
          <w:tab/>
        </w:r>
        <w:r w:rsidR="00E7759E">
          <w:rPr>
            <w:noProof/>
            <w:webHidden/>
          </w:rPr>
          <w:fldChar w:fldCharType="begin"/>
        </w:r>
        <w:r w:rsidR="00E7759E">
          <w:rPr>
            <w:noProof/>
            <w:webHidden/>
          </w:rPr>
          <w:instrText xml:space="preserve"> PAGEREF _Toc495651890 \h </w:instrText>
        </w:r>
        <w:r w:rsidR="00E7759E">
          <w:rPr>
            <w:noProof/>
            <w:webHidden/>
          </w:rPr>
        </w:r>
        <w:r w:rsidR="00E7759E">
          <w:rPr>
            <w:noProof/>
            <w:webHidden/>
          </w:rPr>
          <w:fldChar w:fldCharType="separate"/>
        </w:r>
        <w:r w:rsidR="00E7759E">
          <w:rPr>
            <w:noProof/>
            <w:webHidden/>
          </w:rPr>
          <w:t>9</w:t>
        </w:r>
        <w:r w:rsidR="00E7759E">
          <w:rPr>
            <w:noProof/>
            <w:webHidden/>
          </w:rPr>
          <w:fldChar w:fldCharType="end"/>
        </w:r>
      </w:hyperlink>
    </w:p>
    <w:p w14:paraId="05D3ADD3" w14:textId="77777777" w:rsidR="00E7759E" w:rsidRDefault="004951B5">
      <w:pPr>
        <w:pStyle w:val="TOC2"/>
        <w:rPr>
          <w:rFonts w:asciiTheme="minorHAnsi" w:eastAsiaTheme="minorEastAsia" w:hAnsiTheme="minorHAnsi" w:cstheme="minorBidi"/>
          <w:noProof/>
          <w:sz w:val="22"/>
          <w:szCs w:val="22"/>
        </w:rPr>
      </w:pPr>
      <w:hyperlink w:anchor="_Toc495651891" w:history="1">
        <w:r w:rsidR="00E7759E" w:rsidRPr="009F5073">
          <w:rPr>
            <w:rStyle w:val="Hyperlink"/>
            <w:noProof/>
          </w:rPr>
          <w:t>2.2</w:t>
        </w:r>
        <w:r w:rsidR="00E7759E">
          <w:rPr>
            <w:rFonts w:asciiTheme="minorHAnsi" w:eastAsiaTheme="minorEastAsia" w:hAnsiTheme="minorHAnsi" w:cstheme="minorBidi"/>
            <w:noProof/>
            <w:sz w:val="22"/>
            <w:szCs w:val="22"/>
          </w:rPr>
          <w:tab/>
        </w:r>
        <w:r w:rsidR="00E7759E" w:rsidRPr="009F5073">
          <w:rPr>
            <w:rStyle w:val="Hyperlink"/>
            <w:noProof/>
          </w:rPr>
          <w:t>ETP Specification is the Primary Source</w:t>
        </w:r>
        <w:r w:rsidR="00E7759E">
          <w:rPr>
            <w:noProof/>
            <w:webHidden/>
          </w:rPr>
          <w:tab/>
        </w:r>
        <w:r w:rsidR="00E7759E">
          <w:rPr>
            <w:noProof/>
            <w:webHidden/>
          </w:rPr>
          <w:fldChar w:fldCharType="begin"/>
        </w:r>
        <w:r w:rsidR="00E7759E">
          <w:rPr>
            <w:noProof/>
            <w:webHidden/>
          </w:rPr>
          <w:instrText xml:space="preserve"> PAGEREF _Toc495651891 \h </w:instrText>
        </w:r>
        <w:r w:rsidR="00E7759E">
          <w:rPr>
            <w:noProof/>
            <w:webHidden/>
          </w:rPr>
        </w:r>
        <w:r w:rsidR="00E7759E">
          <w:rPr>
            <w:noProof/>
            <w:webHidden/>
          </w:rPr>
          <w:fldChar w:fldCharType="separate"/>
        </w:r>
        <w:r w:rsidR="00E7759E">
          <w:rPr>
            <w:noProof/>
            <w:webHidden/>
          </w:rPr>
          <w:t>9</w:t>
        </w:r>
        <w:r w:rsidR="00E7759E">
          <w:rPr>
            <w:noProof/>
            <w:webHidden/>
          </w:rPr>
          <w:fldChar w:fldCharType="end"/>
        </w:r>
      </w:hyperlink>
    </w:p>
    <w:p w14:paraId="24C02429" w14:textId="77777777" w:rsidR="00E7759E" w:rsidRDefault="004951B5">
      <w:pPr>
        <w:pStyle w:val="TOC2"/>
        <w:rPr>
          <w:rFonts w:asciiTheme="minorHAnsi" w:eastAsiaTheme="minorEastAsia" w:hAnsiTheme="minorHAnsi" w:cstheme="minorBidi"/>
          <w:noProof/>
          <w:sz w:val="22"/>
          <w:szCs w:val="22"/>
        </w:rPr>
      </w:pPr>
      <w:hyperlink w:anchor="_Toc495651892" w:history="1">
        <w:r w:rsidR="00E7759E" w:rsidRPr="009F5073">
          <w:rPr>
            <w:rStyle w:val="Hyperlink"/>
            <w:noProof/>
          </w:rPr>
          <w:t>2.3</w:t>
        </w:r>
        <w:r w:rsidR="00E7759E">
          <w:rPr>
            <w:rFonts w:asciiTheme="minorHAnsi" w:eastAsiaTheme="minorEastAsia" w:hAnsiTheme="minorHAnsi" w:cstheme="minorBidi"/>
            <w:noProof/>
            <w:sz w:val="22"/>
            <w:szCs w:val="22"/>
          </w:rPr>
          <w:tab/>
        </w:r>
        <w:r w:rsidR="00E7759E" w:rsidRPr="009F5073">
          <w:rPr>
            <w:rStyle w:val="Hyperlink"/>
            <w:noProof/>
          </w:rPr>
          <w:t>All Applications Must Handle Optional Header in XML v1.0</w:t>
        </w:r>
        <w:r w:rsidR="00E7759E">
          <w:rPr>
            <w:noProof/>
            <w:webHidden/>
          </w:rPr>
          <w:tab/>
        </w:r>
        <w:r w:rsidR="00E7759E">
          <w:rPr>
            <w:noProof/>
            <w:webHidden/>
          </w:rPr>
          <w:fldChar w:fldCharType="begin"/>
        </w:r>
        <w:r w:rsidR="00E7759E">
          <w:rPr>
            <w:noProof/>
            <w:webHidden/>
          </w:rPr>
          <w:instrText xml:space="preserve"> PAGEREF _Toc495651892 \h </w:instrText>
        </w:r>
        <w:r w:rsidR="00E7759E">
          <w:rPr>
            <w:noProof/>
            <w:webHidden/>
          </w:rPr>
        </w:r>
        <w:r w:rsidR="00E7759E">
          <w:rPr>
            <w:noProof/>
            <w:webHidden/>
          </w:rPr>
          <w:fldChar w:fldCharType="separate"/>
        </w:r>
        <w:r w:rsidR="00E7759E">
          <w:rPr>
            <w:noProof/>
            <w:webHidden/>
          </w:rPr>
          <w:t>9</w:t>
        </w:r>
        <w:r w:rsidR="00E7759E">
          <w:rPr>
            <w:noProof/>
            <w:webHidden/>
          </w:rPr>
          <w:fldChar w:fldCharType="end"/>
        </w:r>
      </w:hyperlink>
    </w:p>
    <w:p w14:paraId="7A380EAF" w14:textId="77777777" w:rsidR="00E7759E" w:rsidRDefault="004951B5">
      <w:pPr>
        <w:pStyle w:val="TOC2"/>
        <w:rPr>
          <w:rFonts w:asciiTheme="minorHAnsi" w:eastAsiaTheme="minorEastAsia" w:hAnsiTheme="minorHAnsi" w:cstheme="minorBidi"/>
          <w:noProof/>
          <w:sz w:val="22"/>
          <w:szCs w:val="22"/>
        </w:rPr>
      </w:pPr>
      <w:hyperlink w:anchor="_Toc495651893" w:history="1">
        <w:r w:rsidR="00E7759E" w:rsidRPr="009F5073">
          <w:rPr>
            <w:rStyle w:val="Hyperlink"/>
            <w:noProof/>
          </w:rPr>
          <w:t>2.4</w:t>
        </w:r>
        <w:r w:rsidR="00E7759E">
          <w:rPr>
            <w:rFonts w:asciiTheme="minorHAnsi" w:eastAsiaTheme="minorEastAsia" w:hAnsiTheme="minorHAnsi" w:cstheme="minorBidi"/>
            <w:noProof/>
            <w:sz w:val="22"/>
            <w:szCs w:val="22"/>
          </w:rPr>
          <w:tab/>
        </w:r>
        <w:r w:rsidR="00E7759E" w:rsidRPr="009F5073">
          <w:rPr>
            <w:rStyle w:val="Hyperlink"/>
            <w:noProof/>
          </w:rPr>
          <w:t>Energistics Identifiers</w:t>
        </w:r>
        <w:r w:rsidR="00E7759E">
          <w:rPr>
            <w:noProof/>
            <w:webHidden/>
          </w:rPr>
          <w:tab/>
        </w:r>
        <w:r w:rsidR="00E7759E">
          <w:rPr>
            <w:noProof/>
            <w:webHidden/>
          </w:rPr>
          <w:fldChar w:fldCharType="begin"/>
        </w:r>
        <w:r w:rsidR="00E7759E">
          <w:rPr>
            <w:noProof/>
            <w:webHidden/>
          </w:rPr>
          <w:instrText xml:space="preserve"> PAGEREF _Toc495651893 \h </w:instrText>
        </w:r>
        <w:r w:rsidR="00E7759E">
          <w:rPr>
            <w:noProof/>
            <w:webHidden/>
          </w:rPr>
        </w:r>
        <w:r w:rsidR="00E7759E">
          <w:rPr>
            <w:noProof/>
            <w:webHidden/>
          </w:rPr>
          <w:fldChar w:fldCharType="separate"/>
        </w:r>
        <w:r w:rsidR="00E7759E">
          <w:rPr>
            <w:noProof/>
            <w:webHidden/>
          </w:rPr>
          <w:t>9</w:t>
        </w:r>
        <w:r w:rsidR="00E7759E">
          <w:rPr>
            <w:noProof/>
            <w:webHidden/>
          </w:rPr>
          <w:fldChar w:fldCharType="end"/>
        </w:r>
      </w:hyperlink>
    </w:p>
    <w:p w14:paraId="53984EF4" w14:textId="77777777" w:rsidR="00E7759E" w:rsidRDefault="004951B5">
      <w:pPr>
        <w:pStyle w:val="TOC3"/>
        <w:rPr>
          <w:rFonts w:asciiTheme="minorHAnsi" w:eastAsiaTheme="minorEastAsia" w:hAnsiTheme="minorHAnsi" w:cstheme="minorBidi"/>
          <w:sz w:val="22"/>
          <w:szCs w:val="22"/>
        </w:rPr>
      </w:pPr>
      <w:hyperlink w:anchor="_Toc495651894" w:history="1">
        <w:r w:rsidR="00E7759E" w:rsidRPr="009F5073">
          <w:rPr>
            <w:rStyle w:val="Hyperlink"/>
          </w:rPr>
          <w:t>2.4.1</w:t>
        </w:r>
        <w:r w:rsidR="00E7759E">
          <w:rPr>
            <w:rFonts w:asciiTheme="minorHAnsi" w:eastAsiaTheme="minorEastAsia" w:hAnsiTheme="minorHAnsi" w:cstheme="minorBidi"/>
            <w:sz w:val="22"/>
            <w:szCs w:val="22"/>
          </w:rPr>
          <w:tab/>
        </w:r>
        <w:r w:rsidR="00E7759E" w:rsidRPr="009F5073">
          <w:rPr>
            <w:rStyle w:val="Hyperlink"/>
          </w:rPr>
          <w:t>WITSML Hierarchies</w:t>
        </w:r>
        <w:r w:rsidR="00E7759E">
          <w:rPr>
            <w:webHidden/>
          </w:rPr>
          <w:tab/>
        </w:r>
        <w:r w:rsidR="00E7759E">
          <w:rPr>
            <w:webHidden/>
          </w:rPr>
          <w:fldChar w:fldCharType="begin"/>
        </w:r>
        <w:r w:rsidR="00E7759E">
          <w:rPr>
            <w:webHidden/>
          </w:rPr>
          <w:instrText xml:space="preserve"> PAGEREF _Toc495651894 \h </w:instrText>
        </w:r>
        <w:r w:rsidR="00E7759E">
          <w:rPr>
            <w:webHidden/>
          </w:rPr>
        </w:r>
        <w:r w:rsidR="00E7759E">
          <w:rPr>
            <w:webHidden/>
          </w:rPr>
          <w:fldChar w:fldCharType="separate"/>
        </w:r>
        <w:r w:rsidR="00E7759E">
          <w:rPr>
            <w:webHidden/>
          </w:rPr>
          <w:t>10</w:t>
        </w:r>
        <w:r w:rsidR="00E7759E">
          <w:rPr>
            <w:webHidden/>
          </w:rPr>
          <w:fldChar w:fldCharType="end"/>
        </w:r>
      </w:hyperlink>
    </w:p>
    <w:p w14:paraId="1519B864" w14:textId="77777777" w:rsidR="00E7759E" w:rsidRDefault="004951B5">
      <w:pPr>
        <w:pStyle w:val="TOC2"/>
        <w:rPr>
          <w:rFonts w:asciiTheme="minorHAnsi" w:eastAsiaTheme="minorEastAsia" w:hAnsiTheme="minorHAnsi" w:cstheme="minorBidi"/>
          <w:noProof/>
          <w:sz w:val="22"/>
          <w:szCs w:val="22"/>
        </w:rPr>
      </w:pPr>
      <w:hyperlink w:anchor="_Toc495651895" w:history="1">
        <w:r w:rsidR="00E7759E" w:rsidRPr="009F5073">
          <w:rPr>
            <w:rStyle w:val="Hyperlink"/>
            <w:noProof/>
          </w:rPr>
          <w:t>2.5</w:t>
        </w:r>
        <w:r w:rsidR="00E7759E">
          <w:rPr>
            <w:rFonts w:asciiTheme="minorHAnsi" w:eastAsiaTheme="minorEastAsia" w:hAnsiTheme="minorHAnsi" w:cstheme="minorBidi"/>
            <w:noProof/>
            <w:sz w:val="22"/>
            <w:szCs w:val="22"/>
          </w:rPr>
          <w:tab/>
        </w:r>
        <w:r w:rsidR="00E7759E" w:rsidRPr="009F5073">
          <w:rPr>
            <w:rStyle w:val="Hyperlink"/>
            <w:noProof/>
          </w:rPr>
          <w:t>Mapping Common Tasks from WITSML v1.x to v2.0</w:t>
        </w:r>
        <w:r w:rsidR="00E7759E">
          <w:rPr>
            <w:noProof/>
            <w:webHidden/>
          </w:rPr>
          <w:tab/>
        </w:r>
        <w:r w:rsidR="00E7759E">
          <w:rPr>
            <w:noProof/>
            <w:webHidden/>
          </w:rPr>
          <w:fldChar w:fldCharType="begin"/>
        </w:r>
        <w:r w:rsidR="00E7759E">
          <w:rPr>
            <w:noProof/>
            <w:webHidden/>
          </w:rPr>
          <w:instrText xml:space="preserve"> PAGEREF _Toc495651895 \h </w:instrText>
        </w:r>
        <w:r w:rsidR="00E7759E">
          <w:rPr>
            <w:noProof/>
            <w:webHidden/>
          </w:rPr>
        </w:r>
        <w:r w:rsidR="00E7759E">
          <w:rPr>
            <w:noProof/>
            <w:webHidden/>
          </w:rPr>
          <w:fldChar w:fldCharType="separate"/>
        </w:r>
        <w:r w:rsidR="00E7759E">
          <w:rPr>
            <w:noProof/>
            <w:webHidden/>
          </w:rPr>
          <w:t>10</w:t>
        </w:r>
        <w:r w:rsidR="00E7759E">
          <w:rPr>
            <w:noProof/>
            <w:webHidden/>
          </w:rPr>
          <w:fldChar w:fldCharType="end"/>
        </w:r>
      </w:hyperlink>
    </w:p>
    <w:p w14:paraId="16C38E53" w14:textId="77777777" w:rsidR="00E7759E" w:rsidRDefault="004951B5">
      <w:pPr>
        <w:pStyle w:val="TOC3"/>
        <w:rPr>
          <w:rFonts w:asciiTheme="minorHAnsi" w:eastAsiaTheme="minorEastAsia" w:hAnsiTheme="minorHAnsi" w:cstheme="minorBidi"/>
          <w:sz w:val="22"/>
          <w:szCs w:val="22"/>
        </w:rPr>
      </w:pPr>
      <w:hyperlink w:anchor="_Toc495651896" w:history="1">
        <w:r w:rsidR="00E7759E" w:rsidRPr="009F5073">
          <w:rPr>
            <w:rStyle w:val="Hyperlink"/>
          </w:rPr>
          <w:t>2.5.1</w:t>
        </w:r>
        <w:r w:rsidR="00E7759E">
          <w:rPr>
            <w:rFonts w:asciiTheme="minorHAnsi" w:eastAsiaTheme="minorEastAsia" w:hAnsiTheme="minorHAnsi" w:cstheme="minorBidi"/>
            <w:sz w:val="22"/>
            <w:szCs w:val="22"/>
          </w:rPr>
          <w:tab/>
        </w:r>
        <w:r w:rsidR="00E7759E" w:rsidRPr="009F5073">
          <w:rPr>
            <w:rStyle w:val="Hyperlink"/>
          </w:rPr>
          <w:t>General API Mapping</w:t>
        </w:r>
        <w:r w:rsidR="00E7759E">
          <w:rPr>
            <w:webHidden/>
          </w:rPr>
          <w:tab/>
        </w:r>
        <w:r w:rsidR="00E7759E">
          <w:rPr>
            <w:webHidden/>
          </w:rPr>
          <w:fldChar w:fldCharType="begin"/>
        </w:r>
        <w:r w:rsidR="00E7759E">
          <w:rPr>
            <w:webHidden/>
          </w:rPr>
          <w:instrText xml:space="preserve"> PAGEREF _Toc495651896 \h </w:instrText>
        </w:r>
        <w:r w:rsidR="00E7759E">
          <w:rPr>
            <w:webHidden/>
          </w:rPr>
        </w:r>
        <w:r w:rsidR="00E7759E">
          <w:rPr>
            <w:webHidden/>
          </w:rPr>
          <w:fldChar w:fldCharType="separate"/>
        </w:r>
        <w:r w:rsidR="00E7759E">
          <w:rPr>
            <w:webHidden/>
          </w:rPr>
          <w:t>10</w:t>
        </w:r>
        <w:r w:rsidR="00E7759E">
          <w:rPr>
            <w:webHidden/>
          </w:rPr>
          <w:fldChar w:fldCharType="end"/>
        </w:r>
      </w:hyperlink>
    </w:p>
    <w:p w14:paraId="6737D041" w14:textId="77777777" w:rsidR="00E7759E" w:rsidRDefault="004951B5">
      <w:pPr>
        <w:pStyle w:val="TOC3"/>
        <w:rPr>
          <w:rFonts w:asciiTheme="minorHAnsi" w:eastAsiaTheme="minorEastAsia" w:hAnsiTheme="minorHAnsi" w:cstheme="minorBidi"/>
          <w:sz w:val="22"/>
          <w:szCs w:val="22"/>
        </w:rPr>
      </w:pPr>
      <w:hyperlink w:anchor="_Toc495651897" w:history="1">
        <w:r w:rsidR="00E7759E" w:rsidRPr="009F5073">
          <w:rPr>
            <w:rStyle w:val="Hyperlink"/>
          </w:rPr>
          <w:t>2.5.2</w:t>
        </w:r>
        <w:r w:rsidR="00E7759E">
          <w:rPr>
            <w:rFonts w:asciiTheme="minorHAnsi" w:eastAsiaTheme="minorEastAsia" w:hAnsiTheme="minorHAnsi" w:cstheme="minorBidi"/>
            <w:sz w:val="22"/>
            <w:szCs w:val="22"/>
          </w:rPr>
          <w:tab/>
        </w:r>
        <w:r w:rsidR="00E7759E" w:rsidRPr="009F5073">
          <w:rPr>
            <w:rStyle w:val="Hyperlink"/>
          </w:rPr>
          <w:t>Determine Server Capabilities</w:t>
        </w:r>
        <w:r w:rsidR="00E7759E">
          <w:rPr>
            <w:webHidden/>
          </w:rPr>
          <w:tab/>
        </w:r>
        <w:r w:rsidR="00E7759E">
          <w:rPr>
            <w:webHidden/>
          </w:rPr>
          <w:fldChar w:fldCharType="begin"/>
        </w:r>
        <w:r w:rsidR="00E7759E">
          <w:rPr>
            <w:webHidden/>
          </w:rPr>
          <w:instrText xml:space="preserve"> PAGEREF _Toc495651897 \h </w:instrText>
        </w:r>
        <w:r w:rsidR="00E7759E">
          <w:rPr>
            <w:webHidden/>
          </w:rPr>
        </w:r>
        <w:r w:rsidR="00E7759E">
          <w:rPr>
            <w:webHidden/>
          </w:rPr>
          <w:fldChar w:fldCharType="separate"/>
        </w:r>
        <w:r w:rsidR="00E7759E">
          <w:rPr>
            <w:webHidden/>
          </w:rPr>
          <w:t>11</w:t>
        </w:r>
        <w:r w:rsidR="00E7759E">
          <w:rPr>
            <w:webHidden/>
          </w:rPr>
          <w:fldChar w:fldCharType="end"/>
        </w:r>
      </w:hyperlink>
    </w:p>
    <w:p w14:paraId="633D401A" w14:textId="77777777" w:rsidR="00E7759E" w:rsidRDefault="004951B5">
      <w:pPr>
        <w:pStyle w:val="TOC3"/>
        <w:rPr>
          <w:rFonts w:asciiTheme="minorHAnsi" w:eastAsiaTheme="minorEastAsia" w:hAnsiTheme="minorHAnsi" w:cstheme="minorBidi"/>
          <w:sz w:val="22"/>
          <w:szCs w:val="22"/>
        </w:rPr>
      </w:pPr>
      <w:hyperlink w:anchor="_Toc495651898" w:history="1">
        <w:r w:rsidR="00E7759E" w:rsidRPr="009F5073">
          <w:rPr>
            <w:rStyle w:val="Hyperlink"/>
          </w:rPr>
          <w:t>2.5.3</w:t>
        </w:r>
        <w:r w:rsidR="00E7759E">
          <w:rPr>
            <w:rFonts w:asciiTheme="minorHAnsi" w:eastAsiaTheme="minorEastAsia" w:hAnsiTheme="minorHAnsi" w:cstheme="minorBidi"/>
            <w:sz w:val="22"/>
            <w:szCs w:val="22"/>
          </w:rPr>
          <w:tab/>
        </w:r>
        <w:r w:rsidR="00E7759E" w:rsidRPr="009F5073">
          <w:rPr>
            <w:rStyle w:val="Hyperlink"/>
          </w:rPr>
          <w:t>Determine Which Wells a User has Access to</w:t>
        </w:r>
        <w:r w:rsidR="00E7759E">
          <w:rPr>
            <w:webHidden/>
          </w:rPr>
          <w:tab/>
        </w:r>
        <w:r w:rsidR="00E7759E">
          <w:rPr>
            <w:webHidden/>
          </w:rPr>
          <w:fldChar w:fldCharType="begin"/>
        </w:r>
        <w:r w:rsidR="00E7759E">
          <w:rPr>
            <w:webHidden/>
          </w:rPr>
          <w:instrText xml:space="preserve"> PAGEREF _Toc495651898 \h </w:instrText>
        </w:r>
        <w:r w:rsidR="00E7759E">
          <w:rPr>
            <w:webHidden/>
          </w:rPr>
        </w:r>
        <w:r w:rsidR="00E7759E">
          <w:rPr>
            <w:webHidden/>
          </w:rPr>
          <w:fldChar w:fldCharType="separate"/>
        </w:r>
        <w:r w:rsidR="00E7759E">
          <w:rPr>
            <w:webHidden/>
          </w:rPr>
          <w:t>11</w:t>
        </w:r>
        <w:r w:rsidR="00E7759E">
          <w:rPr>
            <w:webHidden/>
          </w:rPr>
          <w:fldChar w:fldCharType="end"/>
        </w:r>
      </w:hyperlink>
    </w:p>
    <w:p w14:paraId="3FD11444" w14:textId="77777777" w:rsidR="00E7759E" w:rsidRDefault="004951B5">
      <w:pPr>
        <w:pStyle w:val="TOC3"/>
        <w:rPr>
          <w:rFonts w:asciiTheme="minorHAnsi" w:eastAsiaTheme="minorEastAsia" w:hAnsiTheme="minorHAnsi" w:cstheme="minorBidi"/>
          <w:sz w:val="22"/>
          <w:szCs w:val="22"/>
        </w:rPr>
      </w:pPr>
      <w:hyperlink w:anchor="_Toc495651899" w:history="1">
        <w:r w:rsidR="00E7759E" w:rsidRPr="009F5073">
          <w:rPr>
            <w:rStyle w:val="Hyperlink"/>
          </w:rPr>
          <w:t>2.5.4</w:t>
        </w:r>
        <w:r w:rsidR="00E7759E">
          <w:rPr>
            <w:rFonts w:asciiTheme="minorHAnsi" w:eastAsiaTheme="minorEastAsia" w:hAnsiTheme="minorHAnsi" w:cstheme="minorBidi"/>
            <w:sz w:val="22"/>
            <w:szCs w:val="22"/>
          </w:rPr>
          <w:tab/>
        </w:r>
        <w:r w:rsidR="00E7759E" w:rsidRPr="009F5073">
          <w:rPr>
            <w:rStyle w:val="Hyperlink"/>
          </w:rPr>
          <w:t>Determine Which Wellbores a User has Access to</w:t>
        </w:r>
        <w:r w:rsidR="00E7759E">
          <w:rPr>
            <w:webHidden/>
          </w:rPr>
          <w:tab/>
        </w:r>
        <w:r w:rsidR="00E7759E">
          <w:rPr>
            <w:webHidden/>
          </w:rPr>
          <w:fldChar w:fldCharType="begin"/>
        </w:r>
        <w:r w:rsidR="00E7759E">
          <w:rPr>
            <w:webHidden/>
          </w:rPr>
          <w:instrText xml:space="preserve"> PAGEREF _Toc495651899 \h </w:instrText>
        </w:r>
        <w:r w:rsidR="00E7759E">
          <w:rPr>
            <w:webHidden/>
          </w:rPr>
        </w:r>
        <w:r w:rsidR="00E7759E">
          <w:rPr>
            <w:webHidden/>
          </w:rPr>
          <w:fldChar w:fldCharType="separate"/>
        </w:r>
        <w:r w:rsidR="00E7759E">
          <w:rPr>
            <w:webHidden/>
          </w:rPr>
          <w:t>11</w:t>
        </w:r>
        <w:r w:rsidR="00E7759E">
          <w:rPr>
            <w:webHidden/>
          </w:rPr>
          <w:fldChar w:fldCharType="end"/>
        </w:r>
      </w:hyperlink>
    </w:p>
    <w:p w14:paraId="530340FB" w14:textId="77777777" w:rsidR="00E7759E" w:rsidRDefault="004951B5">
      <w:pPr>
        <w:pStyle w:val="TOC3"/>
        <w:rPr>
          <w:rFonts w:asciiTheme="minorHAnsi" w:eastAsiaTheme="minorEastAsia" w:hAnsiTheme="minorHAnsi" w:cstheme="minorBidi"/>
          <w:sz w:val="22"/>
          <w:szCs w:val="22"/>
        </w:rPr>
      </w:pPr>
      <w:hyperlink w:anchor="_Toc495651900" w:history="1">
        <w:r w:rsidR="00E7759E" w:rsidRPr="009F5073">
          <w:rPr>
            <w:rStyle w:val="Hyperlink"/>
          </w:rPr>
          <w:t>2.5.5</w:t>
        </w:r>
        <w:r w:rsidR="00E7759E">
          <w:rPr>
            <w:rFonts w:asciiTheme="minorHAnsi" w:eastAsiaTheme="minorEastAsia" w:hAnsiTheme="minorHAnsi" w:cstheme="minorBidi"/>
            <w:sz w:val="22"/>
            <w:szCs w:val="22"/>
          </w:rPr>
          <w:tab/>
        </w:r>
        <w:r w:rsidR="00E7759E" w:rsidRPr="009F5073">
          <w:rPr>
            <w:rStyle w:val="Hyperlink"/>
          </w:rPr>
          <w:t>Determine Which Wellbore Child Objects a User has Access to</w:t>
        </w:r>
        <w:r w:rsidR="00E7759E">
          <w:rPr>
            <w:webHidden/>
          </w:rPr>
          <w:tab/>
        </w:r>
        <w:r w:rsidR="00E7759E">
          <w:rPr>
            <w:webHidden/>
          </w:rPr>
          <w:fldChar w:fldCharType="begin"/>
        </w:r>
        <w:r w:rsidR="00E7759E">
          <w:rPr>
            <w:webHidden/>
          </w:rPr>
          <w:instrText xml:space="preserve"> PAGEREF _Toc495651900 \h </w:instrText>
        </w:r>
        <w:r w:rsidR="00E7759E">
          <w:rPr>
            <w:webHidden/>
          </w:rPr>
        </w:r>
        <w:r w:rsidR="00E7759E">
          <w:rPr>
            <w:webHidden/>
          </w:rPr>
          <w:fldChar w:fldCharType="separate"/>
        </w:r>
        <w:r w:rsidR="00E7759E">
          <w:rPr>
            <w:webHidden/>
          </w:rPr>
          <w:t>11</w:t>
        </w:r>
        <w:r w:rsidR="00E7759E">
          <w:rPr>
            <w:webHidden/>
          </w:rPr>
          <w:fldChar w:fldCharType="end"/>
        </w:r>
      </w:hyperlink>
    </w:p>
    <w:p w14:paraId="3EE0B394" w14:textId="77777777" w:rsidR="00E7759E" w:rsidRDefault="004951B5">
      <w:pPr>
        <w:pStyle w:val="TOC3"/>
        <w:rPr>
          <w:rFonts w:asciiTheme="minorHAnsi" w:eastAsiaTheme="minorEastAsia" w:hAnsiTheme="minorHAnsi" w:cstheme="minorBidi"/>
          <w:sz w:val="22"/>
          <w:szCs w:val="22"/>
        </w:rPr>
      </w:pPr>
      <w:hyperlink w:anchor="_Toc495651901" w:history="1">
        <w:r w:rsidR="00E7759E" w:rsidRPr="009F5073">
          <w:rPr>
            <w:rStyle w:val="Hyperlink"/>
          </w:rPr>
          <w:t>2.5.6</w:t>
        </w:r>
        <w:r w:rsidR="00E7759E">
          <w:rPr>
            <w:rFonts w:asciiTheme="minorHAnsi" w:eastAsiaTheme="minorEastAsia" w:hAnsiTheme="minorHAnsi" w:cstheme="minorBidi"/>
            <w:sz w:val="22"/>
            <w:szCs w:val="22"/>
          </w:rPr>
          <w:tab/>
        </w:r>
        <w:r w:rsidR="00E7759E" w:rsidRPr="009F5073">
          <w:rPr>
            <w:rStyle w:val="Hyperlink"/>
          </w:rPr>
          <w:t>Retrieve a Static Data Object from the Store</w:t>
        </w:r>
        <w:r w:rsidR="00E7759E">
          <w:rPr>
            <w:webHidden/>
          </w:rPr>
          <w:tab/>
        </w:r>
        <w:r w:rsidR="00E7759E">
          <w:rPr>
            <w:webHidden/>
          </w:rPr>
          <w:fldChar w:fldCharType="begin"/>
        </w:r>
        <w:r w:rsidR="00E7759E">
          <w:rPr>
            <w:webHidden/>
          </w:rPr>
          <w:instrText xml:space="preserve"> PAGEREF _Toc495651901 \h </w:instrText>
        </w:r>
        <w:r w:rsidR="00E7759E">
          <w:rPr>
            <w:webHidden/>
          </w:rPr>
        </w:r>
        <w:r w:rsidR="00E7759E">
          <w:rPr>
            <w:webHidden/>
          </w:rPr>
          <w:fldChar w:fldCharType="separate"/>
        </w:r>
        <w:r w:rsidR="00E7759E">
          <w:rPr>
            <w:webHidden/>
          </w:rPr>
          <w:t>12</w:t>
        </w:r>
        <w:r w:rsidR="00E7759E">
          <w:rPr>
            <w:webHidden/>
          </w:rPr>
          <w:fldChar w:fldCharType="end"/>
        </w:r>
      </w:hyperlink>
    </w:p>
    <w:p w14:paraId="4D55F8CD" w14:textId="77777777" w:rsidR="00E7759E" w:rsidRDefault="004951B5">
      <w:pPr>
        <w:pStyle w:val="TOC3"/>
        <w:rPr>
          <w:rFonts w:asciiTheme="minorHAnsi" w:eastAsiaTheme="minorEastAsia" w:hAnsiTheme="minorHAnsi" w:cstheme="minorBidi"/>
          <w:sz w:val="22"/>
          <w:szCs w:val="22"/>
        </w:rPr>
      </w:pPr>
      <w:hyperlink w:anchor="_Toc495651902" w:history="1">
        <w:r w:rsidR="00E7759E" w:rsidRPr="009F5073">
          <w:rPr>
            <w:rStyle w:val="Hyperlink"/>
          </w:rPr>
          <w:t>2.5.7</w:t>
        </w:r>
        <w:r w:rsidR="00E7759E">
          <w:rPr>
            <w:rFonts w:asciiTheme="minorHAnsi" w:eastAsiaTheme="minorEastAsia" w:hAnsiTheme="minorHAnsi" w:cstheme="minorBidi"/>
            <w:sz w:val="22"/>
            <w:szCs w:val="22"/>
          </w:rPr>
          <w:tab/>
        </w:r>
        <w:r w:rsidR="00E7759E" w:rsidRPr="009F5073">
          <w:rPr>
            <w:rStyle w:val="Hyperlink"/>
          </w:rPr>
          <w:t>Retrieve a Trajectory with Stations or Mud Log from the Store</w:t>
        </w:r>
        <w:r w:rsidR="00E7759E">
          <w:rPr>
            <w:webHidden/>
          </w:rPr>
          <w:tab/>
        </w:r>
        <w:r w:rsidR="00E7759E">
          <w:rPr>
            <w:webHidden/>
          </w:rPr>
          <w:fldChar w:fldCharType="begin"/>
        </w:r>
        <w:r w:rsidR="00E7759E">
          <w:rPr>
            <w:webHidden/>
          </w:rPr>
          <w:instrText xml:space="preserve"> PAGEREF _Toc495651902 \h </w:instrText>
        </w:r>
        <w:r w:rsidR="00E7759E">
          <w:rPr>
            <w:webHidden/>
          </w:rPr>
        </w:r>
        <w:r w:rsidR="00E7759E">
          <w:rPr>
            <w:webHidden/>
          </w:rPr>
          <w:fldChar w:fldCharType="separate"/>
        </w:r>
        <w:r w:rsidR="00E7759E">
          <w:rPr>
            <w:webHidden/>
          </w:rPr>
          <w:t>12</w:t>
        </w:r>
        <w:r w:rsidR="00E7759E">
          <w:rPr>
            <w:webHidden/>
          </w:rPr>
          <w:fldChar w:fldCharType="end"/>
        </w:r>
      </w:hyperlink>
    </w:p>
    <w:p w14:paraId="7636A79C" w14:textId="77777777" w:rsidR="00E7759E" w:rsidRDefault="004951B5">
      <w:pPr>
        <w:pStyle w:val="TOC3"/>
        <w:rPr>
          <w:rFonts w:asciiTheme="minorHAnsi" w:eastAsiaTheme="minorEastAsia" w:hAnsiTheme="minorHAnsi" w:cstheme="minorBidi"/>
          <w:sz w:val="22"/>
          <w:szCs w:val="22"/>
        </w:rPr>
      </w:pPr>
      <w:hyperlink w:anchor="_Toc495651903" w:history="1">
        <w:r w:rsidR="00E7759E" w:rsidRPr="009F5073">
          <w:rPr>
            <w:rStyle w:val="Hyperlink"/>
          </w:rPr>
          <w:t>2.5.8</w:t>
        </w:r>
        <w:r w:rsidR="00E7759E">
          <w:rPr>
            <w:rFonts w:asciiTheme="minorHAnsi" w:eastAsiaTheme="minorEastAsia" w:hAnsiTheme="minorHAnsi" w:cstheme="minorBidi"/>
            <w:sz w:val="22"/>
            <w:szCs w:val="22"/>
          </w:rPr>
          <w:tab/>
        </w:r>
        <w:r w:rsidR="00E7759E" w:rsidRPr="009F5073">
          <w:rPr>
            <w:rStyle w:val="Hyperlink"/>
          </w:rPr>
          <w:t>Retrieve a Log from the Store</w:t>
        </w:r>
        <w:r w:rsidR="00E7759E">
          <w:rPr>
            <w:webHidden/>
          </w:rPr>
          <w:tab/>
        </w:r>
        <w:r w:rsidR="00E7759E">
          <w:rPr>
            <w:webHidden/>
          </w:rPr>
          <w:fldChar w:fldCharType="begin"/>
        </w:r>
        <w:r w:rsidR="00E7759E">
          <w:rPr>
            <w:webHidden/>
          </w:rPr>
          <w:instrText xml:space="preserve"> PAGEREF _Toc495651903 \h </w:instrText>
        </w:r>
        <w:r w:rsidR="00E7759E">
          <w:rPr>
            <w:webHidden/>
          </w:rPr>
        </w:r>
        <w:r w:rsidR="00E7759E">
          <w:rPr>
            <w:webHidden/>
          </w:rPr>
          <w:fldChar w:fldCharType="separate"/>
        </w:r>
        <w:r w:rsidR="00E7759E">
          <w:rPr>
            <w:webHidden/>
          </w:rPr>
          <w:t>12</w:t>
        </w:r>
        <w:r w:rsidR="00E7759E">
          <w:rPr>
            <w:webHidden/>
          </w:rPr>
          <w:fldChar w:fldCharType="end"/>
        </w:r>
      </w:hyperlink>
    </w:p>
    <w:p w14:paraId="29C91564" w14:textId="77777777" w:rsidR="00E7759E" w:rsidRDefault="004951B5">
      <w:pPr>
        <w:pStyle w:val="TOC2"/>
        <w:rPr>
          <w:rFonts w:asciiTheme="minorHAnsi" w:eastAsiaTheme="minorEastAsia" w:hAnsiTheme="minorHAnsi" w:cstheme="minorBidi"/>
          <w:noProof/>
          <w:sz w:val="22"/>
          <w:szCs w:val="22"/>
        </w:rPr>
      </w:pPr>
      <w:hyperlink w:anchor="_Toc495651904" w:history="1">
        <w:r w:rsidR="00E7759E" w:rsidRPr="009F5073">
          <w:rPr>
            <w:rStyle w:val="Hyperlink"/>
            <w:noProof/>
          </w:rPr>
          <w:t>2.6</w:t>
        </w:r>
        <w:r w:rsidR="00E7759E">
          <w:rPr>
            <w:rFonts w:asciiTheme="minorHAnsi" w:eastAsiaTheme="minorEastAsia" w:hAnsiTheme="minorHAnsi" w:cstheme="minorBidi"/>
            <w:noProof/>
            <w:sz w:val="22"/>
            <w:szCs w:val="22"/>
          </w:rPr>
          <w:tab/>
        </w:r>
        <w:r w:rsidR="00E7759E" w:rsidRPr="009F5073">
          <w:rPr>
            <w:rStyle w:val="Hyperlink"/>
            <w:noProof/>
          </w:rPr>
          <w:t xml:space="preserve">Using Data Objects from Energistics </w:t>
        </w:r>
        <w:r w:rsidR="00E7759E" w:rsidRPr="009F5073">
          <w:rPr>
            <w:rStyle w:val="Hyperlink"/>
            <w:i/>
            <w:noProof/>
          </w:rPr>
          <w:t>common</w:t>
        </w:r>
        <w:r w:rsidR="00E7759E">
          <w:rPr>
            <w:noProof/>
            <w:webHidden/>
          </w:rPr>
          <w:tab/>
        </w:r>
        <w:r w:rsidR="00E7759E">
          <w:rPr>
            <w:noProof/>
            <w:webHidden/>
          </w:rPr>
          <w:fldChar w:fldCharType="begin"/>
        </w:r>
        <w:r w:rsidR="00E7759E">
          <w:rPr>
            <w:noProof/>
            <w:webHidden/>
          </w:rPr>
          <w:instrText xml:space="preserve"> PAGEREF _Toc495651904 \h </w:instrText>
        </w:r>
        <w:r w:rsidR="00E7759E">
          <w:rPr>
            <w:noProof/>
            <w:webHidden/>
          </w:rPr>
        </w:r>
        <w:r w:rsidR="00E7759E">
          <w:rPr>
            <w:noProof/>
            <w:webHidden/>
          </w:rPr>
          <w:fldChar w:fldCharType="separate"/>
        </w:r>
        <w:r w:rsidR="00E7759E">
          <w:rPr>
            <w:noProof/>
            <w:webHidden/>
          </w:rPr>
          <w:t>12</w:t>
        </w:r>
        <w:r w:rsidR="00E7759E">
          <w:rPr>
            <w:noProof/>
            <w:webHidden/>
          </w:rPr>
          <w:fldChar w:fldCharType="end"/>
        </w:r>
      </w:hyperlink>
    </w:p>
    <w:p w14:paraId="224671C6" w14:textId="77777777" w:rsidR="00E7759E" w:rsidRDefault="004951B5">
      <w:pPr>
        <w:pStyle w:val="TOC1"/>
        <w:rPr>
          <w:rFonts w:asciiTheme="minorHAnsi" w:eastAsiaTheme="minorEastAsia" w:hAnsiTheme="minorHAnsi" w:cstheme="minorBidi"/>
          <w:b w:val="0"/>
          <w:noProof/>
          <w:color w:val="auto"/>
          <w:szCs w:val="22"/>
        </w:rPr>
      </w:pPr>
      <w:hyperlink w:anchor="_Toc495651905" w:history="1">
        <w:r w:rsidR="00E7759E" w:rsidRPr="009F5073">
          <w:rPr>
            <w:rStyle w:val="Hyperlink"/>
            <w:noProof/>
          </w:rPr>
          <w:t>3</w:t>
        </w:r>
        <w:r w:rsidR="00E7759E">
          <w:rPr>
            <w:rFonts w:asciiTheme="minorHAnsi" w:eastAsiaTheme="minorEastAsia" w:hAnsiTheme="minorHAnsi" w:cstheme="minorBidi"/>
            <w:b w:val="0"/>
            <w:noProof/>
            <w:color w:val="auto"/>
            <w:szCs w:val="22"/>
          </w:rPr>
          <w:tab/>
        </w:r>
        <w:r w:rsidR="00E7759E" w:rsidRPr="009F5073">
          <w:rPr>
            <w:rStyle w:val="Hyperlink"/>
            <w:noProof/>
          </w:rPr>
          <w:t>Making a Connection (Protocol 0: Core)</w:t>
        </w:r>
        <w:r w:rsidR="00E7759E">
          <w:rPr>
            <w:noProof/>
            <w:webHidden/>
          </w:rPr>
          <w:tab/>
        </w:r>
        <w:r w:rsidR="00E7759E">
          <w:rPr>
            <w:noProof/>
            <w:webHidden/>
          </w:rPr>
          <w:fldChar w:fldCharType="begin"/>
        </w:r>
        <w:r w:rsidR="00E7759E">
          <w:rPr>
            <w:noProof/>
            <w:webHidden/>
          </w:rPr>
          <w:instrText xml:space="preserve"> PAGEREF _Toc495651905 \h </w:instrText>
        </w:r>
        <w:r w:rsidR="00E7759E">
          <w:rPr>
            <w:noProof/>
            <w:webHidden/>
          </w:rPr>
        </w:r>
        <w:r w:rsidR="00E7759E">
          <w:rPr>
            <w:noProof/>
            <w:webHidden/>
          </w:rPr>
          <w:fldChar w:fldCharType="separate"/>
        </w:r>
        <w:r w:rsidR="00E7759E">
          <w:rPr>
            <w:noProof/>
            <w:webHidden/>
          </w:rPr>
          <w:t>14</w:t>
        </w:r>
        <w:r w:rsidR="00E7759E">
          <w:rPr>
            <w:noProof/>
            <w:webHidden/>
          </w:rPr>
          <w:fldChar w:fldCharType="end"/>
        </w:r>
      </w:hyperlink>
    </w:p>
    <w:p w14:paraId="0387879C" w14:textId="77777777" w:rsidR="00E7759E" w:rsidRDefault="004951B5">
      <w:pPr>
        <w:pStyle w:val="TOC2"/>
        <w:rPr>
          <w:rFonts w:asciiTheme="minorHAnsi" w:eastAsiaTheme="minorEastAsia" w:hAnsiTheme="minorHAnsi" w:cstheme="minorBidi"/>
          <w:noProof/>
          <w:sz w:val="22"/>
          <w:szCs w:val="22"/>
        </w:rPr>
      </w:pPr>
      <w:hyperlink w:anchor="_Toc495651906" w:history="1">
        <w:r w:rsidR="00E7759E" w:rsidRPr="009F5073">
          <w:rPr>
            <w:rStyle w:val="Hyperlink"/>
            <w:noProof/>
          </w:rPr>
          <w:t>3.1</w:t>
        </w:r>
        <w:r w:rsidR="00E7759E">
          <w:rPr>
            <w:rFonts w:asciiTheme="minorHAnsi" w:eastAsiaTheme="minorEastAsia" w:hAnsiTheme="minorHAnsi" w:cstheme="minorBidi"/>
            <w:noProof/>
            <w:sz w:val="22"/>
            <w:szCs w:val="22"/>
          </w:rPr>
          <w:tab/>
        </w:r>
        <w:r w:rsidR="00E7759E" w:rsidRPr="009F5073">
          <w:rPr>
            <w:rStyle w:val="Hyperlink"/>
            <w:noProof/>
          </w:rPr>
          <w:t>Example Messages</w:t>
        </w:r>
        <w:r w:rsidR="00E7759E">
          <w:rPr>
            <w:noProof/>
            <w:webHidden/>
          </w:rPr>
          <w:tab/>
        </w:r>
        <w:r w:rsidR="00E7759E">
          <w:rPr>
            <w:noProof/>
            <w:webHidden/>
          </w:rPr>
          <w:fldChar w:fldCharType="begin"/>
        </w:r>
        <w:r w:rsidR="00E7759E">
          <w:rPr>
            <w:noProof/>
            <w:webHidden/>
          </w:rPr>
          <w:instrText xml:space="preserve"> PAGEREF _Toc495651906 \h </w:instrText>
        </w:r>
        <w:r w:rsidR="00E7759E">
          <w:rPr>
            <w:noProof/>
            <w:webHidden/>
          </w:rPr>
        </w:r>
        <w:r w:rsidR="00E7759E">
          <w:rPr>
            <w:noProof/>
            <w:webHidden/>
          </w:rPr>
          <w:fldChar w:fldCharType="separate"/>
        </w:r>
        <w:r w:rsidR="00E7759E">
          <w:rPr>
            <w:noProof/>
            <w:webHidden/>
          </w:rPr>
          <w:t>14</w:t>
        </w:r>
        <w:r w:rsidR="00E7759E">
          <w:rPr>
            <w:noProof/>
            <w:webHidden/>
          </w:rPr>
          <w:fldChar w:fldCharType="end"/>
        </w:r>
      </w:hyperlink>
    </w:p>
    <w:p w14:paraId="016A1483" w14:textId="77777777" w:rsidR="00E7759E" w:rsidRDefault="004951B5">
      <w:pPr>
        <w:pStyle w:val="TOC1"/>
        <w:rPr>
          <w:rFonts w:asciiTheme="minorHAnsi" w:eastAsiaTheme="minorEastAsia" w:hAnsiTheme="minorHAnsi" w:cstheme="minorBidi"/>
          <w:b w:val="0"/>
          <w:noProof/>
          <w:color w:val="auto"/>
          <w:szCs w:val="22"/>
        </w:rPr>
      </w:pPr>
      <w:hyperlink w:anchor="_Toc495651907" w:history="1">
        <w:r w:rsidR="00E7759E" w:rsidRPr="009F5073">
          <w:rPr>
            <w:rStyle w:val="Hyperlink"/>
            <w:noProof/>
          </w:rPr>
          <w:t>4</w:t>
        </w:r>
        <w:r w:rsidR="00E7759E">
          <w:rPr>
            <w:rFonts w:asciiTheme="minorHAnsi" w:eastAsiaTheme="minorEastAsia" w:hAnsiTheme="minorHAnsi" w:cstheme="minorBidi"/>
            <w:b w:val="0"/>
            <w:noProof/>
            <w:color w:val="auto"/>
            <w:szCs w:val="22"/>
          </w:rPr>
          <w:tab/>
        </w:r>
        <w:r w:rsidR="00E7759E" w:rsidRPr="009F5073">
          <w:rPr>
            <w:rStyle w:val="Hyperlink"/>
            <w:noProof/>
          </w:rPr>
          <w:t>Streaming Channel Data (Protocol 1: ChannelStreaming)</w:t>
        </w:r>
        <w:r w:rsidR="00E7759E">
          <w:rPr>
            <w:noProof/>
            <w:webHidden/>
          </w:rPr>
          <w:tab/>
        </w:r>
        <w:r w:rsidR="00E7759E">
          <w:rPr>
            <w:noProof/>
            <w:webHidden/>
          </w:rPr>
          <w:fldChar w:fldCharType="begin"/>
        </w:r>
        <w:r w:rsidR="00E7759E">
          <w:rPr>
            <w:noProof/>
            <w:webHidden/>
          </w:rPr>
          <w:instrText xml:space="preserve"> PAGEREF _Toc495651907 \h </w:instrText>
        </w:r>
        <w:r w:rsidR="00E7759E">
          <w:rPr>
            <w:noProof/>
            <w:webHidden/>
          </w:rPr>
        </w:r>
        <w:r w:rsidR="00E7759E">
          <w:rPr>
            <w:noProof/>
            <w:webHidden/>
          </w:rPr>
          <w:fldChar w:fldCharType="separate"/>
        </w:r>
        <w:r w:rsidR="00E7759E">
          <w:rPr>
            <w:noProof/>
            <w:webHidden/>
          </w:rPr>
          <w:t>18</w:t>
        </w:r>
        <w:r w:rsidR="00E7759E">
          <w:rPr>
            <w:noProof/>
            <w:webHidden/>
          </w:rPr>
          <w:fldChar w:fldCharType="end"/>
        </w:r>
      </w:hyperlink>
    </w:p>
    <w:p w14:paraId="5DA198D7" w14:textId="77777777" w:rsidR="00E7759E" w:rsidRDefault="004951B5">
      <w:pPr>
        <w:pStyle w:val="TOC2"/>
        <w:rPr>
          <w:rFonts w:asciiTheme="minorHAnsi" w:eastAsiaTheme="minorEastAsia" w:hAnsiTheme="minorHAnsi" w:cstheme="minorBidi"/>
          <w:noProof/>
          <w:sz w:val="22"/>
          <w:szCs w:val="22"/>
        </w:rPr>
      </w:pPr>
      <w:hyperlink w:anchor="_Toc495651908" w:history="1">
        <w:r w:rsidR="00E7759E" w:rsidRPr="009F5073">
          <w:rPr>
            <w:rStyle w:val="Hyperlink"/>
            <w:noProof/>
          </w:rPr>
          <w:t>4.1</w:t>
        </w:r>
        <w:r w:rsidR="00E7759E">
          <w:rPr>
            <w:rFonts w:asciiTheme="minorHAnsi" w:eastAsiaTheme="minorEastAsia" w:hAnsiTheme="minorHAnsi" w:cstheme="minorBidi"/>
            <w:noProof/>
            <w:sz w:val="22"/>
            <w:szCs w:val="22"/>
          </w:rPr>
          <w:tab/>
        </w:r>
        <w:r w:rsidR="00E7759E" w:rsidRPr="009F5073">
          <w:rPr>
            <w:rStyle w:val="Hyperlink"/>
            <w:noProof/>
          </w:rPr>
          <w:t>Overview of Growing Objects and How They Work</w:t>
        </w:r>
        <w:r w:rsidR="00E7759E">
          <w:rPr>
            <w:noProof/>
            <w:webHidden/>
          </w:rPr>
          <w:tab/>
        </w:r>
        <w:r w:rsidR="00E7759E">
          <w:rPr>
            <w:noProof/>
            <w:webHidden/>
          </w:rPr>
          <w:fldChar w:fldCharType="begin"/>
        </w:r>
        <w:r w:rsidR="00E7759E">
          <w:rPr>
            <w:noProof/>
            <w:webHidden/>
          </w:rPr>
          <w:instrText xml:space="preserve"> PAGEREF _Toc495651908 \h </w:instrText>
        </w:r>
        <w:r w:rsidR="00E7759E">
          <w:rPr>
            <w:noProof/>
            <w:webHidden/>
          </w:rPr>
        </w:r>
        <w:r w:rsidR="00E7759E">
          <w:rPr>
            <w:noProof/>
            <w:webHidden/>
          </w:rPr>
          <w:fldChar w:fldCharType="separate"/>
        </w:r>
        <w:r w:rsidR="00E7759E">
          <w:rPr>
            <w:noProof/>
            <w:webHidden/>
          </w:rPr>
          <w:t>18</w:t>
        </w:r>
        <w:r w:rsidR="00E7759E">
          <w:rPr>
            <w:noProof/>
            <w:webHidden/>
          </w:rPr>
          <w:fldChar w:fldCharType="end"/>
        </w:r>
      </w:hyperlink>
    </w:p>
    <w:p w14:paraId="1B71533D" w14:textId="77777777" w:rsidR="00E7759E" w:rsidRDefault="004951B5">
      <w:pPr>
        <w:pStyle w:val="TOC3"/>
        <w:rPr>
          <w:rFonts w:asciiTheme="minorHAnsi" w:eastAsiaTheme="minorEastAsia" w:hAnsiTheme="minorHAnsi" w:cstheme="minorBidi"/>
          <w:sz w:val="22"/>
          <w:szCs w:val="22"/>
        </w:rPr>
      </w:pPr>
      <w:hyperlink w:anchor="_Toc495651909" w:history="1">
        <w:r w:rsidR="00E7759E" w:rsidRPr="009F5073">
          <w:rPr>
            <w:rStyle w:val="Hyperlink"/>
          </w:rPr>
          <w:t>4.1.1</w:t>
        </w:r>
        <w:r w:rsidR="00E7759E">
          <w:rPr>
            <w:rFonts w:asciiTheme="minorHAnsi" w:eastAsiaTheme="minorEastAsia" w:hAnsiTheme="minorHAnsi" w:cstheme="minorBidi"/>
            <w:sz w:val="22"/>
            <w:szCs w:val="22"/>
          </w:rPr>
          <w:tab/>
        </w:r>
        <w:r w:rsidR="00E7759E" w:rsidRPr="009F5073">
          <w:rPr>
            <w:rStyle w:val="Hyperlink"/>
          </w:rPr>
          <w:t>Getting Historical Channel (Log) Data</w:t>
        </w:r>
        <w:r w:rsidR="00E7759E">
          <w:rPr>
            <w:webHidden/>
          </w:rPr>
          <w:tab/>
        </w:r>
        <w:r w:rsidR="00E7759E">
          <w:rPr>
            <w:webHidden/>
          </w:rPr>
          <w:fldChar w:fldCharType="begin"/>
        </w:r>
        <w:r w:rsidR="00E7759E">
          <w:rPr>
            <w:webHidden/>
          </w:rPr>
          <w:instrText xml:space="preserve"> PAGEREF _Toc495651909 \h </w:instrText>
        </w:r>
        <w:r w:rsidR="00E7759E">
          <w:rPr>
            <w:webHidden/>
          </w:rPr>
        </w:r>
        <w:r w:rsidR="00E7759E">
          <w:rPr>
            <w:webHidden/>
          </w:rPr>
          <w:fldChar w:fldCharType="separate"/>
        </w:r>
        <w:r w:rsidR="00E7759E">
          <w:rPr>
            <w:webHidden/>
          </w:rPr>
          <w:t>18</w:t>
        </w:r>
        <w:r w:rsidR="00E7759E">
          <w:rPr>
            <w:webHidden/>
          </w:rPr>
          <w:fldChar w:fldCharType="end"/>
        </w:r>
      </w:hyperlink>
    </w:p>
    <w:p w14:paraId="65931603" w14:textId="77777777" w:rsidR="00E7759E" w:rsidRDefault="004951B5">
      <w:pPr>
        <w:pStyle w:val="TOC2"/>
        <w:rPr>
          <w:rFonts w:asciiTheme="minorHAnsi" w:eastAsiaTheme="minorEastAsia" w:hAnsiTheme="minorHAnsi" w:cstheme="minorBidi"/>
          <w:noProof/>
          <w:sz w:val="22"/>
          <w:szCs w:val="22"/>
        </w:rPr>
      </w:pPr>
      <w:hyperlink w:anchor="_Toc495651910" w:history="1">
        <w:r w:rsidR="00E7759E" w:rsidRPr="009F5073">
          <w:rPr>
            <w:rStyle w:val="Hyperlink"/>
            <w:noProof/>
          </w:rPr>
          <w:t>4.2</w:t>
        </w:r>
        <w:r w:rsidR="00E7759E">
          <w:rPr>
            <w:rFonts w:asciiTheme="minorHAnsi" w:eastAsiaTheme="minorEastAsia" w:hAnsiTheme="minorHAnsi" w:cstheme="minorBidi"/>
            <w:noProof/>
            <w:sz w:val="22"/>
            <w:szCs w:val="22"/>
          </w:rPr>
          <w:tab/>
        </w:r>
        <w:r w:rsidR="00E7759E" w:rsidRPr="009F5073">
          <w:rPr>
            <w:rStyle w:val="Hyperlink"/>
            <w:noProof/>
          </w:rPr>
          <w:t>Example: Streaming Log Channel Data</w:t>
        </w:r>
        <w:r w:rsidR="00E7759E">
          <w:rPr>
            <w:noProof/>
            <w:webHidden/>
          </w:rPr>
          <w:tab/>
        </w:r>
        <w:r w:rsidR="00E7759E">
          <w:rPr>
            <w:noProof/>
            <w:webHidden/>
          </w:rPr>
          <w:fldChar w:fldCharType="begin"/>
        </w:r>
        <w:r w:rsidR="00E7759E">
          <w:rPr>
            <w:noProof/>
            <w:webHidden/>
          </w:rPr>
          <w:instrText xml:space="preserve"> PAGEREF _Toc495651910 \h </w:instrText>
        </w:r>
        <w:r w:rsidR="00E7759E">
          <w:rPr>
            <w:noProof/>
            <w:webHidden/>
          </w:rPr>
        </w:r>
        <w:r w:rsidR="00E7759E">
          <w:rPr>
            <w:noProof/>
            <w:webHidden/>
          </w:rPr>
          <w:fldChar w:fldCharType="separate"/>
        </w:r>
        <w:r w:rsidR="00E7759E">
          <w:rPr>
            <w:noProof/>
            <w:webHidden/>
          </w:rPr>
          <w:t>18</w:t>
        </w:r>
        <w:r w:rsidR="00E7759E">
          <w:rPr>
            <w:noProof/>
            <w:webHidden/>
          </w:rPr>
          <w:fldChar w:fldCharType="end"/>
        </w:r>
      </w:hyperlink>
    </w:p>
    <w:p w14:paraId="56C05C89" w14:textId="77777777" w:rsidR="00E7759E" w:rsidRDefault="004951B5">
      <w:pPr>
        <w:pStyle w:val="TOC3"/>
        <w:rPr>
          <w:rFonts w:asciiTheme="minorHAnsi" w:eastAsiaTheme="minorEastAsia" w:hAnsiTheme="minorHAnsi" w:cstheme="minorBidi"/>
          <w:sz w:val="22"/>
          <w:szCs w:val="22"/>
        </w:rPr>
      </w:pPr>
      <w:hyperlink w:anchor="_Toc495651911" w:history="1">
        <w:r w:rsidR="00E7759E" w:rsidRPr="009F5073">
          <w:rPr>
            <w:rStyle w:val="Hyperlink"/>
          </w:rPr>
          <w:t>4.2.1</w:t>
        </w:r>
        <w:r w:rsidR="00E7759E">
          <w:rPr>
            <w:rFonts w:asciiTheme="minorHAnsi" w:eastAsiaTheme="minorEastAsia" w:hAnsiTheme="minorHAnsi" w:cstheme="minorBidi"/>
            <w:sz w:val="22"/>
            <w:szCs w:val="22"/>
          </w:rPr>
          <w:tab/>
        </w:r>
        <w:r w:rsidR="00E7759E" w:rsidRPr="009F5073">
          <w:rPr>
            <w:rStyle w:val="Hyperlink"/>
          </w:rPr>
          <w:t>Start Message</w:t>
        </w:r>
        <w:r w:rsidR="00E7759E">
          <w:rPr>
            <w:webHidden/>
          </w:rPr>
          <w:tab/>
        </w:r>
        <w:r w:rsidR="00E7759E">
          <w:rPr>
            <w:webHidden/>
          </w:rPr>
          <w:fldChar w:fldCharType="begin"/>
        </w:r>
        <w:r w:rsidR="00E7759E">
          <w:rPr>
            <w:webHidden/>
          </w:rPr>
          <w:instrText xml:space="preserve"> PAGEREF _Toc495651911 \h </w:instrText>
        </w:r>
        <w:r w:rsidR="00E7759E">
          <w:rPr>
            <w:webHidden/>
          </w:rPr>
        </w:r>
        <w:r w:rsidR="00E7759E">
          <w:rPr>
            <w:webHidden/>
          </w:rPr>
          <w:fldChar w:fldCharType="separate"/>
        </w:r>
        <w:r w:rsidR="00E7759E">
          <w:rPr>
            <w:webHidden/>
          </w:rPr>
          <w:t>19</w:t>
        </w:r>
        <w:r w:rsidR="00E7759E">
          <w:rPr>
            <w:webHidden/>
          </w:rPr>
          <w:fldChar w:fldCharType="end"/>
        </w:r>
      </w:hyperlink>
    </w:p>
    <w:p w14:paraId="2CAADFBE" w14:textId="77777777" w:rsidR="00E7759E" w:rsidRDefault="004951B5">
      <w:pPr>
        <w:pStyle w:val="TOC3"/>
        <w:rPr>
          <w:rFonts w:asciiTheme="minorHAnsi" w:eastAsiaTheme="minorEastAsia" w:hAnsiTheme="minorHAnsi" w:cstheme="minorBidi"/>
          <w:sz w:val="22"/>
          <w:szCs w:val="22"/>
        </w:rPr>
      </w:pPr>
      <w:hyperlink w:anchor="_Toc495651912" w:history="1">
        <w:r w:rsidR="00E7759E" w:rsidRPr="009F5073">
          <w:rPr>
            <w:rStyle w:val="Hyperlink"/>
          </w:rPr>
          <w:t>4.2.2</w:t>
        </w:r>
        <w:r w:rsidR="00E7759E">
          <w:rPr>
            <w:rFonts w:asciiTheme="minorHAnsi" w:eastAsiaTheme="minorEastAsia" w:hAnsiTheme="minorHAnsi" w:cstheme="minorBidi"/>
            <w:sz w:val="22"/>
            <w:szCs w:val="22"/>
          </w:rPr>
          <w:tab/>
        </w:r>
        <w:r w:rsidR="00E7759E" w:rsidRPr="009F5073">
          <w:rPr>
            <w:rStyle w:val="Hyperlink"/>
          </w:rPr>
          <w:t>ChannelDescribe Message</w:t>
        </w:r>
        <w:r w:rsidR="00E7759E">
          <w:rPr>
            <w:webHidden/>
          </w:rPr>
          <w:tab/>
        </w:r>
        <w:r w:rsidR="00E7759E">
          <w:rPr>
            <w:webHidden/>
          </w:rPr>
          <w:fldChar w:fldCharType="begin"/>
        </w:r>
        <w:r w:rsidR="00E7759E">
          <w:rPr>
            <w:webHidden/>
          </w:rPr>
          <w:instrText xml:space="preserve"> PAGEREF _Toc495651912 \h </w:instrText>
        </w:r>
        <w:r w:rsidR="00E7759E">
          <w:rPr>
            <w:webHidden/>
          </w:rPr>
        </w:r>
        <w:r w:rsidR="00E7759E">
          <w:rPr>
            <w:webHidden/>
          </w:rPr>
          <w:fldChar w:fldCharType="separate"/>
        </w:r>
        <w:r w:rsidR="00E7759E">
          <w:rPr>
            <w:webHidden/>
          </w:rPr>
          <w:t>19</w:t>
        </w:r>
        <w:r w:rsidR="00E7759E">
          <w:rPr>
            <w:webHidden/>
          </w:rPr>
          <w:fldChar w:fldCharType="end"/>
        </w:r>
      </w:hyperlink>
    </w:p>
    <w:p w14:paraId="32564C0C" w14:textId="77777777" w:rsidR="00E7759E" w:rsidRDefault="004951B5">
      <w:pPr>
        <w:pStyle w:val="TOC3"/>
        <w:rPr>
          <w:rFonts w:asciiTheme="minorHAnsi" w:eastAsiaTheme="minorEastAsia" w:hAnsiTheme="minorHAnsi" w:cstheme="minorBidi"/>
          <w:sz w:val="22"/>
          <w:szCs w:val="22"/>
        </w:rPr>
      </w:pPr>
      <w:hyperlink w:anchor="_Toc495651913" w:history="1">
        <w:r w:rsidR="00E7759E" w:rsidRPr="009F5073">
          <w:rPr>
            <w:rStyle w:val="Hyperlink"/>
          </w:rPr>
          <w:t>4.2.3</w:t>
        </w:r>
        <w:r w:rsidR="00E7759E">
          <w:rPr>
            <w:rFonts w:asciiTheme="minorHAnsi" w:eastAsiaTheme="minorEastAsia" w:hAnsiTheme="minorHAnsi" w:cstheme="minorBidi"/>
            <w:sz w:val="22"/>
            <w:szCs w:val="22"/>
          </w:rPr>
          <w:tab/>
        </w:r>
        <w:r w:rsidR="00E7759E" w:rsidRPr="009F5073">
          <w:rPr>
            <w:rStyle w:val="Hyperlink"/>
          </w:rPr>
          <w:t>ChannelMetadata Message</w:t>
        </w:r>
        <w:r w:rsidR="00E7759E">
          <w:rPr>
            <w:webHidden/>
          </w:rPr>
          <w:tab/>
        </w:r>
        <w:r w:rsidR="00E7759E">
          <w:rPr>
            <w:webHidden/>
          </w:rPr>
          <w:fldChar w:fldCharType="begin"/>
        </w:r>
        <w:r w:rsidR="00E7759E">
          <w:rPr>
            <w:webHidden/>
          </w:rPr>
          <w:instrText xml:space="preserve"> PAGEREF _Toc495651913 \h </w:instrText>
        </w:r>
        <w:r w:rsidR="00E7759E">
          <w:rPr>
            <w:webHidden/>
          </w:rPr>
        </w:r>
        <w:r w:rsidR="00E7759E">
          <w:rPr>
            <w:webHidden/>
          </w:rPr>
          <w:fldChar w:fldCharType="separate"/>
        </w:r>
        <w:r w:rsidR="00E7759E">
          <w:rPr>
            <w:webHidden/>
          </w:rPr>
          <w:t>19</w:t>
        </w:r>
        <w:r w:rsidR="00E7759E">
          <w:rPr>
            <w:webHidden/>
          </w:rPr>
          <w:fldChar w:fldCharType="end"/>
        </w:r>
      </w:hyperlink>
    </w:p>
    <w:p w14:paraId="33B041E6" w14:textId="77777777" w:rsidR="00E7759E" w:rsidRDefault="004951B5">
      <w:pPr>
        <w:pStyle w:val="TOC3"/>
        <w:rPr>
          <w:rFonts w:asciiTheme="minorHAnsi" w:eastAsiaTheme="minorEastAsia" w:hAnsiTheme="minorHAnsi" w:cstheme="minorBidi"/>
          <w:sz w:val="22"/>
          <w:szCs w:val="22"/>
        </w:rPr>
      </w:pPr>
      <w:hyperlink w:anchor="_Toc495651914" w:history="1">
        <w:r w:rsidR="00E7759E" w:rsidRPr="009F5073">
          <w:rPr>
            <w:rStyle w:val="Hyperlink"/>
          </w:rPr>
          <w:t>4.2.4</w:t>
        </w:r>
        <w:r w:rsidR="00E7759E">
          <w:rPr>
            <w:rFonts w:asciiTheme="minorHAnsi" w:eastAsiaTheme="minorEastAsia" w:hAnsiTheme="minorHAnsi" w:cstheme="minorBidi"/>
            <w:sz w:val="22"/>
            <w:szCs w:val="22"/>
          </w:rPr>
          <w:tab/>
        </w:r>
        <w:r w:rsidR="00E7759E" w:rsidRPr="009F5073">
          <w:rPr>
            <w:rStyle w:val="Hyperlink"/>
          </w:rPr>
          <w:t>ChannelStreamingStart Message</w:t>
        </w:r>
        <w:r w:rsidR="00E7759E">
          <w:rPr>
            <w:webHidden/>
          </w:rPr>
          <w:tab/>
        </w:r>
        <w:r w:rsidR="00E7759E">
          <w:rPr>
            <w:webHidden/>
          </w:rPr>
          <w:fldChar w:fldCharType="begin"/>
        </w:r>
        <w:r w:rsidR="00E7759E">
          <w:rPr>
            <w:webHidden/>
          </w:rPr>
          <w:instrText xml:space="preserve"> PAGEREF _Toc495651914 \h </w:instrText>
        </w:r>
        <w:r w:rsidR="00E7759E">
          <w:rPr>
            <w:webHidden/>
          </w:rPr>
        </w:r>
        <w:r w:rsidR="00E7759E">
          <w:rPr>
            <w:webHidden/>
          </w:rPr>
          <w:fldChar w:fldCharType="separate"/>
        </w:r>
        <w:r w:rsidR="00E7759E">
          <w:rPr>
            <w:webHidden/>
          </w:rPr>
          <w:t>25</w:t>
        </w:r>
        <w:r w:rsidR="00E7759E">
          <w:rPr>
            <w:webHidden/>
          </w:rPr>
          <w:fldChar w:fldCharType="end"/>
        </w:r>
      </w:hyperlink>
    </w:p>
    <w:p w14:paraId="0BDCF0B8" w14:textId="77777777" w:rsidR="00E7759E" w:rsidRDefault="004951B5">
      <w:pPr>
        <w:pStyle w:val="TOC3"/>
        <w:rPr>
          <w:rFonts w:asciiTheme="minorHAnsi" w:eastAsiaTheme="minorEastAsia" w:hAnsiTheme="minorHAnsi" w:cstheme="minorBidi"/>
          <w:sz w:val="22"/>
          <w:szCs w:val="22"/>
        </w:rPr>
      </w:pPr>
      <w:hyperlink w:anchor="_Toc495651915" w:history="1">
        <w:r w:rsidR="00E7759E" w:rsidRPr="009F5073">
          <w:rPr>
            <w:rStyle w:val="Hyperlink"/>
          </w:rPr>
          <w:t>4.2.5</w:t>
        </w:r>
        <w:r w:rsidR="00E7759E">
          <w:rPr>
            <w:rFonts w:asciiTheme="minorHAnsi" w:eastAsiaTheme="minorEastAsia" w:hAnsiTheme="minorHAnsi" w:cstheme="minorBidi"/>
            <w:sz w:val="22"/>
            <w:szCs w:val="22"/>
          </w:rPr>
          <w:tab/>
        </w:r>
        <w:r w:rsidR="00E7759E" w:rsidRPr="009F5073">
          <w:rPr>
            <w:rStyle w:val="Hyperlink"/>
          </w:rPr>
          <w:t>ChannelData Message</w:t>
        </w:r>
        <w:r w:rsidR="00E7759E">
          <w:rPr>
            <w:webHidden/>
          </w:rPr>
          <w:tab/>
        </w:r>
        <w:r w:rsidR="00E7759E">
          <w:rPr>
            <w:webHidden/>
          </w:rPr>
          <w:fldChar w:fldCharType="begin"/>
        </w:r>
        <w:r w:rsidR="00E7759E">
          <w:rPr>
            <w:webHidden/>
          </w:rPr>
          <w:instrText xml:space="preserve"> PAGEREF _Toc495651915 \h </w:instrText>
        </w:r>
        <w:r w:rsidR="00E7759E">
          <w:rPr>
            <w:webHidden/>
          </w:rPr>
        </w:r>
        <w:r w:rsidR="00E7759E">
          <w:rPr>
            <w:webHidden/>
          </w:rPr>
          <w:fldChar w:fldCharType="separate"/>
        </w:r>
        <w:r w:rsidR="00E7759E">
          <w:rPr>
            <w:webHidden/>
          </w:rPr>
          <w:t>25</w:t>
        </w:r>
        <w:r w:rsidR="00E7759E">
          <w:rPr>
            <w:webHidden/>
          </w:rPr>
          <w:fldChar w:fldCharType="end"/>
        </w:r>
      </w:hyperlink>
    </w:p>
    <w:p w14:paraId="360B865B" w14:textId="77777777" w:rsidR="00E7759E" w:rsidRDefault="004951B5">
      <w:pPr>
        <w:pStyle w:val="TOC3"/>
        <w:rPr>
          <w:rFonts w:asciiTheme="minorHAnsi" w:eastAsiaTheme="minorEastAsia" w:hAnsiTheme="minorHAnsi" w:cstheme="minorBidi"/>
          <w:sz w:val="22"/>
          <w:szCs w:val="22"/>
        </w:rPr>
      </w:pPr>
      <w:hyperlink w:anchor="_Toc495651916" w:history="1">
        <w:r w:rsidR="00E7759E" w:rsidRPr="009F5073">
          <w:rPr>
            <w:rStyle w:val="Hyperlink"/>
          </w:rPr>
          <w:t>4.2.6</w:t>
        </w:r>
        <w:r w:rsidR="00E7759E">
          <w:rPr>
            <w:rFonts w:asciiTheme="minorHAnsi" w:eastAsiaTheme="minorEastAsia" w:hAnsiTheme="minorHAnsi" w:cstheme="minorBidi"/>
            <w:sz w:val="22"/>
            <w:szCs w:val="22"/>
          </w:rPr>
          <w:tab/>
        </w:r>
        <w:r w:rsidR="00E7759E" w:rsidRPr="009F5073">
          <w:rPr>
            <w:rStyle w:val="Hyperlink"/>
          </w:rPr>
          <w:t>ChannelStreamingStop Message</w:t>
        </w:r>
        <w:r w:rsidR="00E7759E">
          <w:rPr>
            <w:webHidden/>
          </w:rPr>
          <w:tab/>
        </w:r>
        <w:r w:rsidR="00E7759E">
          <w:rPr>
            <w:webHidden/>
          </w:rPr>
          <w:fldChar w:fldCharType="begin"/>
        </w:r>
        <w:r w:rsidR="00E7759E">
          <w:rPr>
            <w:webHidden/>
          </w:rPr>
          <w:instrText xml:space="preserve"> PAGEREF _Toc495651916 \h </w:instrText>
        </w:r>
        <w:r w:rsidR="00E7759E">
          <w:rPr>
            <w:webHidden/>
          </w:rPr>
        </w:r>
        <w:r w:rsidR="00E7759E">
          <w:rPr>
            <w:webHidden/>
          </w:rPr>
          <w:fldChar w:fldCharType="separate"/>
        </w:r>
        <w:r w:rsidR="00E7759E">
          <w:rPr>
            <w:webHidden/>
          </w:rPr>
          <w:t>26</w:t>
        </w:r>
        <w:r w:rsidR="00E7759E">
          <w:rPr>
            <w:webHidden/>
          </w:rPr>
          <w:fldChar w:fldCharType="end"/>
        </w:r>
      </w:hyperlink>
    </w:p>
    <w:p w14:paraId="732E1DC8" w14:textId="77777777" w:rsidR="00E7759E" w:rsidRDefault="004951B5">
      <w:pPr>
        <w:pStyle w:val="TOC3"/>
        <w:rPr>
          <w:rFonts w:asciiTheme="minorHAnsi" w:eastAsiaTheme="minorEastAsia" w:hAnsiTheme="minorHAnsi" w:cstheme="minorBidi"/>
          <w:sz w:val="22"/>
          <w:szCs w:val="22"/>
        </w:rPr>
      </w:pPr>
      <w:hyperlink w:anchor="_Toc495651917" w:history="1">
        <w:r w:rsidR="00E7759E" w:rsidRPr="009F5073">
          <w:rPr>
            <w:rStyle w:val="Hyperlink"/>
          </w:rPr>
          <w:t>4.2.7</w:t>
        </w:r>
        <w:r w:rsidR="00E7759E">
          <w:rPr>
            <w:rFonts w:asciiTheme="minorHAnsi" w:eastAsiaTheme="minorEastAsia" w:hAnsiTheme="minorHAnsi" w:cstheme="minorBidi"/>
            <w:sz w:val="22"/>
            <w:szCs w:val="22"/>
          </w:rPr>
          <w:tab/>
        </w:r>
        <w:r w:rsidR="00E7759E" w:rsidRPr="009F5073">
          <w:rPr>
            <w:rStyle w:val="Hyperlink"/>
          </w:rPr>
          <w:t>ChannelRangeRequest Message</w:t>
        </w:r>
        <w:r w:rsidR="00E7759E">
          <w:rPr>
            <w:webHidden/>
          </w:rPr>
          <w:tab/>
        </w:r>
        <w:r w:rsidR="00E7759E">
          <w:rPr>
            <w:webHidden/>
          </w:rPr>
          <w:fldChar w:fldCharType="begin"/>
        </w:r>
        <w:r w:rsidR="00E7759E">
          <w:rPr>
            <w:webHidden/>
          </w:rPr>
          <w:instrText xml:space="preserve"> PAGEREF _Toc495651917 \h </w:instrText>
        </w:r>
        <w:r w:rsidR="00E7759E">
          <w:rPr>
            <w:webHidden/>
          </w:rPr>
        </w:r>
        <w:r w:rsidR="00E7759E">
          <w:rPr>
            <w:webHidden/>
          </w:rPr>
          <w:fldChar w:fldCharType="separate"/>
        </w:r>
        <w:r w:rsidR="00E7759E">
          <w:rPr>
            <w:webHidden/>
          </w:rPr>
          <w:t>26</w:t>
        </w:r>
        <w:r w:rsidR="00E7759E">
          <w:rPr>
            <w:webHidden/>
          </w:rPr>
          <w:fldChar w:fldCharType="end"/>
        </w:r>
      </w:hyperlink>
    </w:p>
    <w:p w14:paraId="4B3981DC" w14:textId="77777777" w:rsidR="00E7759E" w:rsidRDefault="004951B5">
      <w:pPr>
        <w:pStyle w:val="TOC2"/>
        <w:rPr>
          <w:rFonts w:asciiTheme="minorHAnsi" w:eastAsiaTheme="minorEastAsia" w:hAnsiTheme="minorHAnsi" w:cstheme="minorBidi"/>
          <w:noProof/>
          <w:sz w:val="22"/>
          <w:szCs w:val="22"/>
        </w:rPr>
      </w:pPr>
      <w:hyperlink w:anchor="_Toc495651918" w:history="1">
        <w:r w:rsidR="00E7759E" w:rsidRPr="009F5073">
          <w:rPr>
            <w:rStyle w:val="Hyperlink"/>
            <w:noProof/>
          </w:rPr>
          <w:t>4.3</w:t>
        </w:r>
        <w:r w:rsidR="00E7759E">
          <w:rPr>
            <w:rFonts w:asciiTheme="minorHAnsi" w:eastAsiaTheme="minorEastAsia" w:hAnsiTheme="minorHAnsi" w:cstheme="minorBidi"/>
            <w:noProof/>
            <w:sz w:val="22"/>
            <w:szCs w:val="22"/>
          </w:rPr>
          <w:tab/>
        </w:r>
        <w:r w:rsidR="00E7759E" w:rsidRPr="009F5073">
          <w:rPr>
            <w:rStyle w:val="Hyperlink"/>
            <w:noProof/>
          </w:rPr>
          <w:t>Example: Streaming Trajectory Stations</w:t>
        </w:r>
        <w:r w:rsidR="00E7759E">
          <w:rPr>
            <w:noProof/>
            <w:webHidden/>
          </w:rPr>
          <w:tab/>
        </w:r>
        <w:r w:rsidR="00E7759E">
          <w:rPr>
            <w:noProof/>
            <w:webHidden/>
          </w:rPr>
          <w:fldChar w:fldCharType="begin"/>
        </w:r>
        <w:r w:rsidR="00E7759E">
          <w:rPr>
            <w:noProof/>
            <w:webHidden/>
          </w:rPr>
          <w:instrText xml:space="preserve"> PAGEREF _Toc495651918 \h </w:instrText>
        </w:r>
        <w:r w:rsidR="00E7759E">
          <w:rPr>
            <w:noProof/>
            <w:webHidden/>
          </w:rPr>
        </w:r>
        <w:r w:rsidR="00E7759E">
          <w:rPr>
            <w:noProof/>
            <w:webHidden/>
          </w:rPr>
          <w:fldChar w:fldCharType="separate"/>
        </w:r>
        <w:r w:rsidR="00E7759E">
          <w:rPr>
            <w:noProof/>
            <w:webHidden/>
          </w:rPr>
          <w:t>28</w:t>
        </w:r>
        <w:r w:rsidR="00E7759E">
          <w:rPr>
            <w:noProof/>
            <w:webHidden/>
          </w:rPr>
          <w:fldChar w:fldCharType="end"/>
        </w:r>
      </w:hyperlink>
    </w:p>
    <w:p w14:paraId="7837A6AA" w14:textId="77777777" w:rsidR="00E7759E" w:rsidRDefault="004951B5">
      <w:pPr>
        <w:pStyle w:val="TOC3"/>
        <w:rPr>
          <w:rFonts w:asciiTheme="minorHAnsi" w:eastAsiaTheme="minorEastAsia" w:hAnsiTheme="minorHAnsi" w:cstheme="minorBidi"/>
          <w:sz w:val="22"/>
          <w:szCs w:val="22"/>
        </w:rPr>
      </w:pPr>
      <w:hyperlink w:anchor="_Toc495651919" w:history="1">
        <w:r w:rsidR="00E7759E" w:rsidRPr="009F5073">
          <w:rPr>
            <w:rStyle w:val="Hyperlink"/>
          </w:rPr>
          <w:t>4.3.1</w:t>
        </w:r>
        <w:r w:rsidR="00E7759E">
          <w:rPr>
            <w:rFonts w:asciiTheme="minorHAnsi" w:eastAsiaTheme="minorEastAsia" w:hAnsiTheme="minorHAnsi" w:cstheme="minorBidi"/>
            <w:sz w:val="22"/>
            <w:szCs w:val="22"/>
          </w:rPr>
          <w:tab/>
        </w:r>
        <w:r w:rsidR="00E7759E" w:rsidRPr="009F5073">
          <w:rPr>
            <w:rStyle w:val="Hyperlink"/>
          </w:rPr>
          <w:t>Start Message</w:t>
        </w:r>
        <w:r w:rsidR="00E7759E">
          <w:rPr>
            <w:webHidden/>
          </w:rPr>
          <w:tab/>
        </w:r>
        <w:r w:rsidR="00E7759E">
          <w:rPr>
            <w:webHidden/>
          </w:rPr>
          <w:fldChar w:fldCharType="begin"/>
        </w:r>
        <w:r w:rsidR="00E7759E">
          <w:rPr>
            <w:webHidden/>
          </w:rPr>
          <w:instrText xml:space="preserve"> PAGEREF _Toc495651919 \h </w:instrText>
        </w:r>
        <w:r w:rsidR="00E7759E">
          <w:rPr>
            <w:webHidden/>
          </w:rPr>
        </w:r>
        <w:r w:rsidR="00E7759E">
          <w:rPr>
            <w:webHidden/>
          </w:rPr>
          <w:fldChar w:fldCharType="separate"/>
        </w:r>
        <w:r w:rsidR="00E7759E">
          <w:rPr>
            <w:webHidden/>
          </w:rPr>
          <w:t>28</w:t>
        </w:r>
        <w:r w:rsidR="00E7759E">
          <w:rPr>
            <w:webHidden/>
          </w:rPr>
          <w:fldChar w:fldCharType="end"/>
        </w:r>
      </w:hyperlink>
    </w:p>
    <w:p w14:paraId="0A01CE7C" w14:textId="77777777" w:rsidR="00E7759E" w:rsidRDefault="004951B5">
      <w:pPr>
        <w:pStyle w:val="TOC3"/>
        <w:rPr>
          <w:rFonts w:asciiTheme="minorHAnsi" w:eastAsiaTheme="minorEastAsia" w:hAnsiTheme="minorHAnsi" w:cstheme="minorBidi"/>
          <w:sz w:val="22"/>
          <w:szCs w:val="22"/>
        </w:rPr>
      </w:pPr>
      <w:hyperlink w:anchor="_Toc495651920" w:history="1">
        <w:r w:rsidR="00E7759E" w:rsidRPr="009F5073">
          <w:rPr>
            <w:rStyle w:val="Hyperlink"/>
          </w:rPr>
          <w:t>4.3.2</w:t>
        </w:r>
        <w:r w:rsidR="00E7759E">
          <w:rPr>
            <w:rFonts w:asciiTheme="minorHAnsi" w:eastAsiaTheme="minorEastAsia" w:hAnsiTheme="minorHAnsi" w:cstheme="minorBidi"/>
            <w:sz w:val="22"/>
            <w:szCs w:val="22"/>
          </w:rPr>
          <w:tab/>
        </w:r>
        <w:r w:rsidR="00E7759E" w:rsidRPr="009F5073">
          <w:rPr>
            <w:rStyle w:val="Hyperlink"/>
          </w:rPr>
          <w:t>ChannelDescribe Message</w:t>
        </w:r>
        <w:r w:rsidR="00E7759E">
          <w:rPr>
            <w:webHidden/>
          </w:rPr>
          <w:tab/>
        </w:r>
        <w:r w:rsidR="00E7759E">
          <w:rPr>
            <w:webHidden/>
          </w:rPr>
          <w:fldChar w:fldCharType="begin"/>
        </w:r>
        <w:r w:rsidR="00E7759E">
          <w:rPr>
            <w:webHidden/>
          </w:rPr>
          <w:instrText xml:space="preserve"> PAGEREF _Toc495651920 \h </w:instrText>
        </w:r>
        <w:r w:rsidR="00E7759E">
          <w:rPr>
            <w:webHidden/>
          </w:rPr>
        </w:r>
        <w:r w:rsidR="00E7759E">
          <w:rPr>
            <w:webHidden/>
          </w:rPr>
          <w:fldChar w:fldCharType="separate"/>
        </w:r>
        <w:r w:rsidR="00E7759E">
          <w:rPr>
            <w:webHidden/>
          </w:rPr>
          <w:t>28</w:t>
        </w:r>
        <w:r w:rsidR="00E7759E">
          <w:rPr>
            <w:webHidden/>
          </w:rPr>
          <w:fldChar w:fldCharType="end"/>
        </w:r>
      </w:hyperlink>
    </w:p>
    <w:p w14:paraId="025B0EF1" w14:textId="77777777" w:rsidR="00E7759E" w:rsidRDefault="004951B5">
      <w:pPr>
        <w:pStyle w:val="TOC3"/>
        <w:rPr>
          <w:rFonts w:asciiTheme="minorHAnsi" w:eastAsiaTheme="minorEastAsia" w:hAnsiTheme="minorHAnsi" w:cstheme="minorBidi"/>
          <w:sz w:val="22"/>
          <w:szCs w:val="22"/>
        </w:rPr>
      </w:pPr>
      <w:hyperlink w:anchor="_Toc495651921" w:history="1">
        <w:r w:rsidR="00E7759E" w:rsidRPr="009F5073">
          <w:rPr>
            <w:rStyle w:val="Hyperlink"/>
          </w:rPr>
          <w:t>4.3.3</w:t>
        </w:r>
        <w:r w:rsidR="00E7759E">
          <w:rPr>
            <w:rFonts w:asciiTheme="minorHAnsi" w:eastAsiaTheme="minorEastAsia" w:hAnsiTheme="minorHAnsi" w:cstheme="minorBidi"/>
            <w:sz w:val="22"/>
            <w:szCs w:val="22"/>
          </w:rPr>
          <w:tab/>
        </w:r>
        <w:r w:rsidR="00E7759E" w:rsidRPr="009F5073">
          <w:rPr>
            <w:rStyle w:val="Hyperlink"/>
          </w:rPr>
          <w:t>ChannelMetadata Message</w:t>
        </w:r>
        <w:r w:rsidR="00E7759E">
          <w:rPr>
            <w:webHidden/>
          </w:rPr>
          <w:tab/>
        </w:r>
        <w:r w:rsidR="00E7759E">
          <w:rPr>
            <w:webHidden/>
          </w:rPr>
          <w:fldChar w:fldCharType="begin"/>
        </w:r>
        <w:r w:rsidR="00E7759E">
          <w:rPr>
            <w:webHidden/>
          </w:rPr>
          <w:instrText xml:space="preserve"> PAGEREF _Toc495651921 \h </w:instrText>
        </w:r>
        <w:r w:rsidR="00E7759E">
          <w:rPr>
            <w:webHidden/>
          </w:rPr>
        </w:r>
        <w:r w:rsidR="00E7759E">
          <w:rPr>
            <w:webHidden/>
          </w:rPr>
          <w:fldChar w:fldCharType="separate"/>
        </w:r>
        <w:r w:rsidR="00E7759E">
          <w:rPr>
            <w:webHidden/>
          </w:rPr>
          <w:t>29</w:t>
        </w:r>
        <w:r w:rsidR="00E7759E">
          <w:rPr>
            <w:webHidden/>
          </w:rPr>
          <w:fldChar w:fldCharType="end"/>
        </w:r>
      </w:hyperlink>
    </w:p>
    <w:p w14:paraId="7A58E740" w14:textId="77777777" w:rsidR="00E7759E" w:rsidRDefault="004951B5">
      <w:pPr>
        <w:pStyle w:val="TOC3"/>
        <w:rPr>
          <w:rFonts w:asciiTheme="minorHAnsi" w:eastAsiaTheme="minorEastAsia" w:hAnsiTheme="minorHAnsi" w:cstheme="minorBidi"/>
          <w:sz w:val="22"/>
          <w:szCs w:val="22"/>
        </w:rPr>
      </w:pPr>
      <w:hyperlink w:anchor="_Toc495651922" w:history="1">
        <w:r w:rsidR="00E7759E" w:rsidRPr="009F5073">
          <w:rPr>
            <w:rStyle w:val="Hyperlink"/>
          </w:rPr>
          <w:t>4.3.4</w:t>
        </w:r>
        <w:r w:rsidR="00E7759E">
          <w:rPr>
            <w:rFonts w:asciiTheme="minorHAnsi" w:eastAsiaTheme="minorEastAsia" w:hAnsiTheme="minorHAnsi" w:cstheme="minorBidi"/>
            <w:sz w:val="22"/>
            <w:szCs w:val="22"/>
          </w:rPr>
          <w:tab/>
        </w:r>
        <w:r w:rsidR="00E7759E" w:rsidRPr="009F5073">
          <w:rPr>
            <w:rStyle w:val="Hyperlink"/>
          </w:rPr>
          <w:t>ChannelStreamingStart Message</w:t>
        </w:r>
        <w:r w:rsidR="00E7759E">
          <w:rPr>
            <w:webHidden/>
          </w:rPr>
          <w:tab/>
        </w:r>
        <w:r w:rsidR="00E7759E">
          <w:rPr>
            <w:webHidden/>
          </w:rPr>
          <w:fldChar w:fldCharType="begin"/>
        </w:r>
        <w:r w:rsidR="00E7759E">
          <w:rPr>
            <w:webHidden/>
          </w:rPr>
          <w:instrText xml:space="preserve"> PAGEREF _Toc495651922 \h </w:instrText>
        </w:r>
        <w:r w:rsidR="00E7759E">
          <w:rPr>
            <w:webHidden/>
          </w:rPr>
        </w:r>
        <w:r w:rsidR="00E7759E">
          <w:rPr>
            <w:webHidden/>
          </w:rPr>
          <w:fldChar w:fldCharType="separate"/>
        </w:r>
        <w:r w:rsidR="00E7759E">
          <w:rPr>
            <w:webHidden/>
          </w:rPr>
          <w:t>31</w:t>
        </w:r>
        <w:r w:rsidR="00E7759E">
          <w:rPr>
            <w:webHidden/>
          </w:rPr>
          <w:fldChar w:fldCharType="end"/>
        </w:r>
      </w:hyperlink>
    </w:p>
    <w:p w14:paraId="3FAC68D4" w14:textId="77777777" w:rsidR="00E7759E" w:rsidRDefault="004951B5">
      <w:pPr>
        <w:pStyle w:val="TOC3"/>
        <w:rPr>
          <w:rFonts w:asciiTheme="minorHAnsi" w:eastAsiaTheme="minorEastAsia" w:hAnsiTheme="minorHAnsi" w:cstheme="minorBidi"/>
          <w:sz w:val="22"/>
          <w:szCs w:val="22"/>
        </w:rPr>
      </w:pPr>
      <w:hyperlink w:anchor="_Toc495651923" w:history="1">
        <w:r w:rsidR="00E7759E" w:rsidRPr="009F5073">
          <w:rPr>
            <w:rStyle w:val="Hyperlink"/>
          </w:rPr>
          <w:t>4.3.5</w:t>
        </w:r>
        <w:r w:rsidR="00E7759E">
          <w:rPr>
            <w:rFonts w:asciiTheme="minorHAnsi" w:eastAsiaTheme="minorEastAsia" w:hAnsiTheme="minorHAnsi" w:cstheme="minorBidi"/>
            <w:sz w:val="22"/>
            <w:szCs w:val="22"/>
          </w:rPr>
          <w:tab/>
        </w:r>
        <w:r w:rsidR="00E7759E" w:rsidRPr="009F5073">
          <w:rPr>
            <w:rStyle w:val="Hyperlink"/>
          </w:rPr>
          <w:t>ChannelData Message</w:t>
        </w:r>
        <w:r w:rsidR="00E7759E">
          <w:rPr>
            <w:webHidden/>
          </w:rPr>
          <w:tab/>
        </w:r>
        <w:r w:rsidR="00E7759E">
          <w:rPr>
            <w:webHidden/>
          </w:rPr>
          <w:fldChar w:fldCharType="begin"/>
        </w:r>
        <w:r w:rsidR="00E7759E">
          <w:rPr>
            <w:webHidden/>
          </w:rPr>
          <w:instrText xml:space="preserve"> PAGEREF _Toc495651923 \h </w:instrText>
        </w:r>
        <w:r w:rsidR="00E7759E">
          <w:rPr>
            <w:webHidden/>
          </w:rPr>
        </w:r>
        <w:r w:rsidR="00E7759E">
          <w:rPr>
            <w:webHidden/>
          </w:rPr>
          <w:fldChar w:fldCharType="separate"/>
        </w:r>
        <w:r w:rsidR="00E7759E">
          <w:rPr>
            <w:webHidden/>
          </w:rPr>
          <w:t>32</w:t>
        </w:r>
        <w:r w:rsidR="00E7759E">
          <w:rPr>
            <w:webHidden/>
          </w:rPr>
          <w:fldChar w:fldCharType="end"/>
        </w:r>
      </w:hyperlink>
    </w:p>
    <w:p w14:paraId="543E710B" w14:textId="77777777" w:rsidR="00E7759E" w:rsidRDefault="004951B5">
      <w:pPr>
        <w:pStyle w:val="TOC3"/>
        <w:rPr>
          <w:rFonts w:asciiTheme="minorHAnsi" w:eastAsiaTheme="minorEastAsia" w:hAnsiTheme="minorHAnsi" w:cstheme="minorBidi"/>
          <w:sz w:val="22"/>
          <w:szCs w:val="22"/>
        </w:rPr>
      </w:pPr>
      <w:hyperlink w:anchor="_Toc495651924" w:history="1">
        <w:r w:rsidR="00E7759E" w:rsidRPr="009F5073">
          <w:rPr>
            <w:rStyle w:val="Hyperlink"/>
          </w:rPr>
          <w:t>4.3.6</w:t>
        </w:r>
        <w:r w:rsidR="00E7759E">
          <w:rPr>
            <w:rFonts w:asciiTheme="minorHAnsi" w:eastAsiaTheme="minorEastAsia" w:hAnsiTheme="minorHAnsi" w:cstheme="minorBidi"/>
            <w:sz w:val="22"/>
            <w:szCs w:val="22"/>
          </w:rPr>
          <w:tab/>
        </w:r>
        <w:r w:rsidR="00E7759E" w:rsidRPr="009F5073">
          <w:rPr>
            <w:rStyle w:val="Hyperlink"/>
          </w:rPr>
          <w:t>ChannelStreamingStop Message</w:t>
        </w:r>
        <w:r w:rsidR="00E7759E">
          <w:rPr>
            <w:webHidden/>
          </w:rPr>
          <w:tab/>
        </w:r>
        <w:r w:rsidR="00E7759E">
          <w:rPr>
            <w:webHidden/>
          </w:rPr>
          <w:fldChar w:fldCharType="begin"/>
        </w:r>
        <w:r w:rsidR="00E7759E">
          <w:rPr>
            <w:webHidden/>
          </w:rPr>
          <w:instrText xml:space="preserve"> PAGEREF _Toc495651924 \h </w:instrText>
        </w:r>
        <w:r w:rsidR="00E7759E">
          <w:rPr>
            <w:webHidden/>
          </w:rPr>
        </w:r>
        <w:r w:rsidR="00E7759E">
          <w:rPr>
            <w:webHidden/>
          </w:rPr>
          <w:fldChar w:fldCharType="separate"/>
        </w:r>
        <w:r w:rsidR="00E7759E">
          <w:rPr>
            <w:webHidden/>
          </w:rPr>
          <w:t>33</w:t>
        </w:r>
        <w:r w:rsidR="00E7759E">
          <w:rPr>
            <w:webHidden/>
          </w:rPr>
          <w:fldChar w:fldCharType="end"/>
        </w:r>
      </w:hyperlink>
    </w:p>
    <w:p w14:paraId="7A839FA4" w14:textId="77777777" w:rsidR="00E7759E" w:rsidRDefault="004951B5">
      <w:pPr>
        <w:pStyle w:val="TOC2"/>
        <w:rPr>
          <w:rFonts w:asciiTheme="minorHAnsi" w:eastAsiaTheme="minorEastAsia" w:hAnsiTheme="minorHAnsi" w:cstheme="minorBidi"/>
          <w:noProof/>
          <w:sz w:val="22"/>
          <w:szCs w:val="22"/>
        </w:rPr>
      </w:pPr>
      <w:hyperlink w:anchor="_Toc495651925" w:history="1">
        <w:r w:rsidR="00E7759E" w:rsidRPr="009F5073">
          <w:rPr>
            <w:rStyle w:val="Hyperlink"/>
            <w:noProof/>
          </w:rPr>
          <w:t>4.4</w:t>
        </w:r>
        <w:r w:rsidR="00E7759E">
          <w:rPr>
            <w:rFonts w:asciiTheme="minorHAnsi" w:eastAsiaTheme="minorEastAsia" w:hAnsiTheme="minorHAnsi" w:cstheme="minorBidi"/>
            <w:noProof/>
            <w:sz w:val="22"/>
            <w:szCs w:val="22"/>
          </w:rPr>
          <w:tab/>
        </w:r>
        <w:r w:rsidR="00E7759E" w:rsidRPr="009F5073">
          <w:rPr>
            <w:rStyle w:val="Hyperlink"/>
            <w:noProof/>
          </w:rPr>
          <w:t>Examples: Streaming Alarms, Alerts, and Annotations</w:t>
        </w:r>
        <w:r w:rsidR="00E7759E">
          <w:rPr>
            <w:noProof/>
            <w:webHidden/>
          </w:rPr>
          <w:tab/>
        </w:r>
        <w:r w:rsidR="00E7759E">
          <w:rPr>
            <w:noProof/>
            <w:webHidden/>
          </w:rPr>
          <w:fldChar w:fldCharType="begin"/>
        </w:r>
        <w:r w:rsidR="00E7759E">
          <w:rPr>
            <w:noProof/>
            <w:webHidden/>
          </w:rPr>
          <w:instrText xml:space="preserve"> PAGEREF _Toc495651925 \h </w:instrText>
        </w:r>
        <w:r w:rsidR="00E7759E">
          <w:rPr>
            <w:noProof/>
            <w:webHidden/>
          </w:rPr>
        </w:r>
        <w:r w:rsidR="00E7759E">
          <w:rPr>
            <w:noProof/>
            <w:webHidden/>
          </w:rPr>
          <w:fldChar w:fldCharType="separate"/>
        </w:r>
        <w:r w:rsidR="00E7759E">
          <w:rPr>
            <w:noProof/>
            <w:webHidden/>
          </w:rPr>
          <w:t>34</w:t>
        </w:r>
        <w:r w:rsidR="00E7759E">
          <w:rPr>
            <w:noProof/>
            <w:webHidden/>
          </w:rPr>
          <w:fldChar w:fldCharType="end"/>
        </w:r>
      </w:hyperlink>
    </w:p>
    <w:p w14:paraId="26903EF5" w14:textId="77777777" w:rsidR="00E7759E" w:rsidRDefault="004951B5">
      <w:pPr>
        <w:pStyle w:val="TOC3"/>
        <w:rPr>
          <w:rFonts w:asciiTheme="minorHAnsi" w:eastAsiaTheme="minorEastAsia" w:hAnsiTheme="minorHAnsi" w:cstheme="minorBidi"/>
          <w:sz w:val="22"/>
          <w:szCs w:val="22"/>
        </w:rPr>
      </w:pPr>
      <w:hyperlink w:anchor="_Toc495651926" w:history="1">
        <w:r w:rsidR="00E7759E" w:rsidRPr="009F5073">
          <w:rPr>
            <w:rStyle w:val="Hyperlink"/>
          </w:rPr>
          <w:t>4.4.1</w:t>
        </w:r>
        <w:r w:rsidR="00E7759E">
          <w:rPr>
            <w:rFonts w:asciiTheme="minorHAnsi" w:eastAsiaTheme="minorEastAsia" w:hAnsiTheme="minorHAnsi" w:cstheme="minorBidi"/>
            <w:sz w:val="22"/>
            <w:szCs w:val="22"/>
          </w:rPr>
          <w:tab/>
        </w:r>
        <w:r w:rsidR="00E7759E" w:rsidRPr="009F5073">
          <w:rPr>
            <w:rStyle w:val="Hyperlink"/>
          </w:rPr>
          <w:t>Start Message and ChannelDescribe Message</w:t>
        </w:r>
        <w:r w:rsidR="00E7759E">
          <w:rPr>
            <w:webHidden/>
          </w:rPr>
          <w:tab/>
        </w:r>
        <w:r w:rsidR="00E7759E">
          <w:rPr>
            <w:webHidden/>
          </w:rPr>
          <w:fldChar w:fldCharType="begin"/>
        </w:r>
        <w:r w:rsidR="00E7759E">
          <w:rPr>
            <w:webHidden/>
          </w:rPr>
          <w:instrText xml:space="preserve"> PAGEREF _Toc495651926 \h </w:instrText>
        </w:r>
        <w:r w:rsidR="00E7759E">
          <w:rPr>
            <w:webHidden/>
          </w:rPr>
        </w:r>
        <w:r w:rsidR="00E7759E">
          <w:rPr>
            <w:webHidden/>
          </w:rPr>
          <w:fldChar w:fldCharType="separate"/>
        </w:r>
        <w:r w:rsidR="00E7759E">
          <w:rPr>
            <w:webHidden/>
          </w:rPr>
          <w:t>34</w:t>
        </w:r>
        <w:r w:rsidR="00E7759E">
          <w:rPr>
            <w:webHidden/>
          </w:rPr>
          <w:fldChar w:fldCharType="end"/>
        </w:r>
      </w:hyperlink>
    </w:p>
    <w:p w14:paraId="06CBF188" w14:textId="77777777" w:rsidR="00E7759E" w:rsidRDefault="004951B5">
      <w:pPr>
        <w:pStyle w:val="TOC3"/>
        <w:rPr>
          <w:rFonts w:asciiTheme="minorHAnsi" w:eastAsiaTheme="minorEastAsia" w:hAnsiTheme="minorHAnsi" w:cstheme="minorBidi"/>
          <w:sz w:val="22"/>
          <w:szCs w:val="22"/>
        </w:rPr>
      </w:pPr>
      <w:hyperlink w:anchor="_Toc495651927" w:history="1">
        <w:r w:rsidR="00E7759E" w:rsidRPr="009F5073">
          <w:rPr>
            <w:rStyle w:val="Hyperlink"/>
          </w:rPr>
          <w:t>4.4.2</w:t>
        </w:r>
        <w:r w:rsidR="00E7759E">
          <w:rPr>
            <w:rFonts w:asciiTheme="minorHAnsi" w:eastAsiaTheme="minorEastAsia" w:hAnsiTheme="minorHAnsi" w:cstheme="minorBidi"/>
            <w:sz w:val="22"/>
            <w:szCs w:val="22"/>
          </w:rPr>
          <w:tab/>
        </w:r>
        <w:r w:rsidR="00E7759E" w:rsidRPr="009F5073">
          <w:rPr>
            <w:rStyle w:val="Hyperlink"/>
          </w:rPr>
          <w:t>ChannelMetadata Message</w:t>
        </w:r>
        <w:r w:rsidR="00E7759E">
          <w:rPr>
            <w:webHidden/>
          </w:rPr>
          <w:tab/>
        </w:r>
        <w:r w:rsidR="00E7759E">
          <w:rPr>
            <w:webHidden/>
          </w:rPr>
          <w:fldChar w:fldCharType="begin"/>
        </w:r>
        <w:r w:rsidR="00E7759E">
          <w:rPr>
            <w:webHidden/>
          </w:rPr>
          <w:instrText xml:space="preserve"> PAGEREF _Toc495651927 \h </w:instrText>
        </w:r>
        <w:r w:rsidR="00E7759E">
          <w:rPr>
            <w:webHidden/>
          </w:rPr>
        </w:r>
        <w:r w:rsidR="00E7759E">
          <w:rPr>
            <w:webHidden/>
          </w:rPr>
          <w:fldChar w:fldCharType="separate"/>
        </w:r>
        <w:r w:rsidR="00E7759E">
          <w:rPr>
            <w:webHidden/>
          </w:rPr>
          <w:t>34</w:t>
        </w:r>
        <w:r w:rsidR="00E7759E">
          <w:rPr>
            <w:webHidden/>
          </w:rPr>
          <w:fldChar w:fldCharType="end"/>
        </w:r>
      </w:hyperlink>
    </w:p>
    <w:p w14:paraId="58FDAE8B" w14:textId="77777777" w:rsidR="00E7759E" w:rsidRDefault="004951B5">
      <w:pPr>
        <w:pStyle w:val="TOC3"/>
        <w:rPr>
          <w:rFonts w:asciiTheme="minorHAnsi" w:eastAsiaTheme="minorEastAsia" w:hAnsiTheme="minorHAnsi" w:cstheme="minorBidi"/>
          <w:sz w:val="22"/>
          <w:szCs w:val="22"/>
        </w:rPr>
      </w:pPr>
      <w:hyperlink w:anchor="_Toc495651928" w:history="1">
        <w:r w:rsidR="00E7759E" w:rsidRPr="009F5073">
          <w:rPr>
            <w:rStyle w:val="Hyperlink"/>
          </w:rPr>
          <w:t>4.4.3</w:t>
        </w:r>
        <w:r w:rsidR="00E7759E">
          <w:rPr>
            <w:rFonts w:asciiTheme="minorHAnsi" w:eastAsiaTheme="minorEastAsia" w:hAnsiTheme="minorHAnsi" w:cstheme="minorBidi"/>
            <w:sz w:val="22"/>
            <w:szCs w:val="22"/>
          </w:rPr>
          <w:tab/>
        </w:r>
        <w:r w:rsidR="00E7759E" w:rsidRPr="009F5073">
          <w:rPr>
            <w:rStyle w:val="Hyperlink"/>
          </w:rPr>
          <w:t>Send Alarm Example ChannelData Message</w:t>
        </w:r>
        <w:r w:rsidR="00E7759E">
          <w:rPr>
            <w:webHidden/>
          </w:rPr>
          <w:tab/>
        </w:r>
        <w:r w:rsidR="00E7759E">
          <w:rPr>
            <w:webHidden/>
          </w:rPr>
          <w:fldChar w:fldCharType="begin"/>
        </w:r>
        <w:r w:rsidR="00E7759E">
          <w:rPr>
            <w:webHidden/>
          </w:rPr>
          <w:instrText xml:space="preserve"> PAGEREF _Toc495651928 \h </w:instrText>
        </w:r>
        <w:r w:rsidR="00E7759E">
          <w:rPr>
            <w:webHidden/>
          </w:rPr>
        </w:r>
        <w:r w:rsidR="00E7759E">
          <w:rPr>
            <w:webHidden/>
          </w:rPr>
          <w:fldChar w:fldCharType="separate"/>
        </w:r>
        <w:r w:rsidR="00E7759E">
          <w:rPr>
            <w:webHidden/>
          </w:rPr>
          <w:t>37</w:t>
        </w:r>
        <w:r w:rsidR="00E7759E">
          <w:rPr>
            <w:webHidden/>
          </w:rPr>
          <w:fldChar w:fldCharType="end"/>
        </w:r>
      </w:hyperlink>
    </w:p>
    <w:p w14:paraId="171DF6EC" w14:textId="77777777" w:rsidR="00E7759E" w:rsidRDefault="004951B5">
      <w:pPr>
        <w:pStyle w:val="TOC3"/>
        <w:rPr>
          <w:rFonts w:asciiTheme="minorHAnsi" w:eastAsiaTheme="minorEastAsia" w:hAnsiTheme="minorHAnsi" w:cstheme="minorBidi"/>
          <w:sz w:val="22"/>
          <w:szCs w:val="22"/>
        </w:rPr>
      </w:pPr>
      <w:hyperlink w:anchor="_Toc495651929" w:history="1">
        <w:r w:rsidR="00E7759E" w:rsidRPr="009F5073">
          <w:rPr>
            <w:rStyle w:val="Hyperlink"/>
          </w:rPr>
          <w:t>4.4.4</w:t>
        </w:r>
        <w:r w:rsidR="00E7759E">
          <w:rPr>
            <w:rFonts w:asciiTheme="minorHAnsi" w:eastAsiaTheme="minorEastAsia" w:hAnsiTheme="minorHAnsi" w:cstheme="minorBidi"/>
            <w:sz w:val="22"/>
            <w:szCs w:val="22"/>
          </w:rPr>
          <w:tab/>
        </w:r>
        <w:r w:rsidR="00E7759E" w:rsidRPr="009F5073">
          <w:rPr>
            <w:rStyle w:val="Hyperlink"/>
          </w:rPr>
          <w:t>Example Send Alert ChannelData Message</w:t>
        </w:r>
        <w:r w:rsidR="00E7759E">
          <w:rPr>
            <w:webHidden/>
          </w:rPr>
          <w:tab/>
        </w:r>
        <w:r w:rsidR="00E7759E">
          <w:rPr>
            <w:webHidden/>
          </w:rPr>
          <w:fldChar w:fldCharType="begin"/>
        </w:r>
        <w:r w:rsidR="00E7759E">
          <w:rPr>
            <w:webHidden/>
          </w:rPr>
          <w:instrText xml:space="preserve"> PAGEREF _Toc495651929 \h </w:instrText>
        </w:r>
        <w:r w:rsidR="00E7759E">
          <w:rPr>
            <w:webHidden/>
          </w:rPr>
        </w:r>
        <w:r w:rsidR="00E7759E">
          <w:rPr>
            <w:webHidden/>
          </w:rPr>
          <w:fldChar w:fldCharType="separate"/>
        </w:r>
        <w:r w:rsidR="00E7759E">
          <w:rPr>
            <w:webHidden/>
          </w:rPr>
          <w:t>38</w:t>
        </w:r>
        <w:r w:rsidR="00E7759E">
          <w:rPr>
            <w:webHidden/>
          </w:rPr>
          <w:fldChar w:fldCharType="end"/>
        </w:r>
      </w:hyperlink>
    </w:p>
    <w:p w14:paraId="739668D7" w14:textId="77777777" w:rsidR="00E7759E" w:rsidRDefault="004951B5">
      <w:pPr>
        <w:pStyle w:val="TOC3"/>
        <w:rPr>
          <w:rFonts w:asciiTheme="minorHAnsi" w:eastAsiaTheme="minorEastAsia" w:hAnsiTheme="minorHAnsi" w:cstheme="minorBidi"/>
          <w:sz w:val="22"/>
          <w:szCs w:val="22"/>
        </w:rPr>
      </w:pPr>
      <w:hyperlink w:anchor="_Toc495651930" w:history="1">
        <w:r w:rsidR="00E7759E" w:rsidRPr="009F5073">
          <w:rPr>
            <w:rStyle w:val="Hyperlink"/>
          </w:rPr>
          <w:t>4.4.5</w:t>
        </w:r>
        <w:r w:rsidR="00E7759E">
          <w:rPr>
            <w:rFonts w:asciiTheme="minorHAnsi" w:eastAsiaTheme="minorEastAsia" w:hAnsiTheme="minorHAnsi" w:cstheme="minorBidi"/>
            <w:sz w:val="22"/>
            <w:szCs w:val="22"/>
          </w:rPr>
          <w:tab/>
        </w:r>
        <w:r w:rsidR="00E7759E" w:rsidRPr="009F5073">
          <w:rPr>
            <w:rStyle w:val="Hyperlink"/>
          </w:rPr>
          <w:t>Send Annotation Example ChannelData Message</w:t>
        </w:r>
        <w:r w:rsidR="00E7759E">
          <w:rPr>
            <w:webHidden/>
          </w:rPr>
          <w:tab/>
        </w:r>
        <w:r w:rsidR="00E7759E">
          <w:rPr>
            <w:webHidden/>
          </w:rPr>
          <w:fldChar w:fldCharType="begin"/>
        </w:r>
        <w:r w:rsidR="00E7759E">
          <w:rPr>
            <w:webHidden/>
          </w:rPr>
          <w:instrText xml:space="preserve"> PAGEREF _Toc495651930 \h </w:instrText>
        </w:r>
        <w:r w:rsidR="00E7759E">
          <w:rPr>
            <w:webHidden/>
          </w:rPr>
        </w:r>
        <w:r w:rsidR="00E7759E">
          <w:rPr>
            <w:webHidden/>
          </w:rPr>
          <w:fldChar w:fldCharType="separate"/>
        </w:r>
        <w:r w:rsidR="00E7759E">
          <w:rPr>
            <w:webHidden/>
          </w:rPr>
          <w:t>39</w:t>
        </w:r>
        <w:r w:rsidR="00E7759E">
          <w:rPr>
            <w:webHidden/>
          </w:rPr>
          <w:fldChar w:fldCharType="end"/>
        </w:r>
      </w:hyperlink>
    </w:p>
    <w:p w14:paraId="6C40E748" w14:textId="77777777" w:rsidR="00E7759E" w:rsidRDefault="004951B5">
      <w:pPr>
        <w:pStyle w:val="TOC1"/>
        <w:rPr>
          <w:rFonts w:asciiTheme="minorHAnsi" w:eastAsiaTheme="minorEastAsia" w:hAnsiTheme="minorHAnsi" w:cstheme="minorBidi"/>
          <w:b w:val="0"/>
          <w:noProof/>
          <w:color w:val="auto"/>
          <w:szCs w:val="22"/>
        </w:rPr>
      </w:pPr>
      <w:hyperlink w:anchor="_Toc495651931" w:history="1">
        <w:r w:rsidR="00E7759E" w:rsidRPr="009F5073">
          <w:rPr>
            <w:rStyle w:val="Hyperlink"/>
            <w:noProof/>
          </w:rPr>
          <w:t>5</w:t>
        </w:r>
        <w:r w:rsidR="00E7759E">
          <w:rPr>
            <w:rFonts w:asciiTheme="minorHAnsi" w:eastAsiaTheme="minorEastAsia" w:hAnsiTheme="minorHAnsi" w:cstheme="minorBidi"/>
            <w:b w:val="0"/>
            <w:noProof/>
            <w:color w:val="auto"/>
            <w:szCs w:val="22"/>
          </w:rPr>
          <w:tab/>
        </w:r>
        <w:r w:rsidR="00E7759E" w:rsidRPr="009F5073">
          <w:rPr>
            <w:rStyle w:val="Hyperlink"/>
            <w:noProof/>
          </w:rPr>
          <w:t>Discovering the Content of a Store (Protocol 3: Discovery)</w:t>
        </w:r>
        <w:r w:rsidR="00E7759E">
          <w:rPr>
            <w:noProof/>
            <w:webHidden/>
          </w:rPr>
          <w:tab/>
        </w:r>
        <w:r w:rsidR="00E7759E">
          <w:rPr>
            <w:noProof/>
            <w:webHidden/>
          </w:rPr>
          <w:fldChar w:fldCharType="begin"/>
        </w:r>
        <w:r w:rsidR="00E7759E">
          <w:rPr>
            <w:noProof/>
            <w:webHidden/>
          </w:rPr>
          <w:instrText xml:space="preserve"> PAGEREF _Toc495651931 \h </w:instrText>
        </w:r>
        <w:r w:rsidR="00E7759E">
          <w:rPr>
            <w:noProof/>
            <w:webHidden/>
          </w:rPr>
        </w:r>
        <w:r w:rsidR="00E7759E">
          <w:rPr>
            <w:noProof/>
            <w:webHidden/>
          </w:rPr>
          <w:fldChar w:fldCharType="separate"/>
        </w:r>
        <w:r w:rsidR="00E7759E">
          <w:rPr>
            <w:noProof/>
            <w:webHidden/>
          </w:rPr>
          <w:t>41</w:t>
        </w:r>
        <w:r w:rsidR="00E7759E">
          <w:rPr>
            <w:noProof/>
            <w:webHidden/>
          </w:rPr>
          <w:fldChar w:fldCharType="end"/>
        </w:r>
      </w:hyperlink>
    </w:p>
    <w:p w14:paraId="10F593A5" w14:textId="77777777" w:rsidR="00E7759E" w:rsidRDefault="004951B5">
      <w:pPr>
        <w:pStyle w:val="TOC2"/>
        <w:rPr>
          <w:rFonts w:asciiTheme="minorHAnsi" w:eastAsiaTheme="minorEastAsia" w:hAnsiTheme="minorHAnsi" w:cstheme="minorBidi"/>
          <w:noProof/>
          <w:sz w:val="22"/>
          <w:szCs w:val="22"/>
        </w:rPr>
      </w:pPr>
      <w:hyperlink w:anchor="_Toc495651932" w:history="1">
        <w:r w:rsidR="00E7759E" w:rsidRPr="009F5073">
          <w:rPr>
            <w:rStyle w:val="Hyperlink"/>
            <w:noProof/>
          </w:rPr>
          <w:t>5.1</w:t>
        </w:r>
        <w:r w:rsidR="00E7759E">
          <w:rPr>
            <w:rFonts w:asciiTheme="minorHAnsi" w:eastAsiaTheme="minorEastAsia" w:hAnsiTheme="minorHAnsi" w:cstheme="minorBidi"/>
            <w:noProof/>
            <w:sz w:val="22"/>
            <w:szCs w:val="22"/>
          </w:rPr>
          <w:tab/>
        </w:r>
        <w:r w:rsidR="00E7759E" w:rsidRPr="009F5073">
          <w:rPr>
            <w:rStyle w:val="Hyperlink"/>
            <w:noProof/>
          </w:rPr>
          <w:t>Discovering “eml://” Must Return Supported URI Protocol Resources</w:t>
        </w:r>
        <w:r w:rsidR="00E7759E">
          <w:rPr>
            <w:noProof/>
            <w:webHidden/>
          </w:rPr>
          <w:tab/>
        </w:r>
        <w:r w:rsidR="00E7759E">
          <w:rPr>
            <w:noProof/>
            <w:webHidden/>
          </w:rPr>
          <w:fldChar w:fldCharType="begin"/>
        </w:r>
        <w:r w:rsidR="00E7759E">
          <w:rPr>
            <w:noProof/>
            <w:webHidden/>
          </w:rPr>
          <w:instrText xml:space="preserve"> PAGEREF _Toc495651932 \h </w:instrText>
        </w:r>
        <w:r w:rsidR="00E7759E">
          <w:rPr>
            <w:noProof/>
            <w:webHidden/>
          </w:rPr>
        </w:r>
        <w:r w:rsidR="00E7759E">
          <w:rPr>
            <w:noProof/>
            <w:webHidden/>
          </w:rPr>
          <w:fldChar w:fldCharType="separate"/>
        </w:r>
        <w:r w:rsidR="00E7759E">
          <w:rPr>
            <w:noProof/>
            <w:webHidden/>
          </w:rPr>
          <w:t>41</w:t>
        </w:r>
        <w:r w:rsidR="00E7759E">
          <w:rPr>
            <w:noProof/>
            <w:webHidden/>
          </w:rPr>
          <w:fldChar w:fldCharType="end"/>
        </w:r>
      </w:hyperlink>
    </w:p>
    <w:p w14:paraId="382DD65E" w14:textId="77777777" w:rsidR="00E7759E" w:rsidRDefault="004951B5">
      <w:pPr>
        <w:pStyle w:val="TOC2"/>
        <w:rPr>
          <w:rFonts w:asciiTheme="minorHAnsi" w:eastAsiaTheme="minorEastAsia" w:hAnsiTheme="minorHAnsi" w:cstheme="minorBidi"/>
          <w:noProof/>
          <w:sz w:val="22"/>
          <w:szCs w:val="22"/>
        </w:rPr>
      </w:pPr>
      <w:hyperlink w:anchor="_Toc495651933" w:history="1">
        <w:r w:rsidR="00E7759E" w:rsidRPr="009F5073">
          <w:rPr>
            <w:rStyle w:val="Hyperlink"/>
            <w:noProof/>
          </w:rPr>
          <w:t>5.2</w:t>
        </w:r>
        <w:r w:rsidR="00E7759E">
          <w:rPr>
            <w:rFonts w:asciiTheme="minorHAnsi" w:eastAsiaTheme="minorEastAsia" w:hAnsiTheme="minorHAnsi" w:cstheme="minorBidi"/>
            <w:noProof/>
            <w:sz w:val="22"/>
            <w:szCs w:val="22"/>
          </w:rPr>
          <w:tab/>
        </w:r>
        <w:r w:rsidR="00E7759E" w:rsidRPr="009F5073">
          <w:rPr>
            <w:rStyle w:val="Hyperlink"/>
            <w:noProof/>
          </w:rPr>
          <w:t>Discovering “eml://witsml20” Must Return Folder Resources</w:t>
        </w:r>
        <w:r w:rsidR="00E7759E">
          <w:rPr>
            <w:noProof/>
            <w:webHidden/>
          </w:rPr>
          <w:tab/>
        </w:r>
        <w:r w:rsidR="00E7759E">
          <w:rPr>
            <w:noProof/>
            <w:webHidden/>
          </w:rPr>
          <w:fldChar w:fldCharType="begin"/>
        </w:r>
        <w:r w:rsidR="00E7759E">
          <w:rPr>
            <w:noProof/>
            <w:webHidden/>
          </w:rPr>
          <w:instrText xml:space="preserve"> PAGEREF _Toc495651933 \h </w:instrText>
        </w:r>
        <w:r w:rsidR="00E7759E">
          <w:rPr>
            <w:noProof/>
            <w:webHidden/>
          </w:rPr>
        </w:r>
        <w:r w:rsidR="00E7759E">
          <w:rPr>
            <w:noProof/>
            <w:webHidden/>
          </w:rPr>
          <w:fldChar w:fldCharType="separate"/>
        </w:r>
        <w:r w:rsidR="00E7759E">
          <w:rPr>
            <w:noProof/>
            <w:webHidden/>
          </w:rPr>
          <w:t>42</w:t>
        </w:r>
        <w:r w:rsidR="00E7759E">
          <w:rPr>
            <w:noProof/>
            <w:webHidden/>
          </w:rPr>
          <w:fldChar w:fldCharType="end"/>
        </w:r>
      </w:hyperlink>
    </w:p>
    <w:p w14:paraId="51859B2E" w14:textId="77777777" w:rsidR="00E7759E" w:rsidRDefault="004951B5">
      <w:pPr>
        <w:pStyle w:val="TOC2"/>
        <w:rPr>
          <w:rFonts w:asciiTheme="minorHAnsi" w:eastAsiaTheme="minorEastAsia" w:hAnsiTheme="minorHAnsi" w:cstheme="minorBidi"/>
          <w:noProof/>
          <w:sz w:val="22"/>
          <w:szCs w:val="22"/>
        </w:rPr>
      </w:pPr>
      <w:hyperlink w:anchor="_Toc495651934" w:history="1">
        <w:r w:rsidR="00E7759E" w:rsidRPr="009F5073">
          <w:rPr>
            <w:rStyle w:val="Hyperlink"/>
            <w:noProof/>
          </w:rPr>
          <w:t>5.3</w:t>
        </w:r>
        <w:r w:rsidR="00E7759E">
          <w:rPr>
            <w:rFonts w:asciiTheme="minorHAnsi" w:eastAsiaTheme="minorEastAsia" w:hAnsiTheme="minorHAnsi" w:cstheme="minorBidi"/>
            <w:noProof/>
            <w:sz w:val="22"/>
            <w:szCs w:val="22"/>
          </w:rPr>
          <w:tab/>
        </w:r>
        <w:r w:rsidR="00E7759E" w:rsidRPr="009F5073">
          <w:rPr>
            <w:rStyle w:val="Hyperlink"/>
            <w:noProof/>
          </w:rPr>
          <w:t>Discovering a Data Object URI Must Return Folder Resources</w:t>
        </w:r>
        <w:r w:rsidR="00E7759E">
          <w:rPr>
            <w:noProof/>
            <w:webHidden/>
          </w:rPr>
          <w:tab/>
        </w:r>
        <w:r w:rsidR="00E7759E">
          <w:rPr>
            <w:noProof/>
            <w:webHidden/>
          </w:rPr>
          <w:fldChar w:fldCharType="begin"/>
        </w:r>
        <w:r w:rsidR="00E7759E">
          <w:rPr>
            <w:noProof/>
            <w:webHidden/>
          </w:rPr>
          <w:instrText xml:space="preserve"> PAGEREF _Toc495651934 \h </w:instrText>
        </w:r>
        <w:r w:rsidR="00E7759E">
          <w:rPr>
            <w:noProof/>
            <w:webHidden/>
          </w:rPr>
        </w:r>
        <w:r w:rsidR="00E7759E">
          <w:rPr>
            <w:noProof/>
            <w:webHidden/>
          </w:rPr>
          <w:fldChar w:fldCharType="separate"/>
        </w:r>
        <w:r w:rsidR="00E7759E">
          <w:rPr>
            <w:noProof/>
            <w:webHidden/>
          </w:rPr>
          <w:t>42</w:t>
        </w:r>
        <w:r w:rsidR="00E7759E">
          <w:rPr>
            <w:noProof/>
            <w:webHidden/>
          </w:rPr>
          <w:fldChar w:fldCharType="end"/>
        </w:r>
      </w:hyperlink>
    </w:p>
    <w:p w14:paraId="0D9F150C" w14:textId="77777777" w:rsidR="00E7759E" w:rsidRDefault="004951B5">
      <w:pPr>
        <w:pStyle w:val="TOC2"/>
        <w:rPr>
          <w:rFonts w:asciiTheme="minorHAnsi" w:eastAsiaTheme="minorEastAsia" w:hAnsiTheme="minorHAnsi" w:cstheme="minorBidi"/>
          <w:noProof/>
          <w:sz w:val="22"/>
          <w:szCs w:val="22"/>
        </w:rPr>
      </w:pPr>
      <w:hyperlink w:anchor="_Toc495651935" w:history="1">
        <w:r w:rsidR="00E7759E" w:rsidRPr="009F5073">
          <w:rPr>
            <w:rStyle w:val="Hyperlink"/>
            <w:noProof/>
          </w:rPr>
          <w:t>5.4</w:t>
        </w:r>
        <w:r w:rsidR="00E7759E">
          <w:rPr>
            <w:rFonts w:asciiTheme="minorHAnsi" w:eastAsiaTheme="minorEastAsia" w:hAnsiTheme="minorHAnsi" w:cstheme="minorBidi"/>
            <w:noProof/>
            <w:sz w:val="22"/>
            <w:szCs w:val="22"/>
          </w:rPr>
          <w:tab/>
        </w:r>
        <w:r w:rsidR="00E7759E" w:rsidRPr="009F5073">
          <w:rPr>
            <w:rStyle w:val="Hyperlink"/>
            <w:noProof/>
          </w:rPr>
          <w:t>Discovering a Child Data Object Type URI Must Return Data Object Resources</w:t>
        </w:r>
        <w:r w:rsidR="00E7759E">
          <w:rPr>
            <w:noProof/>
            <w:webHidden/>
          </w:rPr>
          <w:tab/>
        </w:r>
        <w:r w:rsidR="00E7759E">
          <w:rPr>
            <w:noProof/>
            <w:webHidden/>
          </w:rPr>
          <w:fldChar w:fldCharType="begin"/>
        </w:r>
        <w:r w:rsidR="00E7759E">
          <w:rPr>
            <w:noProof/>
            <w:webHidden/>
          </w:rPr>
          <w:instrText xml:space="preserve"> PAGEREF _Toc495651935 \h </w:instrText>
        </w:r>
        <w:r w:rsidR="00E7759E">
          <w:rPr>
            <w:noProof/>
            <w:webHidden/>
          </w:rPr>
        </w:r>
        <w:r w:rsidR="00E7759E">
          <w:rPr>
            <w:noProof/>
            <w:webHidden/>
          </w:rPr>
          <w:fldChar w:fldCharType="separate"/>
        </w:r>
        <w:r w:rsidR="00E7759E">
          <w:rPr>
            <w:noProof/>
            <w:webHidden/>
          </w:rPr>
          <w:t>43</w:t>
        </w:r>
        <w:r w:rsidR="00E7759E">
          <w:rPr>
            <w:noProof/>
            <w:webHidden/>
          </w:rPr>
          <w:fldChar w:fldCharType="end"/>
        </w:r>
      </w:hyperlink>
    </w:p>
    <w:p w14:paraId="2AF71EF7" w14:textId="77777777" w:rsidR="00E7759E" w:rsidRDefault="004951B5">
      <w:pPr>
        <w:pStyle w:val="TOC2"/>
        <w:rPr>
          <w:rFonts w:asciiTheme="minorHAnsi" w:eastAsiaTheme="minorEastAsia" w:hAnsiTheme="minorHAnsi" w:cstheme="minorBidi"/>
          <w:noProof/>
          <w:sz w:val="22"/>
          <w:szCs w:val="22"/>
        </w:rPr>
      </w:pPr>
      <w:hyperlink w:anchor="_Toc495651936" w:history="1">
        <w:r w:rsidR="00E7759E" w:rsidRPr="009F5073">
          <w:rPr>
            <w:rStyle w:val="Hyperlink"/>
            <w:noProof/>
          </w:rPr>
          <w:t>5.5</w:t>
        </w:r>
        <w:r w:rsidR="00E7759E">
          <w:rPr>
            <w:rFonts w:asciiTheme="minorHAnsi" w:eastAsiaTheme="minorEastAsia" w:hAnsiTheme="minorHAnsi" w:cstheme="minorBidi"/>
            <w:noProof/>
            <w:sz w:val="22"/>
            <w:szCs w:val="22"/>
          </w:rPr>
          <w:tab/>
        </w:r>
        <w:r w:rsidR="00E7759E" w:rsidRPr="009F5073">
          <w:rPr>
            <w:rStyle w:val="Hyperlink"/>
            <w:noProof/>
          </w:rPr>
          <w:t>A Store May Limit the Maximum Number of Resources it Returns for Each GetResources Message</w:t>
        </w:r>
        <w:r w:rsidR="00E7759E">
          <w:rPr>
            <w:noProof/>
            <w:webHidden/>
          </w:rPr>
          <w:tab/>
        </w:r>
        <w:r w:rsidR="00E7759E">
          <w:rPr>
            <w:noProof/>
            <w:webHidden/>
          </w:rPr>
          <w:fldChar w:fldCharType="begin"/>
        </w:r>
        <w:r w:rsidR="00E7759E">
          <w:rPr>
            <w:noProof/>
            <w:webHidden/>
          </w:rPr>
          <w:instrText xml:space="preserve"> PAGEREF _Toc495651936 \h </w:instrText>
        </w:r>
        <w:r w:rsidR="00E7759E">
          <w:rPr>
            <w:noProof/>
            <w:webHidden/>
          </w:rPr>
        </w:r>
        <w:r w:rsidR="00E7759E">
          <w:rPr>
            <w:noProof/>
            <w:webHidden/>
          </w:rPr>
          <w:fldChar w:fldCharType="separate"/>
        </w:r>
        <w:r w:rsidR="00E7759E">
          <w:rPr>
            <w:noProof/>
            <w:webHidden/>
          </w:rPr>
          <w:t>44</w:t>
        </w:r>
        <w:r w:rsidR="00E7759E">
          <w:rPr>
            <w:noProof/>
            <w:webHidden/>
          </w:rPr>
          <w:fldChar w:fldCharType="end"/>
        </w:r>
      </w:hyperlink>
    </w:p>
    <w:p w14:paraId="656BA6A5" w14:textId="77777777" w:rsidR="00E7759E" w:rsidRDefault="004951B5">
      <w:pPr>
        <w:pStyle w:val="TOC1"/>
        <w:rPr>
          <w:rFonts w:asciiTheme="minorHAnsi" w:eastAsiaTheme="minorEastAsia" w:hAnsiTheme="minorHAnsi" w:cstheme="minorBidi"/>
          <w:b w:val="0"/>
          <w:noProof/>
          <w:color w:val="auto"/>
          <w:szCs w:val="22"/>
        </w:rPr>
      </w:pPr>
      <w:hyperlink w:anchor="_Toc495651937" w:history="1">
        <w:r w:rsidR="00E7759E" w:rsidRPr="009F5073">
          <w:rPr>
            <w:rStyle w:val="Hyperlink"/>
            <w:noProof/>
          </w:rPr>
          <w:t>6</w:t>
        </w:r>
        <w:r w:rsidR="00E7759E">
          <w:rPr>
            <w:rFonts w:asciiTheme="minorHAnsi" w:eastAsiaTheme="minorEastAsia" w:hAnsiTheme="minorHAnsi" w:cstheme="minorBidi"/>
            <w:b w:val="0"/>
            <w:noProof/>
            <w:color w:val="auto"/>
            <w:szCs w:val="22"/>
          </w:rPr>
          <w:tab/>
        </w:r>
        <w:r w:rsidR="00E7759E" w:rsidRPr="009F5073">
          <w:rPr>
            <w:rStyle w:val="Hyperlink"/>
            <w:noProof/>
          </w:rPr>
          <w:t>Interacting with a Store (Protocol 4: Store)</w:t>
        </w:r>
        <w:r w:rsidR="00E7759E">
          <w:rPr>
            <w:noProof/>
            <w:webHidden/>
          </w:rPr>
          <w:tab/>
        </w:r>
        <w:r w:rsidR="00E7759E">
          <w:rPr>
            <w:noProof/>
            <w:webHidden/>
          </w:rPr>
          <w:fldChar w:fldCharType="begin"/>
        </w:r>
        <w:r w:rsidR="00E7759E">
          <w:rPr>
            <w:noProof/>
            <w:webHidden/>
          </w:rPr>
          <w:instrText xml:space="preserve"> PAGEREF _Toc495651937 \h </w:instrText>
        </w:r>
        <w:r w:rsidR="00E7759E">
          <w:rPr>
            <w:noProof/>
            <w:webHidden/>
          </w:rPr>
        </w:r>
        <w:r w:rsidR="00E7759E">
          <w:rPr>
            <w:noProof/>
            <w:webHidden/>
          </w:rPr>
          <w:fldChar w:fldCharType="separate"/>
        </w:r>
        <w:r w:rsidR="00E7759E">
          <w:rPr>
            <w:noProof/>
            <w:webHidden/>
          </w:rPr>
          <w:t>45</w:t>
        </w:r>
        <w:r w:rsidR="00E7759E">
          <w:rPr>
            <w:noProof/>
            <w:webHidden/>
          </w:rPr>
          <w:fldChar w:fldCharType="end"/>
        </w:r>
      </w:hyperlink>
    </w:p>
    <w:p w14:paraId="6DE4FBA1" w14:textId="77777777" w:rsidR="00E7759E" w:rsidRDefault="004951B5">
      <w:pPr>
        <w:pStyle w:val="TOC2"/>
        <w:rPr>
          <w:rFonts w:asciiTheme="minorHAnsi" w:eastAsiaTheme="minorEastAsia" w:hAnsiTheme="minorHAnsi" w:cstheme="minorBidi"/>
          <w:noProof/>
          <w:sz w:val="22"/>
          <w:szCs w:val="22"/>
        </w:rPr>
      </w:pPr>
      <w:hyperlink w:anchor="_Toc495651938" w:history="1">
        <w:r w:rsidR="00E7759E" w:rsidRPr="009F5073">
          <w:rPr>
            <w:rStyle w:val="Hyperlink"/>
            <w:noProof/>
          </w:rPr>
          <w:t>6.1</w:t>
        </w:r>
        <w:r w:rsidR="00E7759E">
          <w:rPr>
            <w:rFonts w:asciiTheme="minorHAnsi" w:eastAsiaTheme="minorEastAsia" w:hAnsiTheme="minorHAnsi" w:cstheme="minorBidi"/>
            <w:noProof/>
            <w:sz w:val="22"/>
            <w:szCs w:val="22"/>
          </w:rPr>
          <w:tab/>
        </w:r>
        <w:r w:rsidR="00E7759E" w:rsidRPr="009F5073">
          <w:rPr>
            <w:rStyle w:val="Hyperlink"/>
            <w:noProof/>
          </w:rPr>
          <w:t>Overview of How it Works</w:t>
        </w:r>
        <w:r w:rsidR="00E7759E">
          <w:rPr>
            <w:noProof/>
            <w:webHidden/>
          </w:rPr>
          <w:tab/>
        </w:r>
        <w:r w:rsidR="00E7759E">
          <w:rPr>
            <w:noProof/>
            <w:webHidden/>
          </w:rPr>
          <w:fldChar w:fldCharType="begin"/>
        </w:r>
        <w:r w:rsidR="00E7759E">
          <w:rPr>
            <w:noProof/>
            <w:webHidden/>
          </w:rPr>
          <w:instrText xml:space="preserve"> PAGEREF _Toc495651938 \h </w:instrText>
        </w:r>
        <w:r w:rsidR="00E7759E">
          <w:rPr>
            <w:noProof/>
            <w:webHidden/>
          </w:rPr>
        </w:r>
        <w:r w:rsidR="00E7759E">
          <w:rPr>
            <w:noProof/>
            <w:webHidden/>
          </w:rPr>
          <w:fldChar w:fldCharType="separate"/>
        </w:r>
        <w:r w:rsidR="00E7759E">
          <w:rPr>
            <w:noProof/>
            <w:webHidden/>
          </w:rPr>
          <w:t>45</w:t>
        </w:r>
        <w:r w:rsidR="00E7759E">
          <w:rPr>
            <w:noProof/>
            <w:webHidden/>
          </w:rPr>
          <w:fldChar w:fldCharType="end"/>
        </w:r>
      </w:hyperlink>
    </w:p>
    <w:p w14:paraId="04963AB7" w14:textId="77777777" w:rsidR="00E7759E" w:rsidRDefault="004951B5">
      <w:pPr>
        <w:pStyle w:val="TOC2"/>
        <w:rPr>
          <w:rFonts w:asciiTheme="minorHAnsi" w:eastAsiaTheme="minorEastAsia" w:hAnsiTheme="minorHAnsi" w:cstheme="minorBidi"/>
          <w:noProof/>
          <w:sz w:val="22"/>
          <w:szCs w:val="22"/>
        </w:rPr>
      </w:pPr>
      <w:hyperlink w:anchor="_Toc495651939" w:history="1">
        <w:r w:rsidR="00E7759E" w:rsidRPr="009F5073">
          <w:rPr>
            <w:rStyle w:val="Hyperlink"/>
            <w:noProof/>
          </w:rPr>
          <w:t>6.2</w:t>
        </w:r>
        <w:r w:rsidR="00E7759E">
          <w:rPr>
            <w:rFonts w:asciiTheme="minorHAnsi" w:eastAsiaTheme="minorEastAsia" w:hAnsiTheme="minorHAnsi" w:cstheme="minorBidi"/>
            <w:noProof/>
            <w:sz w:val="22"/>
            <w:szCs w:val="22"/>
          </w:rPr>
          <w:tab/>
        </w:r>
        <w:r w:rsidR="00E7759E" w:rsidRPr="009F5073">
          <w:rPr>
            <w:rStyle w:val="Hyperlink"/>
            <w:noProof/>
          </w:rPr>
          <w:t>PutObject</w:t>
        </w:r>
        <w:r w:rsidR="00E7759E">
          <w:rPr>
            <w:noProof/>
            <w:webHidden/>
          </w:rPr>
          <w:tab/>
        </w:r>
        <w:r w:rsidR="00E7759E">
          <w:rPr>
            <w:noProof/>
            <w:webHidden/>
          </w:rPr>
          <w:fldChar w:fldCharType="begin"/>
        </w:r>
        <w:r w:rsidR="00E7759E">
          <w:rPr>
            <w:noProof/>
            <w:webHidden/>
          </w:rPr>
          <w:instrText xml:space="preserve"> PAGEREF _Toc495651939 \h </w:instrText>
        </w:r>
        <w:r w:rsidR="00E7759E">
          <w:rPr>
            <w:noProof/>
            <w:webHidden/>
          </w:rPr>
        </w:r>
        <w:r w:rsidR="00E7759E">
          <w:rPr>
            <w:noProof/>
            <w:webHidden/>
          </w:rPr>
          <w:fldChar w:fldCharType="separate"/>
        </w:r>
        <w:r w:rsidR="00E7759E">
          <w:rPr>
            <w:noProof/>
            <w:webHidden/>
          </w:rPr>
          <w:t>45</w:t>
        </w:r>
        <w:r w:rsidR="00E7759E">
          <w:rPr>
            <w:noProof/>
            <w:webHidden/>
          </w:rPr>
          <w:fldChar w:fldCharType="end"/>
        </w:r>
      </w:hyperlink>
    </w:p>
    <w:p w14:paraId="12572F43" w14:textId="77777777" w:rsidR="00E7759E" w:rsidRDefault="004951B5">
      <w:pPr>
        <w:pStyle w:val="TOC2"/>
        <w:rPr>
          <w:rFonts w:asciiTheme="minorHAnsi" w:eastAsiaTheme="minorEastAsia" w:hAnsiTheme="minorHAnsi" w:cstheme="minorBidi"/>
          <w:noProof/>
          <w:sz w:val="22"/>
          <w:szCs w:val="22"/>
        </w:rPr>
      </w:pPr>
      <w:hyperlink w:anchor="_Toc495651940" w:history="1">
        <w:r w:rsidR="00E7759E" w:rsidRPr="009F5073">
          <w:rPr>
            <w:rStyle w:val="Hyperlink"/>
            <w:noProof/>
          </w:rPr>
          <w:t>6.3</w:t>
        </w:r>
        <w:r w:rsidR="00E7759E">
          <w:rPr>
            <w:rFonts w:asciiTheme="minorHAnsi" w:eastAsiaTheme="minorEastAsia" w:hAnsiTheme="minorHAnsi" w:cstheme="minorBidi"/>
            <w:noProof/>
            <w:sz w:val="22"/>
            <w:szCs w:val="22"/>
          </w:rPr>
          <w:tab/>
        </w:r>
        <w:r w:rsidR="00E7759E" w:rsidRPr="009F5073">
          <w:rPr>
            <w:rStyle w:val="Hyperlink"/>
            <w:noProof/>
          </w:rPr>
          <w:t>GetObject</w:t>
        </w:r>
        <w:r w:rsidR="00E7759E">
          <w:rPr>
            <w:noProof/>
            <w:webHidden/>
          </w:rPr>
          <w:tab/>
        </w:r>
        <w:r w:rsidR="00E7759E">
          <w:rPr>
            <w:noProof/>
            <w:webHidden/>
          </w:rPr>
          <w:fldChar w:fldCharType="begin"/>
        </w:r>
        <w:r w:rsidR="00E7759E">
          <w:rPr>
            <w:noProof/>
            <w:webHidden/>
          </w:rPr>
          <w:instrText xml:space="preserve"> PAGEREF _Toc495651940 \h </w:instrText>
        </w:r>
        <w:r w:rsidR="00E7759E">
          <w:rPr>
            <w:noProof/>
            <w:webHidden/>
          </w:rPr>
        </w:r>
        <w:r w:rsidR="00E7759E">
          <w:rPr>
            <w:noProof/>
            <w:webHidden/>
          </w:rPr>
          <w:fldChar w:fldCharType="separate"/>
        </w:r>
        <w:r w:rsidR="00E7759E">
          <w:rPr>
            <w:noProof/>
            <w:webHidden/>
          </w:rPr>
          <w:t>46</w:t>
        </w:r>
        <w:r w:rsidR="00E7759E">
          <w:rPr>
            <w:noProof/>
            <w:webHidden/>
          </w:rPr>
          <w:fldChar w:fldCharType="end"/>
        </w:r>
      </w:hyperlink>
    </w:p>
    <w:p w14:paraId="35BCDA55" w14:textId="77777777" w:rsidR="00E7759E" w:rsidRDefault="004951B5">
      <w:pPr>
        <w:pStyle w:val="TOC3"/>
        <w:rPr>
          <w:rFonts w:asciiTheme="minorHAnsi" w:eastAsiaTheme="minorEastAsia" w:hAnsiTheme="minorHAnsi" w:cstheme="minorBidi"/>
          <w:sz w:val="22"/>
          <w:szCs w:val="22"/>
        </w:rPr>
      </w:pPr>
      <w:hyperlink w:anchor="_Toc495651941" w:history="1">
        <w:r w:rsidR="00E7759E" w:rsidRPr="009F5073">
          <w:rPr>
            <w:rStyle w:val="Hyperlink"/>
          </w:rPr>
          <w:t>6.3.1</w:t>
        </w:r>
        <w:r w:rsidR="00E7759E">
          <w:rPr>
            <w:rFonts w:asciiTheme="minorHAnsi" w:eastAsiaTheme="minorEastAsia" w:hAnsiTheme="minorHAnsi" w:cstheme="minorBidi"/>
            <w:sz w:val="22"/>
            <w:szCs w:val="22"/>
          </w:rPr>
          <w:tab/>
        </w:r>
        <w:r w:rsidR="00E7759E" w:rsidRPr="009F5073">
          <w:rPr>
            <w:rStyle w:val="Hyperlink"/>
          </w:rPr>
          <w:t>Getting a Historical Log</w:t>
        </w:r>
        <w:r w:rsidR="00E7759E">
          <w:rPr>
            <w:webHidden/>
          </w:rPr>
          <w:tab/>
        </w:r>
        <w:r w:rsidR="00E7759E">
          <w:rPr>
            <w:webHidden/>
          </w:rPr>
          <w:fldChar w:fldCharType="begin"/>
        </w:r>
        <w:r w:rsidR="00E7759E">
          <w:rPr>
            <w:webHidden/>
          </w:rPr>
          <w:instrText xml:space="preserve"> PAGEREF _Toc495651941 \h </w:instrText>
        </w:r>
        <w:r w:rsidR="00E7759E">
          <w:rPr>
            <w:webHidden/>
          </w:rPr>
        </w:r>
        <w:r w:rsidR="00E7759E">
          <w:rPr>
            <w:webHidden/>
          </w:rPr>
          <w:fldChar w:fldCharType="separate"/>
        </w:r>
        <w:r w:rsidR="00E7759E">
          <w:rPr>
            <w:webHidden/>
          </w:rPr>
          <w:t>47</w:t>
        </w:r>
        <w:r w:rsidR="00E7759E">
          <w:rPr>
            <w:webHidden/>
          </w:rPr>
          <w:fldChar w:fldCharType="end"/>
        </w:r>
      </w:hyperlink>
    </w:p>
    <w:p w14:paraId="2910C32D" w14:textId="77777777" w:rsidR="00E7759E" w:rsidRDefault="004951B5">
      <w:pPr>
        <w:pStyle w:val="TOC2"/>
        <w:rPr>
          <w:rFonts w:asciiTheme="minorHAnsi" w:eastAsiaTheme="minorEastAsia" w:hAnsiTheme="minorHAnsi" w:cstheme="minorBidi"/>
          <w:noProof/>
          <w:sz w:val="22"/>
          <w:szCs w:val="22"/>
        </w:rPr>
      </w:pPr>
      <w:hyperlink w:anchor="_Toc495651942" w:history="1">
        <w:r w:rsidR="00E7759E" w:rsidRPr="009F5073">
          <w:rPr>
            <w:rStyle w:val="Hyperlink"/>
            <w:noProof/>
          </w:rPr>
          <w:t>6.4</w:t>
        </w:r>
        <w:r w:rsidR="00E7759E">
          <w:rPr>
            <w:rFonts w:asciiTheme="minorHAnsi" w:eastAsiaTheme="minorEastAsia" w:hAnsiTheme="minorHAnsi" w:cstheme="minorBidi"/>
            <w:noProof/>
            <w:sz w:val="22"/>
            <w:szCs w:val="22"/>
          </w:rPr>
          <w:tab/>
        </w:r>
        <w:r w:rsidR="00E7759E" w:rsidRPr="009F5073">
          <w:rPr>
            <w:rStyle w:val="Hyperlink"/>
            <w:noProof/>
          </w:rPr>
          <w:t>DeleteObject</w:t>
        </w:r>
        <w:r w:rsidR="00E7759E">
          <w:rPr>
            <w:noProof/>
            <w:webHidden/>
          </w:rPr>
          <w:tab/>
        </w:r>
        <w:r w:rsidR="00E7759E">
          <w:rPr>
            <w:noProof/>
            <w:webHidden/>
          </w:rPr>
          <w:fldChar w:fldCharType="begin"/>
        </w:r>
        <w:r w:rsidR="00E7759E">
          <w:rPr>
            <w:noProof/>
            <w:webHidden/>
          </w:rPr>
          <w:instrText xml:space="preserve"> PAGEREF _Toc495651942 \h </w:instrText>
        </w:r>
        <w:r w:rsidR="00E7759E">
          <w:rPr>
            <w:noProof/>
            <w:webHidden/>
          </w:rPr>
        </w:r>
        <w:r w:rsidR="00E7759E">
          <w:rPr>
            <w:noProof/>
            <w:webHidden/>
          </w:rPr>
          <w:fldChar w:fldCharType="separate"/>
        </w:r>
        <w:r w:rsidR="00E7759E">
          <w:rPr>
            <w:noProof/>
            <w:webHidden/>
          </w:rPr>
          <w:t>48</w:t>
        </w:r>
        <w:r w:rsidR="00E7759E">
          <w:rPr>
            <w:noProof/>
            <w:webHidden/>
          </w:rPr>
          <w:fldChar w:fldCharType="end"/>
        </w:r>
      </w:hyperlink>
    </w:p>
    <w:p w14:paraId="031C5617" w14:textId="77777777" w:rsidR="00E7759E" w:rsidRDefault="004951B5">
      <w:pPr>
        <w:pStyle w:val="TOC1"/>
        <w:rPr>
          <w:rFonts w:asciiTheme="minorHAnsi" w:eastAsiaTheme="minorEastAsia" w:hAnsiTheme="minorHAnsi" w:cstheme="minorBidi"/>
          <w:b w:val="0"/>
          <w:noProof/>
          <w:color w:val="auto"/>
          <w:szCs w:val="22"/>
        </w:rPr>
      </w:pPr>
      <w:hyperlink w:anchor="_Toc495651943" w:history="1">
        <w:r w:rsidR="00E7759E" w:rsidRPr="009F5073">
          <w:rPr>
            <w:rStyle w:val="Hyperlink"/>
            <w:noProof/>
          </w:rPr>
          <w:t>7</w:t>
        </w:r>
        <w:r w:rsidR="00E7759E">
          <w:rPr>
            <w:rFonts w:asciiTheme="minorHAnsi" w:eastAsiaTheme="minorEastAsia" w:hAnsiTheme="minorHAnsi" w:cstheme="minorBidi"/>
            <w:b w:val="0"/>
            <w:noProof/>
            <w:color w:val="auto"/>
            <w:szCs w:val="22"/>
          </w:rPr>
          <w:tab/>
        </w:r>
        <w:r w:rsidR="00E7759E" w:rsidRPr="009F5073">
          <w:rPr>
            <w:rStyle w:val="Hyperlink"/>
            <w:noProof/>
          </w:rPr>
          <w:t>Subscribing to Change Notices (Protocol 5: StoreNotification)</w:t>
        </w:r>
        <w:r w:rsidR="00E7759E">
          <w:rPr>
            <w:noProof/>
            <w:webHidden/>
          </w:rPr>
          <w:tab/>
        </w:r>
        <w:r w:rsidR="00E7759E">
          <w:rPr>
            <w:noProof/>
            <w:webHidden/>
          </w:rPr>
          <w:fldChar w:fldCharType="begin"/>
        </w:r>
        <w:r w:rsidR="00E7759E">
          <w:rPr>
            <w:noProof/>
            <w:webHidden/>
          </w:rPr>
          <w:instrText xml:space="preserve"> PAGEREF _Toc495651943 \h </w:instrText>
        </w:r>
        <w:r w:rsidR="00E7759E">
          <w:rPr>
            <w:noProof/>
            <w:webHidden/>
          </w:rPr>
        </w:r>
        <w:r w:rsidR="00E7759E">
          <w:rPr>
            <w:noProof/>
            <w:webHidden/>
          </w:rPr>
          <w:fldChar w:fldCharType="separate"/>
        </w:r>
        <w:r w:rsidR="00E7759E">
          <w:rPr>
            <w:noProof/>
            <w:webHidden/>
          </w:rPr>
          <w:t>49</w:t>
        </w:r>
        <w:r w:rsidR="00E7759E">
          <w:rPr>
            <w:noProof/>
            <w:webHidden/>
          </w:rPr>
          <w:fldChar w:fldCharType="end"/>
        </w:r>
      </w:hyperlink>
    </w:p>
    <w:p w14:paraId="711F616E" w14:textId="77777777" w:rsidR="00E7759E" w:rsidRDefault="004951B5">
      <w:pPr>
        <w:pStyle w:val="TOC2"/>
        <w:rPr>
          <w:rFonts w:asciiTheme="minorHAnsi" w:eastAsiaTheme="minorEastAsia" w:hAnsiTheme="minorHAnsi" w:cstheme="minorBidi"/>
          <w:noProof/>
          <w:sz w:val="22"/>
          <w:szCs w:val="22"/>
        </w:rPr>
      </w:pPr>
      <w:hyperlink w:anchor="_Toc495651944" w:history="1">
        <w:r w:rsidR="00E7759E" w:rsidRPr="009F5073">
          <w:rPr>
            <w:rStyle w:val="Hyperlink"/>
            <w:noProof/>
          </w:rPr>
          <w:t>7.1</w:t>
        </w:r>
        <w:r w:rsidR="00E7759E">
          <w:rPr>
            <w:rFonts w:asciiTheme="minorHAnsi" w:eastAsiaTheme="minorEastAsia" w:hAnsiTheme="minorHAnsi" w:cstheme="minorBidi"/>
            <w:noProof/>
            <w:sz w:val="22"/>
            <w:szCs w:val="22"/>
          </w:rPr>
          <w:tab/>
        </w:r>
        <w:r w:rsidR="00E7759E" w:rsidRPr="009F5073">
          <w:rPr>
            <w:rStyle w:val="Hyperlink"/>
            <w:noProof/>
          </w:rPr>
          <w:t>RequestNotification</w:t>
        </w:r>
        <w:r w:rsidR="00E7759E">
          <w:rPr>
            <w:noProof/>
            <w:webHidden/>
          </w:rPr>
          <w:tab/>
        </w:r>
        <w:r w:rsidR="00E7759E">
          <w:rPr>
            <w:noProof/>
            <w:webHidden/>
          </w:rPr>
          <w:fldChar w:fldCharType="begin"/>
        </w:r>
        <w:r w:rsidR="00E7759E">
          <w:rPr>
            <w:noProof/>
            <w:webHidden/>
          </w:rPr>
          <w:instrText xml:space="preserve"> PAGEREF _Toc495651944 \h </w:instrText>
        </w:r>
        <w:r w:rsidR="00E7759E">
          <w:rPr>
            <w:noProof/>
            <w:webHidden/>
          </w:rPr>
        </w:r>
        <w:r w:rsidR="00E7759E">
          <w:rPr>
            <w:noProof/>
            <w:webHidden/>
          </w:rPr>
          <w:fldChar w:fldCharType="separate"/>
        </w:r>
        <w:r w:rsidR="00E7759E">
          <w:rPr>
            <w:noProof/>
            <w:webHidden/>
          </w:rPr>
          <w:t>49</w:t>
        </w:r>
        <w:r w:rsidR="00E7759E">
          <w:rPr>
            <w:noProof/>
            <w:webHidden/>
          </w:rPr>
          <w:fldChar w:fldCharType="end"/>
        </w:r>
      </w:hyperlink>
    </w:p>
    <w:p w14:paraId="5BE9B831" w14:textId="77777777" w:rsidR="00E7759E" w:rsidRDefault="004951B5">
      <w:pPr>
        <w:pStyle w:val="TOC2"/>
        <w:rPr>
          <w:rFonts w:asciiTheme="minorHAnsi" w:eastAsiaTheme="minorEastAsia" w:hAnsiTheme="minorHAnsi" w:cstheme="minorBidi"/>
          <w:noProof/>
          <w:sz w:val="22"/>
          <w:szCs w:val="22"/>
        </w:rPr>
      </w:pPr>
      <w:hyperlink w:anchor="_Toc495651945" w:history="1">
        <w:r w:rsidR="00E7759E" w:rsidRPr="009F5073">
          <w:rPr>
            <w:rStyle w:val="Hyperlink"/>
            <w:noProof/>
          </w:rPr>
          <w:t>7.2</w:t>
        </w:r>
        <w:r w:rsidR="00E7759E">
          <w:rPr>
            <w:rFonts w:asciiTheme="minorHAnsi" w:eastAsiaTheme="minorEastAsia" w:hAnsiTheme="minorHAnsi" w:cstheme="minorBidi"/>
            <w:noProof/>
            <w:sz w:val="22"/>
            <w:szCs w:val="22"/>
          </w:rPr>
          <w:tab/>
        </w:r>
        <w:r w:rsidR="00E7759E" w:rsidRPr="009F5073">
          <w:rPr>
            <w:rStyle w:val="Hyperlink"/>
            <w:noProof/>
          </w:rPr>
          <w:t>CancelNotification</w:t>
        </w:r>
        <w:r w:rsidR="00E7759E">
          <w:rPr>
            <w:noProof/>
            <w:webHidden/>
          </w:rPr>
          <w:tab/>
        </w:r>
        <w:r w:rsidR="00E7759E">
          <w:rPr>
            <w:noProof/>
            <w:webHidden/>
          </w:rPr>
          <w:fldChar w:fldCharType="begin"/>
        </w:r>
        <w:r w:rsidR="00E7759E">
          <w:rPr>
            <w:noProof/>
            <w:webHidden/>
          </w:rPr>
          <w:instrText xml:space="preserve"> PAGEREF _Toc495651945 \h </w:instrText>
        </w:r>
        <w:r w:rsidR="00E7759E">
          <w:rPr>
            <w:noProof/>
            <w:webHidden/>
          </w:rPr>
        </w:r>
        <w:r w:rsidR="00E7759E">
          <w:rPr>
            <w:noProof/>
            <w:webHidden/>
          </w:rPr>
          <w:fldChar w:fldCharType="separate"/>
        </w:r>
        <w:r w:rsidR="00E7759E">
          <w:rPr>
            <w:noProof/>
            <w:webHidden/>
          </w:rPr>
          <w:t>51</w:t>
        </w:r>
        <w:r w:rsidR="00E7759E">
          <w:rPr>
            <w:noProof/>
            <w:webHidden/>
          </w:rPr>
          <w:fldChar w:fldCharType="end"/>
        </w:r>
      </w:hyperlink>
    </w:p>
    <w:p w14:paraId="304C0AB1" w14:textId="77777777" w:rsidR="00E7759E" w:rsidRDefault="004951B5">
      <w:pPr>
        <w:pStyle w:val="TOC1"/>
        <w:rPr>
          <w:rFonts w:asciiTheme="minorHAnsi" w:eastAsiaTheme="minorEastAsia" w:hAnsiTheme="minorHAnsi" w:cstheme="minorBidi"/>
          <w:b w:val="0"/>
          <w:noProof/>
          <w:color w:val="auto"/>
          <w:szCs w:val="22"/>
        </w:rPr>
      </w:pPr>
      <w:hyperlink w:anchor="_Toc495651946" w:history="1">
        <w:r w:rsidR="00E7759E" w:rsidRPr="009F5073">
          <w:rPr>
            <w:rStyle w:val="Hyperlink"/>
            <w:noProof/>
          </w:rPr>
          <w:t>8</w:t>
        </w:r>
        <w:r w:rsidR="00E7759E">
          <w:rPr>
            <w:rFonts w:asciiTheme="minorHAnsi" w:eastAsiaTheme="minorEastAsia" w:hAnsiTheme="minorHAnsi" w:cstheme="minorBidi"/>
            <w:b w:val="0"/>
            <w:noProof/>
            <w:color w:val="auto"/>
            <w:szCs w:val="22"/>
          </w:rPr>
          <w:tab/>
        </w:r>
        <w:r w:rsidR="00E7759E" w:rsidRPr="009F5073">
          <w:rPr>
            <w:rStyle w:val="Hyperlink"/>
            <w:noProof/>
          </w:rPr>
          <w:t>Managing the Growing Part of an Object (Protocol 6: GrowingObject)</w:t>
        </w:r>
        <w:r w:rsidR="00E7759E">
          <w:rPr>
            <w:noProof/>
            <w:webHidden/>
          </w:rPr>
          <w:tab/>
        </w:r>
        <w:r w:rsidR="00E7759E">
          <w:rPr>
            <w:noProof/>
            <w:webHidden/>
          </w:rPr>
          <w:fldChar w:fldCharType="begin"/>
        </w:r>
        <w:r w:rsidR="00E7759E">
          <w:rPr>
            <w:noProof/>
            <w:webHidden/>
          </w:rPr>
          <w:instrText xml:space="preserve"> PAGEREF _Toc495651946 \h </w:instrText>
        </w:r>
        <w:r w:rsidR="00E7759E">
          <w:rPr>
            <w:noProof/>
            <w:webHidden/>
          </w:rPr>
        </w:r>
        <w:r w:rsidR="00E7759E">
          <w:rPr>
            <w:noProof/>
            <w:webHidden/>
          </w:rPr>
          <w:fldChar w:fldCharType="separate"/>
        </w:r>
        <w:r w:rsidR="00E7759E">
          <w:rPr>
            <w:noProof/>
            <w:webHidden/>
          </w:rPr>
          <w:t>52</w:t>
        </w:r>
        <w:r w:rsidR="00E7759E">
          <w:rPr>
            <w:noProof/>
            <w:webHidden/>
          </w:rPr>
          <w:fldChar w:fldCharType="end"/>
        </w:r>
      </w:hyperlink>
    </w:p>
    <w:p w14:paraId="7042E870" w14:textId="77777777" w:rsidR="00E7759E" w:rsidRDefault="004951B5">
      <w:pPr>
        <w:pStyle w:val="TOC2"/>
        <w:rPr>
          <w:rFonts w:asciiTheme="minorHAnsi" w:eastAsiaTheme="minorEastAsia" w:hAnsiTheme="minorHAnsi" w:cstheme="minorBidi"/>
          <w:noProof/>
          <w:sz w:val="22"/>
          <w:szCs w:val="22"/>
        </w:rPr>
      </w:pPr>
      <w:hyperlink w:anchor="_Toc495651947" w:history="1">
        <w:r w:rsidR="00E7759E" w:rsidRPr="009F5073">
          <w:rPr>
            <w:rStyle w:val="Hyperlink"/>
            <w:noProof/>
          </w:rPr>
          <w:t>8.1</w:t>
        </w:r>
        <w:r w:rsidR="00E7759E">
          <w:rPr>
            <w:rFonts w:asciiTheme="minorHAnsi" w:eastAsiaTheme="minorEastAsia" w:hAnsiTheme="minorHAnsi" w:cstheme="minorBidi"/>
            <w:noProof/>
            <w:sz w:val="22"/>
            <w:szCs w:val="22"/>
          </w:rPr>
          <w:tab/>
        </w:r>
        <w:r w:rsidR="00E7759E" w:rsidRPr="009F5073">
          <w:rPr>
            <w:rStyle w:val="Hyperlink"/>
            <w:noProof/>
          </w:rPr>
          <w:t>GrowingObjectPut</w:t>
        </w:r>
        <w:r w:rsidR="00E7759E">
          <w:rPr>
            <w:noProof/>
            <w:webHidden/>
          </w:rPr>
          <w:tab/>
        </w:r>
        <w:r w:rsidR="00E7759E">
          <w:rPr>
            <w:noProof/>
            <w:webHidden/>
          </w:rPr>
          <w:fldChar w:fldCharType="begin"/>
        </w:r>
        <w:r w:rsidR="00E7759E">
          <w:rPr>
            <w:noProof/>
            <w:webHidden/>
          </w:rPr>
          <w:instrText xml:space="preserve"> PAGEREF _Toc495651947 \h </w:instrText>
        </w:r>
        <w:r w:rsidR="00E7759E">
          <w:rPr>
            <w:noProof/>
            <w:webHidden/>
          </w:rPr>
        </w:r>
        <w:r w:rsidR="00E7759E">
          <w:rPr>
            <w:noProof/>
            <w:webHidden/>
          </w:rPr>
          <w:fldChar w:fldCharType="separate"/>
        </w:r>
        <w:r w:rsidR="00E7759E">
          <w:rPr>
            <w:noProof/>
            <w:webHidden/>
          </w:rPr>
          <w:t>52</w:t>
        </w:r>
        <w:r w:rsidR="00E7759E">
          <w:rPr>
            <w:noProof/>
            <w:webHidden/>
          </w:rPr>
          <w:fldChar w:fldCharType="end"/>
        </w:r>
      </w:hyperlink>
    </w:p>
    <w:p w14:paraId="51DBFD1C" w14:textId="77777777" w:rsidR="00E7759E" w:rsidRDefault="004951B5">
      <w:pPr>
        <w:pStyle w:val="TOC2"/>
        <w:rPr>
          <w:rFonts w:asciiTheme="minorHAnsi" w:eastAsiaTheme="minorEastAsia" w:hAnsiTheme="minorHAnsi" w:cstheme="minorBidi"/>
          <w:noProof/>
          <w:sz w:val="22"/>
          <w:szCs w:val="22"/>
        </w:rPr>
      </w:pPr>
      <w:hyperlink w:anchor="_Toc495651948" w:history="1">
        <w:r w:rsidR="00E7759E" w:rsidRPr="009F5073">
          <w:rPr>
            <w:rStyle w:val="Hyperlink"/>
            <w:noProof/>
          </w:rPr>
          <w:t>8.2</w:t>
        </w:r>
        <w:r w:rsidR="00E7759E">
          <w:rPr>
            <w:rFonts w:asciiTheme="minorHAnsi" w:eastAsiaTheme="minorEastAsia" w:hAnsiTheme="minorHAnsi" w:cstheme="minorBidi"/>
            <w:noProof/>
            <w:sz w:val="22"/>
            <w:szCs w:val="22"/>
          </w:rPr>
          <w:tab/>
        </w:r>
        <w:r w:rsidR="00E7759E" w:rsidRPr="009F5073">
          <w:rPr>
            <w:rStyle w:val="Hyperlink"/>
            <w:noProof/>
          </w:rPr>
          <w:t>GrowingObjectGet</w:t>
        </w:r>
        <w:r w:rsidR="00E7759E">
          <w:rPr>
            <w:noProof/>
            <w:webHidden/>
          </w:rPr>
          <w:tab/>
        </w:r>
        <w:r w:rsidR="00E7759E">
          <w:rPr>
            <w:noProof/>
            <w:webHidden/>
          </w:rPr>
          <w:fldChar w:fldCharType="begin"/>
        </w:r>
        <w:r w:rsidR="00E7759E">
          <w:rPr>
            <w:noProof/>
            <w:webHidden/>
          </w:rPr>
          <w:instrText xml:space="preserve"> PAGEREF _Toc495651948 \h </w:instrText>
        </w:r>
        <w:r w:rsidR="00E7759E">
          <w:rPr>
            <w:noProof/>
            <w:webHidden/>
          </w:rPr>
        </w:r>
        <w:r w:rsidR="00E7759E">
          <w:rPr>
            <w:noProof/>
            <w:webHidden/>
          </w:rPr>
          <w:fldChar w:fldCharType="separate"/>
        </w:r>
        <w:r w:rsidR="00E7759E">
          <w:rPr>
            <w:noProof/>
            <w:webHidden/>
          </w:rPr>
          <w:t>53</w:t>
        </w:r>
        <w:r w:rsidR="00E7759E">
          <w:rPr>
            <w:noProof/>
            <w:webHidden/>
          </w:rPr>
          <w:fldChar w:fldCharType="end"/>
        </w:r>
      </w:hyperlink>
    </w:p>
    <w:p w14:paraId="7F89EEB7" w14:textId="77777777" w:rsidR="00E7759E" w:rsidRDefault="004951B5">
      <w:pPr>
        <w:pStyle w:val="TOC2"/>
        <w:rPr>
          <w:rFonts w:asciiTheme="minorHAnsi" w:eastAsiaTheme="minorEastAsia" w:hAnsiTheme="minorHAnsi" w:cstheme="minorBidi"/>
          <w:noProof/>
          <w:sz w:val="22"/>
          <w:szCs w:val="22"/>
        </w:rPr>
      </w:pPr>
      <w:hyperlink w:anchor="_Toc495651949" w:history="1">
        <w:r w:rsidR="00E7759E" w:rsidRPr="009F5073">
          <w:rPr>
            <w:rStyle w:val="Hyperlink"/>
            <w:noProof/>
          </w:rPr>
          <w:t>8.3</w:t>
        </w:r>
        <w:r w:rsidR="00E7759E">
          <w:rPr>
            <w:rFonts w:asciiTheme="minorHAnsi" w:eastAsiaTheme="minorEastAsia" w:hAnsiTheme="minorHAnsi" w:cstheme="minorBidi"/>
            <w:noProof/>
            <w:sz w:val="22"/>
            <w:szCs w:val="22"/>
          </w:rPr>
          <w:tab/>
        </w:r>
        <w:r w:rsidR="00E7759E" w:rsidRPr="009F5073">
          <w:rPr>
            <w:rStyle w:val="Hyperlink"/>
            <w:noProof/>
          </w:rPr>
          <w:t>GrowingObjectGetRange</w:t>
        </w:r>
        <w:r w:rsidR="00E7759E">
          <w:rPr>
            <w:noProof/>
            <w:webHidden/>
          </w:rPr>
          <w:tab/>
        </w:r>
        <w:r w:rsidR="00E7759E">
          <w:rPr>
            <w:noProof/>
            <w:webHidden/>
          </w:rPr>
          <w:fldChar w:fldCharType="begin"/>
        </w:r>
        <w:r w:rsidR="00E7759E">
          <w:rPr>
            <w:noProof/>
            <w:webHidden/>
          </w:rPr>
          <w:instrText xml:space="preserve"> PAGEREF _Toc495651949 \h </w:instrText>
        </w:r>
        <w:r w:rsidR="00E7759E">
          <w:rPr>
            <w:noProof/>
            <w:webHidden/>
          </w:rPr>
        </w:r>
        <w:r w:rsidR="00E7759E">
          <w:rPr>
            <w:noProof/>
            <w:webHidden/>
          </w:rPr>
          <w:fldChar w:fldCharType="separate"/>
        </w:r>
        <w:r w:rsidR="00E7759E">
          <w:rPr>
            <w:noProof/>
            <w:webHidden/>
          </w:rPr>
          <w:t>54</w:t>
        </w:r>
        <w:r w:rsidR="00E7759E">
          <w:rPr>
            <w:noProof/>
            <w:webHidden/>
          </w:rPr>
          <w:fldChar w:fldCharType="end"/>
        </w:r>
      </w:hyperlink>
    </w:p>
    <w:p w14:paraId="6997D09F" w14:textId="77777777" w:rsidR="00E7759E" w:rsidRDefault="004951B5">
      <w:pPr>
        <w:pStyle w:val="TOC2"/>
        <w:rPr>
          <w:rFonts w:asciiTheme="minorHAnsi" w:eastAsiaTheme="minorEastAsia" w:hAnsiTheme="minorHAnsi" w:cstheme="minorBidi"/>
          <w:noProof/>
          <w:sz w:val="22"/>
          <w:szCs w:val="22"/>
        </w:rPr>
      </w:pPr>
      <w:hyperlink w:anchor="_Toc495651950" w:history="1">
        <w:r w:rsidR="00E7759E" w:rsidRPr="009F5073">
          <w:rPr>
            <w:rStyle w:val="Hyperlink"/>
            <w:noProof/>
          </w:rPr>
          <w:t>8.4</w:t>
        </w:r>
        <w:r w:rsidR="00E7759E">
          <w:rPr>
            <w:rFonts w:asciiTheme="minorHAnsi" w:eastAsiaTheme="minorEastAsia" w:hAnsiTheme="minorHAnsi" w:cstheme="minorBidi"/>
            <w:noProof/>
            <w:sz w:val="22"/>
            <w:szCs w:val="22"/>
          </w:rPr>
          <w:tab/>
        </w:r>
        <w:r w:rsidR="00E7759E" w:rsidRPr="009F5073">
          <w:rPr>
            <w:rStyle w:val="Hyperlink"/>
            <w:noProof/>
          </w:rPr>
          <w:t>GrowingObjectDelete</w:t>
        </w:r>
        <w:r w:rsidR="00E7759E">
          <w:rPr>
            <w:noProof/>
            <w:webHidden/>
          </w:rPr>
          <w:tab/>
        </w:r>
        <w:r w:rsidR="00E7759E">
          <w:rPr>
            <w:noProof/>
            <w:webHidden/>
          </w:rPr>
          <w:fldChar w:fldCharType="begin"/>
        </w:r>
        <w:r w:rsidR="00E7759E">
          <w:rPr>
            <w:noProof/>
            <w:webHidden/>
          </w:rPr>
          <w:instrText xml:space="preserve"> PAGEREF _Toc495651950 \h </w:instrText>
        </w:r>
        <w:r w:rsidR="00E7759E">
          <w:rPr>
            <w:noProof/>
            <w:webHidden/>
          </w:rPr>
        </w:r>
        <w:r w:rsidR="00E7759E">
          <w:rPr>
            <w:noProof/>
            <w:webHidden/>
          </w:rPr>
          <w:fldChar w:fldCharType="separate"/>
        </w:r>
        <w:r w:rsidR="00E7759E">
          <w:rPr>
            <w:noProof/>
            <w:webHidden/>
          </w:rPr>
          <w:t>55</w:t>
        </w:r>
        <w:r w:rsidR="00E7759E">
          <w:rPr>
            <w:noProof/>
            <w:webHidden/>
          </w:rPr>
          <w:fldChar w:fldCharType="end"/>
        </w:r>
      </w:hyperlink>
    </w:p>
    <w:p w14:paraId="002B6491" w14:textId="77777777" w:rsidR="00E7759E" w:rsidRDefault="004951B5">
      <w:pPr>
        <w:pStyle w:val="TOC2"/>
        <w:rPr>
          <w:rFonts w:asciiTheme="minorHAnsi" w:eastAsiaTheme="minorEastAsia" w:hAnsiTheme="minorHAnsi" w:cstheme="minorBidi"/>
          <w:noProof/>
          <w:sz w:val="22"/>
          <w:szCs w:val="22"/>
        </w:rPr>
      </w:pPr>
      <w:hyperlink w:anchor="_Toc495651951" w:history="1">
        <w:r w:rsidR="00E7759E" w:rsidRPr="009F5073">
          <w:rPr>
            <w:rStyle w:val="Hyperlink"/>
            <w:noProof/>
          </w:rPr>
          <w:t>8.5</w:t>
        </w:r>
        <w:r w:rsidR="00E7759E">
          <w:rPr>
            <w:rFonts w:asciiTheme="minorHAnsi" w:eastAsiaTheme="minorEastAsia" w:hAnsiTheme="minorHAnsi" w:cstheme="minorBidi"/>
            <w:noProof/>
            <w:sz w:val="22"/>
            <w:szCs w:val="22"/>
          </w:rPr>
          <w:tab/>
        </w:r>
        <w:r w:rsidR="00E7759E" w:rsidRPr="009F5073">
          <w:rPr>
            <w:rStyle w:val="Hyperlink"/>
            <w:noProof/>
          </w:rPr>
          <w:t>GrowingObjectDeleteRange</w:t>
        </w:r>
        <w:r w:rsidR="00E7759E">
          <w:rPr>
            <w:noProof/>
            <w:webHidden/>
          </w:rPr>
          <w:tab/>
        </w:r>
        <w:r w:rsidR="00E7759E">
          <w:rPr>
            <w:noProof/>
            <w:webHidden/>
          </w:rPr>
          <w:fldChar w:fldCharType="begin"/>
        </w:r>
        <w:r w:rsidR="00E7759E">
          <w:rPr>
            <w:noProof/>
            <w:webHidden/>
          </w:rPr>
          <w:instrText xml:space="preserve"> PAGEREF _Toc495651951 \h </w:instrText>
        </w:r>
        <w:r w:rsidR="00E7759E">
          <w:rPr>
            <w:noProof/>
            <w:webHidden/>
          </w:rPr>
        </w:r>
        <w:r w:rsidR="00E7759E">
          <w:rPr>
            <w:noProof/>
            <w:webHidden/>
          </w:rPr>
          <w:fldChar w:fldCharType="separate"/>
        </w:r>
        <w:r w:rsidR="00E7759E">
          <w:rPr>
            <w:noProof/>
            <w:webHidden/>
          </w:rPr>
          <w:t>55</w:t>
        </w:r>
        <w:r w:rsidR="00E7759E">
          <w:rPr>
            <w:noProof/>
            <w:webHidden/>
          </w:rPr>
          <w:fldChar w:fldCharType="end"/>
        </w:r>
      </w:hyperlink>
    </w:p>
    <w:p w14:paraId="1BBDCB5F" w14:textId="77777777" w:rsidR="00E7759E" w:rsidRDefault="004951B5">
      <w:pPr>
        <w:pStyle w:val="TOC1"/>
        <w:rPr>
          <w:rFonts w:asciiTheme="minorHAnsi" w:eastAsiaTheme="minorEastAsia" w:hAnsiTheme="minorHAnsi" w:cstheme="minorBidi"/>
          <w:b w:val="0"/>
          <w:noProof/>
          <w:color w:val="auto"/>
          <w:szCs w:val="22"/>
        </w:rPr>
      </w:pPr>
      <w:hyperlink w:anchor="_Toc495651952" w:history="1">
        <w:r w:rsidR="00E7759E" w:rsidRPr="009F5073">
          <w:rPr>
            <w:rStyle w:val="Hyperlink"/>
            <w:noProof/>
          </w:rPr>
          <w:t>9</w:t>
        </w:r>
        <w:r w:rsidR="00E7759E">
          <w:rPr>
            <w:rFonts w:asciiTheme="minorHAnsi" w:eastAsiaTheme="minorEastAsia" w:hAnsiTheme="minorHAnsi" w:cstheme="minorBidi"/>
            <w:b w:val="0"/>
            <w:noProof/>
            <w:color w:val="auto"/>
            <w:szCs w:val="22"/>
          </w:rPr>
          <w:tab/>
        </w:r>
        <w:r w:rsidR="00E7759E" w:rsidRPr="009F5073">
          <w:rPr>
            <w:rStyle w:val="Hyperlink"/>
            <w:noProof/>
          </w:rPr>
          <w:t>Receiver-Immutable Fields</w:t>
        </w:r>
        <w:r w:rsidR="00E7759E">
          <w:rPr>
            <w:noProof/>
            <w:webHidden/>
          </w:rPr>
          <w:tab/>
        </w:r>
        <w:r w:rsidR="00E7759E">
          <w:rPr>
            <w:noProof/>
            <w:webHidden/>
          </w:rPr>
          <w:fldChar w:fldCharType="begin"/>
        </w:r>
        <w:r w:rsidR="00E7759E">
          <w:rPr>
            <w:noProof/>
            <w:webHidden/>
          </w:rPr>
          <w:instrText xml:space="preserve"> PAGEREF _Toc495651952 \h </w:instrText>
        </w:r>
        <w:r w:rsidR="00E7759E">
          <w:rPr>
            <w:noProof/>
            <w:webHidden/>
          </w:rPr>
        </w:r>
        <w:r w:rsidR="00E7759E">
          <w:rPr>
            <w:noProof/>
            <w:webHidden/>
          </w:rPr>
          <w:fldChar w:fldCharType="separate"/>
        </w:r>
        <w:r w:rsidR="00E7759E">
          <w:rPr>
            <w:noProof/>
            <w:webHidden/>
          </w:rPr>
          <w:t>56</w:t>
        </w:r>
        <w:r w:rsidR="00E7759E">
          <w:rPr>
            <w:noProof/>
            <w:webHidden/>
          </w:rPr>
          <w:fldChar w:fldCharType="end"/>
        </w:r>
      </w:hyperlink>
    </w:p>
    <w:p w14:paraId="56F88F4D" w14:textId="3DFE867F" w:rsidR="008B7D12" w:rsidRDefault="002608E7" w:rsidP="00B52100">
      <w:r>
        <w:rPr>
          <w:color w:val="D27C32"/>
        </w:rPr>
        <w:fldChar w:fldCharType="end"/>
      </w:r>
      <w:r w:rsidR="008B7D12">
        <w:br w:type="page"/>
      </w:r>
    </w:p>
    <w:p w14:paraId="189E5BC2" w14:textId="77777777" w:rsidR="00545829" w:rsidRPr="003F5B22" w:rsidRDefault="00545829" w:rsidP="001B139E">
      <w:pPr>
        <w:pStyle w:val="Heading1"/>
      </w:pPr>
      <w:bookmarkStart w:id="28" w:name="_Toc207771727"/>
      <w:bookmarkStart w:id="29" w:name="_Toc495651883"/>
      <w:commentRangeStart w:id="30"/>
      <w:r w:rsidRPr="003F5B22">
        <w:lastRenderedPageBreak/>
        <w:t>Introduction</w:t>
      </w:r>
      <w:bookmarkEnd w:id="28"/>
      <w:bookmarkEnd w:id="29"/>
      <w:commentRangeEnd w:id="30"/>
      <w:r w:rsidR="00DF4371">
        <w:rPr>
          <w:rStyle w:val="CommentReference"/>
          <w:rFonts w:ascii="Arial" w:hAnsi="Arial" w:cs="Times New Roman"/>
          <w:b w:val="0"/>
          <w:bCs w:val="0"/>
          <w:color w:val="auto"/>
        </w:rPr>
        <w:commentReference w:id="30"/>
      </w:r>
    </w:p>
    <w:p w14:paraId="0E32F2B4" w14:textId="77777777" w:rsidR="003609C7" w:rsidRDefault="003609C7" w:rsidP="003609C7">
      <w:pPr>
        <w:pStyle w:val="BodyText1"/>
      </w:pPr>
      <w:bookmarkStart w:id="31" w:name="_Toc207771728"/>
      <w:bookmarkStart w:id="32" w:name="_Toc151367418"/>
      <w:r>
        <w:t>The Energistics Transport Protocol (ETP) is a data-</w:t>
      </w:r>
      <w:r w:rsidRPr="00974048">
        <w:t>exchange specification that enables the efficient transfer of data between applications</w:t>
      </w:r>
      <w:r>
        <w:t xml:space="preserve"> and systems</w:t>
      </w:r>
      <w:r w:rsidRPr="00974048">
        <w:t>.</w:t>
      </w:r>
      <w:r>
        <w:t xml:space="preserve"> It</w:t>
      </w:r>
      <w:r w:rsidRPr="00147CBF">
        <w:t xml:space="preserve"> defines a data</w:t>
      </w:r>
      <w:r>
        <w:t>-</w:t>
      </w:r>
      <w:r w:rsidRPr="00147CBF">
        <w:t>streaming mechanism so that data receivers do not have to poll for data and can receive new data as soon as they are available from a data provider.</w:t>
      </w:r>
      <w:r>
        <w:t xml:space="preserve"> </w:t>
      </w:r>
    </w:p>
    <w:p w14:paraId="539592F8" w14:textId="6E87E9B1" w:rsidR="003609C7" w:rsidRDefault="003609C7" w:rsidP="003609C7">
      <w:pPr>
        <w:pStyle w:val="BodyText1"/>
      </w:pPr>
      <w:r>
        <w:t>ETP was</w:t>
      </w:r>
      <w:r w:rsidRPr="00974048">
        <w:t xml:space="preserve"> initially </w:t>
      </w:r>
      <w:r>
        <w:t>developed</w:t>
      </w:r>
      <w:r w:rsidRPr="00974048">
        <w:t xml:space="preserve"> as the </w:t>
      </w:r>
      <w:r>
        <w:t xml:space="preserve">API for </w:t>
      </w:r>
      <w:r w:rsidRPr="00974048">
        <w:t xml:space="preserve">WITSML </w:t>
      </w:r>
      <w:r>
        <w:t>v2.0+ (to replace the SOAP protocol API used up through WITSML v1.4</w:t>
      </w:r>
      <w:r w:rsidR="00646CC9">
        <w:t>.1</w:t>
      </w:r>
      <w:r>
        <w:t>). However, ETP is now also being developed for</w:t>
      </w:r>
      <w:r w:rsidRPr="00974048">
        <w:t xml:space="preserve"> </w:t>
      </w:r>
      <w:r>
        <w:t xml:space="preserve">use with other Energistics domain standards (PRODML and RESQML), and is now part of the Energistics Common Technical Architecture (CTA). </w:t>
      </w:r>
    </w:p>
    <w:p w14:paraId="267A32CA" w14:textId="77777777" w:rsidR="006115B4" w:rsidRDefault="006115B4" w:rsidP="006115B4">
      <w:pPr>
        <w:pStyle w:val="BodyText1"/>
      </w:pPr>
      <w:r>
        <w:t>This document:</w:t>
      </w:r>
    </w:p>
    <w:p w14:paraId="38FB2867" w14:textId="72A46A58" w:rsidR="006115B4" w:rsidRDefault="006115B4" w:rsidP="006115B4">
      <w:pPr>
        <w:pStyle w:val="Bullet"/>
      </w:pPr>
      <w:r>
        <w:t>Provide</w:t>
      </w:r>
      <w:r w:rsidRPr="008B6A3E">
        <w:rPr>
          <w:rStyle w:val="BulletChar"/>
        </w:rPr>
        <w:t>s</w:t>
      </w:r>
      <w:r>
        <w:t xml:space="preserve"> the ML-specific implementation details for using ETP v1.</w:t>
      </w:r>
      <w:del w:id="33" w:author="Donna Marcotte" w:date="2018-02-20T16:26:00Z">
        <w:r w:rsidDel="00FB0346">
          <w:delText xml:space="preserve">1 </w:delText>
        </w:r>
      </w:del>
      <w:ins w:id="34" w:author="Donna Marcotte" w:date="2018-02-20T16:26:00Z">
        <w:r w:rsidR="00FB0346">
          <w:t xml:space="preserve">2 </w:t>
        </w:r>
      </w:ins>
      <w:r>
        <w:t>to transfer WITSML v2.0 data. (</w:t>
      </w:r>
      <w:r w:rsidR="00646CC9">
        <w:t>Each version of each domain standard has/will have</w:t>
      </w:r>
      <w:r>
        <w:t xml:space="preserve"> an ETP implementation specification.)</w:t>
      </w:r>
    </w:p>
    <w:p w14:paraId="1649DA07" w14:textId="4C4926D8" w:rsidR="006115B4" w:rsidRDefault="006115B4" w:rsidP="006115B4">
      <w:pPr>
        <w:pStyle w:val="Bullet"/>
      </w:pPr>
      <w:r>
        <w:t xml:space="preserve">Is a companion implementation specification to the </w:t>
      </w:r>
      <w:r w:rsidRPr="008B6A3E">
        <w:rPr>
          <w:i/>
        </w:rPr>
        <w:t>ETP Specification</w:t>
      </w:r>
      <w:r w:rsidRPr="003407D8">
        <w:rPr>
          <w:i/>
        </w:rPr>
        <w:t xml:space="preserve"> </w:t>
      </w:r>
      <w:r w:rsidRPr="00880812">
        <w:rPr>
          <w:i/>
        </w:rPr>
        <w:t>v1.</w:t>
      </w:r>
      <w:del w:id="35" w:author="Donna Marcotte" w:date="2018-02-20T16:26:00Z">
        <w:r w:rsidRPr="00880812" w:rsidDel="00FB0346">
          <w:rPr>
            <w:i/>
          </w:rPr>
          <w:delText>1</w:delText>
        </w:r>
      </w:del>
      <w:ins w:id="36" w:author="Donna Marcotte" w:date="2018-02-20T16:26:00Z">
        <w:r w:rsidR="00FB0346">
          <w:rPr>
            <w:i/>
          </w:rPr>
          <w:t>2</w:t>
        </w:r>
      </w:ins>
      <w:r w:rsidR="00880812" w:rsidRPr="00880812">
        <w:rPr>
          <w:i/>
        </w:rPr>
        <w:t>_Doc_v1.</w:t>
      </w:r>
      <w:del w:id="37" w:author="Donna Marcotte" w:date="2018-02-20T16:26:00Z">
        <w:r w:rsidR="00EE2B9C" w:rsidDel="00FB0346">
          <w:rPr>
            <w:i/>
          </w:rPr>
          <w:delText>1</w:delText>
        </w:r>
      </w:del>
      <w:ins w:id="38" w:author="Donna Marcotte" w:date="2018-02-20T16:26:00Z">
        <w:r w:rsidR="00FB0346">
          <w:rPr>
            <w:i/>
          </w:rPr>
          <w:t>0(in development</w:t>
        </w:r>
      </w:ins>
      <w:r>
        <w:rPr>
          <w:i/>
        </w:rPr>
        <w:t xml:space="preserve">, </w:t>
      </w:r>
      <w:r>
        <w:t xml:space="preserve">which defines the behavior of all ETP protocols. </w:t>
      </w:r>
    </w:p>
    <w:p w14:paraId="2A3DF385" w14:textId="091BA98E" w:rsidR="006115B4" w:rsidRDefault="006115B4" w:rsidP="006115B4">
      <w:pPr>
        <w:pStyle w:val="BulletLast"/>
      </w:pPr>
      <w:r>
        <w:t xml:space="preserve">Contains both normative and non-normative content. </w:t>
      </w:r>
      <w:r w:rsidR="000A7B5B">
        <w:t xml:space="preserve">This </w:t>
      </w:r>
      <w:r>
        <w:t xml:space="preserve">Chapter 1 </w:t>
      </w:r>
      <w:r w:rsidR="000A7B5B">
        <w:t xml:space="preserve">introduction is non-normative; all other chapters are normative. </w:t>
      </w:r>
      <w:r w:rsidR="00850360">
        <w:t>Consider content to be</w:t>
      </w:r>
      <w:r w:rsidR="00880812">
        <w:t xml:space="preserve"> normative unless otherwise</w:t>
      </w:r>
      <w:r w:rsidR="00646CC9">
        <w:t xml:space="preserve"> stated</w:t>
      </w:r>
      <w:r w:rsidR="00880812">
        <w:t>.</w:t>
      </w:r>
    </w:p>
    <w:p w14:paraId="6B705364" w14:textId="77777777" w:rsidR="007862D6" w:rsidRDefault="003609C7" w:rsidP="007862D6">
      <w:pPr>
        <w:pStyle w:val="Heading2"/>
      </w:pPr>
      <w:bookmarkStart w:id="39" w:name="_Toc495651884"/>
      <w:r>
        <w:t>Audience, Purpose, and Scope</w:t>
      </w:r>
      <w:bookmarkEnd w:id="39"/>
    </w:p>
    <w:p w14:paraId="4F3C0CC0" w14:textId="1D557DB8" w:rsidR="003609C7" w:rsidRDefault="003609C7" w:rsidP="003609C7">
      <w:pPr>
        <w:pStyle w:val="BodyText1"/>
        <w:rPr>
          <w:lang w:eastAsia="en-US"/>
        </w:rPr>
      </w:pPr>
      <w:r>
        <w:rPr>
          <w:lang w:eastAsia="en-US"/>
        </w:rPr>
        <w:t xml:space="preserve">This document is intended for information technology professionals (e.g., software developers, programmers, etc.) who want to implement </w:t>
      </w:r>
      <w:r w:rsidR="00B635F8">
        <w:rPr>
          <w:lang w:eastAsia="en-US"/>
        </w:rPr>
        <w:t>WITS</w:t>
      </w:r>
      <w:r>
        <w:rPr>
          <w:lang w:eastAsia="en-US"/>
        </w:rPr>
        <w:t>ML</w:t>
      </w:r>
      <w:r w:rsidR="00B635F8">
        <w:rPr>
          <w:lang w:eastAsia="en-US"/>
        </w:rPr>
        <w:t xml:space="preserve"> v2.0</w:t>
      </w:r>
      <w:r>
        <w:rPr>
          <w:lang w:eastAsia="en-US"/>
        </w:rPr>
        <w:t xml:space="preserve">. </w:t>
      </w:r>
    </w:p>
    <w:p w14:paraId="4DC21178" w14:textId="6C624035" w:rsidR="003609C7" w:rsidRDefault="005621F5" w:rsidP="003609C7">
      <w:pPr>
        <w:pStyle w:val="Heading3"/>
      </w:pPr>
      <w:bookmarkStart w:id="40" w:name="_Toc495651885"/>
      <w:r>
        <w:t>Scope of this D</w:t>
      </w:r>
      <w:r w:rsidR="003609C7">
        <w:t>ocument</w:t>
      </w:r>
      <w:bookmarkEnd w:id="40"/>
    </w:p>
    <w:p w14:paraId="718B456A" w14:textId="4E68B4F4" w:rsidR="00ED2AFB" w:rsidRDefault="003609C7" w:rsidP="00ED2AFB">
      <w:pPr>
        <w:pStyle w:val="Bullet"/>
      </w:pPr>
      <w:r>
        <w:t xml:space="preserve">The </w:t>
      </w:r>
      <w:r w:rsidR="00ED2AFB" w:rsidRPr="00ED2AFB">
        <w:rPr>
          <w:i/>
        </w:rPr>
        <w:t>Energistics Transfer Protocol</w:t>
      </w:r>
      <w:r w:rsidR="00ED2AFB">
        <w:t xml:space="preserve"> (</w:t>
      </w:r>
      <w:r w:rsidRPr="000A7B5B">
        <w:rPr>
          <w:i/>
        </w:rPr>
        <w:t>ETP</w:t>
      </w:r>
      <w:r w:rsidR="00ED2AFB">
        <w:rPr>
          <w:i/>
        </w:rPr>
        <w:t>)</w:t>
      </w:r>
      <w:r w:rsidRPr="000A7B5B">
        <w:rPr>
          <w:i/>
        </w:rPr>
        <w:t xml:space="preserve"> Specification</w:t>
      </w:r>
      <w:r w:rsidR="000A7B5B">
        <w:t xml:space="preserve"> defines the basic protocol behavior</w:t>
      </w:r>
      <w:r w:rsidR="00ED2AFB">
        <w:t xml:space="preserve"> for use with any of Energistics domain standards (WITSML, PRODML and RESQML).</w:t>
      </w:r>
    </w:p>
    <w:p w14:paraId="2924FBC4" w14:textId="5F9BD532" w:rsidR="003609C7" w:rsidRDefault="003609C7" w:rsidP="00ED2AFB">
      <w:pPr>
        <w:pStyle w:val="BulletLast"/>
      </w:pPr>
      <w:r>
        <w:t xml:space="preserve">This </w:t>
      </w:r>
      <w:r w:rsidR="000A7B5B">
        <w:t xml:space="preserve">implementation specification </w:t>
      </w:r>
      <w:r w:rsidR="00B635F8">
        <w:t xml:space="preserve">provides </w:t>
      </w:r>
      <w:r w:rsidR="000A7B5B">
        <w:t xml:space="preserve">additional </w:t>
      </w:r>
      <w:r>
        <w:t>details needed to implement ETP</w:t>
      </w:r>
      <w:r w:rsidR="00880812">
        <w:t xml:space="preserve"> (v1.</w:t>
      </w:r>
      <w:del w:id="41" w:author="Donna Marcotte" w:date="2018-02-20T16:27:00Z">
        <w:r w:rsidR="00880812" w:rsidDel="00FB0346">
          <w:delText>1,</w:delText>
        </w:r>
      </w:del>
      <w:ins w:id="42" w:author="Donna Marcotte" w:date="2018-02-20T16:27:00Z">
        <w:r w:rsidR="00FB0346">
          <w:t>2</w:t>
        </w:r>
      </w:ins>
      <w:r w:rsidR="00880812">
        <w:t xml:space="preserve"> doc v1.</w:t>
      </w:r>
      <w:del w:id="43" w:author="Donna Marcotte" w:date="2018-02-20T16:27:00Z">
        <w:r w:rsidR="00EE2B9C" w:rsidDel="00FB0346">
          <w:delText>1</w:delText>
        </w:r>
      </w:del>
      <w:ins w:id="44" w:author="Donna Marcotte" w:date="2018-02-20T16:27:00Z">
        <w:r w:rsidR="00FB0346">
          <w:t>0/DRAFT</w:t>
        </w:r>
      </w:ins>
      <w:r w:rsidR="00880812">
        <w:t xml:space="preserve">) </w:t>
      </w:r>
      <w:r w:rsidR="00B635F8">
        <w:t xml:space="preserve">for use with the WITSML v2.0 data model. </w:t>
      </w:r>
    </w:p>
    <w:p w14:paraId="1046106B" w14:textId="1868B418" w:rsidR="000A7B5B" w:rsidRDefault="000A7B5B" w:rsidP="003609C7">
      <w:pPr>
        <w:pStyle w:val="BodyText1"/>
        <w:rPr>
          <w:lang w:eastAsia="en-US"/>
        </w:rPr>
      </w:pPr>
      <w:r>
        <w:rPr>
          <w:lang w:eastAsia="en-US"/>
        </w:rPr>
        <w:t xml:space="preserve">NOTE: This implementation specification defines </w:t>
      </w:r>
      <w:r w:rsidR="00263A9F">
        <w:rPr>
          <w:lang w:eastAsia="en-US"/>
        </w:rPr>
        <w:t xml:space="preserve">sender (i.e., a server, producer, or store) </w:t>
      </w:r>
      <w:r>
        <w:rPr>
          <w:lang w:eastAsia="en-US"/>
        </w:rPr>
        <w:t xml:space="preserve">behavior only. User interface (UI) behavior has been considered in making decisions about </w:t>
      </w:r>
      <w:r w:rsidR="00263A9F">
        <w:rPr>
          <w:lang w:eastAsia="en-US"/>
        </w:rPr>
        <w:t xml:space="preserve">sender </w:t>
      </w:r>
      <w:r>
        <w:rPr>
          <w:lang w:eastAsia="en-US"/>
        </w:rPr>
        <w:t xml:space="preserve">behavior, but UI behavior is not defined. </w:t>
      </w:r>
    </w:p>
    <w:p w14:paraId="20222C7D" w14:textId="19AB834A" w:rsidR="002A6483" w:rsidRDefault="002A6483" w:rsidP="002C7E88">
      <w:pPr>
        <w:pStyle w:val="Heading3"/>
        <w:pageBreakBefore/>
      </w:pPr>
      <w:bookmarkStart w:id="45" w:name="_Ref495571648"/>
      <w:bookmarkStart w:id="46" w:name="_Toc495651886"/>
      <w:r>
        <w:lastRenderedPageBreak/>
        <w:t>ETP Protocols</w:t>
      </w:r>
      <w:r w:rsidR="00F625A1">
        <w:t xml:space="preserve"> in Scope</w:t>
      </w:r>
      <w:bookmarkEnd w:id="45"/>
      <w:bookmarkEnd w:id="46"/>
    </w:p>
    <w:p w14:paraId="5A118256" w14:textId="4A0AC548" w:rsidR="002A6483" w:rsidRDefault="00AF1437" w:rsidP="002A6483">
      <w:pPr>
        <w:pStyle w:val="BodyText1"/>
        <w:rPr>
          <w:lang w:eastAsia="en-US"/>
        </w:rPr>
      </w:pPr>
      <w:r>
        <w:rPr>
          <w:lang w:eastAsia="en-US"/>
        </w:rPr>
        <w:t>The table be</w:t>
      </w:r>
      <w:r w:rsidR="002C5586">
        <w:rPr>
          <w:lang w:eastAsia="en-US"/>
        </w:rPr>
        <w:t>low lists the ETP protocols that are in scope for this version of WITSML</w:t>
      </w:r>
      <w:r w:rsidR="00A70E5C">
        <w:rPr>
          <w:lang w:eastAsia="en-US"/>
        </w:rPr>
        <w:t xml:space="preserve"> and lists references to the implementation details in this document.</w:t>
      </w:r>
    </w:p>
    <w:p w14:paraId="3935BFA8" w14:textId="7C45A8D3" w:rsidR="000A7B5B" w:rsidRDefault="000A7B5B" w:rsidP="000A7B5B">
      <w:pPr>
        <w:pStyle w:val="BodyText1"/>
        <w:rPr>
          <w:lang w:eastAsia="en-US"/>
        </w:rPr>
      </w:pPr>
      <w:r>
        <w:rPr>
          <w:lang w:eastAsia="en-US"/>
        </w:rPr>
        <w:t>ETP uses a stability index to indicate the maturity level of each protocol. This approach allows evolutionary development of the protocols, while allowing people to make informed decisions for an implementation plan (e.g., implement the stable protocols first)</w:t>
      </w:r>
      <w:r w:rsidR="00CA44C1">
        <w:rPr>
          <w:lang w:eastAsia="en-US"/>
        </w:rPr>
        <w:t xml:space="preserve">. </w:t>
      </w:r>
    </w:p>
    <w:p w14:paraId="5E0674BC" w14:textId="18839F35" w:rsidR="000A7B5B" w:rsidRDefault="000A7B5B" w:rsidP="000A7B5B">
      <w:pPr>
        <w:pStyle w:val="BodyText1"/>
        <w:rPr>
          <w:lang w:eastAsia="en-US"/>
        </w:rPr>
      </w:pPr>
      <w:r>
        <w:rPr>
          <w:lang w:eastAsia="en-US"/>
        </w:rPr>
        <w:t>More information is available</w:t>
      </w:r>
      <w:r w:rsidR="00ED2AFB">
        <w:rPr>
          <w:lang w:eastAsia="en-US"/>
        </w:rPr>
        <w:t xml:space="preserve"> in this implementation spec</w:t>
      </w:r>
      <w:r>
        <w:rPr>
          <w:lang w:eastAsia="en-US"/>
        </w:rPr>
        <w:t xml:space="preserve"> for the stable protocols. However, as SIG members continue to work on developing and implementing the protocols, learnings from that work will also be captured in this document. </w:t>
      </w:r>
    </w:p>
    <w:tbl>
      <w:tblPr>
        <w:tblStyle w:val="TableGrid"/>
        <w:tblW w:w="0" w:type="auto"/>
        <w:tblInd w:w="198" w:type="dxa"/>
        <w:tblLook w:val="04A0" w:firstRow="1" w:lastRow="0" w:firstColumn="1" w:lastColumn="0" w:noHBand="0" w:noVBand="1"/>
      </w:tblPr>
      <w:tblGrid>
        <w:gridCol w:w="2497"/>
        <w:gridCol w:w="5031"/>
        <w:gridCol w:w="1626"/>
      </w:tblGrid>
      <w:tr w:rsidR="002A6483" w14:paraId="5B1AF955" w14:textId="77777777" w:rsidTr="00ED2AFB">
        <w:trPr>
          <w:tblHeader/>
        </w:trPr>
        <w:tc>
          <w:tcPr>
            <w:tcW w:w="2497" w:type="dxa"/>
            <w:shd w:val="clear" w:color="auto" w:fill="C4BC96" w:themeFill="background2" w:themeFillShade="BF"/>
          </w:tcPr>
          <w:p w14:paraId="6CC20FA8" w14:textId="77777777" w:rsidR="002A6483" w:rsidRDefault="002A6483" w:rsidP="002A6483">
            <w:pPr>
              <w:pStyle w:val="TableHeading"/>
            </w:pPr>
            <w:r>
              <w:t>Protocol Number and Name</w:t>
            </w:r>
          </w:p>
        </w:tc>
        <w:tc>
          <w:tcPr>
            <w:tcW w:w="5031" w:type="dxa"/>
            <w:shd w:val="clear" w:color="auto" w:fill="C4BC96" w:themeFill="background2" w:themeFillShade="BF"/>
          </w:tcPr>
          <w:p w14:paraId="6BDF87E1" w14:textId="77777777" w:rsidR="002A6483" w:rsidRDefault="002A6483" w:rsidP="002A6483">
            <w:pPr>
              <w:pStyle w:val="TableHeading"/>
            </w:pPr>
            <w:r>
              <w:t>Description</w:t>
            </w:r>
          </w:p>
        </w:tc>
        <w:tc>
          <w:tcPr>
            <w:tcW w:w="1626" w:type="dxa"/>
            <w:shd w:val="clear" w:color="auto" w:fill="C4BC96" w:themeFill="background2" w:themeFillShade="BF"/>
          </w:tcPr>
          <w:p w14:paraId="796CB9A5" w14:textId="77777777" w:rsidR="002A6483" w:rsidRDefault="002A6483" w:rsidP="002A6483">
            <w:pPr>
              <w:pStyle w:val="TableHeading"/>
            </w:pPr>
            <w:r>
              <w:t>Stability Index</w:t>
            </w:r>
          </w:p>
        </w:tc>
      </w:tr>
      <w:tr w:rsidR="002A6483" w14:paraId="6A07C8C6" w14:textId="77777777" w:rsidTr="00ED2AFB">
        <w:tc>
          <w:tcPr>
            <w:tcW w:w="2497" w:type="dxa"/>
          </w:tcPr>
          <w:p w14:paraId="34DC1E9A" w14:textId="77777777" w:rsidR="002A6483" w:rsidRPr="00AF150F" w:rsidRDefault="002A6483" w:rsidP="002A6483">
            <w:pPr>
              <w:pStyle w:val="TableText"/>
              <w:rPr>
                <w:b/>
              </w:rPr>
            </w:pPr>
            <w:r w:rsidRPr="00AF150F">
              <w:rPr>
                <w:b/>
              </w:rPr>
              <w:t>Protocol 0: Core</w:t>
            </w:r>
          </w:p>
          <w:p w14:paraId="7B8EC2EC" w14:textId="524F22AA" w:rsidR="002A6483" w:rsidRDefault="002A6483" w:rsidP="002A6483">
            <w:pPr>
              <w:pStyle w:val="TableText"/>
            </w:pPr>
          </w:p>
        </w:tc>
        <w:tc>
          <w:tcPr>
            <w:tcW w:w="5031" w:type="dxa"/>
          </w:tcPr>
          <w:p w14:paraId="0A8746D8" w14:textId="77777777" w:rsidR="002A6483" w:rsidRDefault="002A6483" w:rsidP="002A6483">
            <w:pPr>
              <w:pStyle w:val="TableText"/>
            </w:pPr>
            <w:r>
              <w:t>Creates and manages ETP sessions.</w:t>
            </w:r>
          </w:p>
          <w:p w14:paraId="2ED8D4CB" w14:textId="5E54DB59" w:rsidR="002C5586" w:rsidRDefault="002C5586" w:rsidP="00ED2AFB">
            <w:pPr>
              <w:pStyle w:val="TableText"/>
            </w:pPr>
            <w:r>
              <w:t>Observes standard ETP behavior. No</w:t>
            </w:r>
            <w:r w:rsidR="00A70E5C">
              <w:t xml:space="preserve"> ML-specific tailoring required</w:t>
            </w:r>
            <w:r w:rsidR="00CA44C1">
              <w:t xml:space="preserve">. </w:t>
            </w:r>
            <w:r w:rsidR="00652A91">
              <w:t xml:space="preserve">For </w:t>
            </w:r>
            <w:r w:rsidR="00ED2AFB">
              <w:t xml:space="preserve">ETP message examples for </w:t>
            </w:r>
            <w:r w:rsidR="00652A91">
              <w:t xml:space="preserve">WITSML v2.0, see Chapter </w:t>
            </w:r>
            <w:r w:rsidR="00652A91">
              <w:fldChar w:fldCharType="begin"/>
            </w:r>
            <w:r w:rsidR="00652A91">
              <w:instrText xml:space="preserve"> REF _Ref481583990 \w \h </w:instrText>
            </w:r>
            <w:r w:rsidR="00977D8B">
              <w:instrText xml:space="preserve"> \* MERGEFORMAT </w:instrText>
            </w:r>
            <w:r w:rsidR="00652A91">
              <w:fldChar w:fldCharType="separate"/>
            </w:r>
            <w:r w:rsidR="00652A91">
              <w:t>3</w:t>
            </w:r>
            <w:r w:rsidR="00652A91">
              <w:fldChar w:fldCharType="end"/>
            </w:r>
            <w:r w:rsidR="00652A91">
              <w:t>.</w:t>
            </w:r>
          </w:p>
        </w:tc>
        <w:tc>
          <w:tcPr>
            <w:tcW w:w="1626" w:type="dxa"/>
            <w:shd w:val="clear" w:color="auto" w:fill="92D050"/>
          </w:tcPr>
          <w:p w14:paraId="4F68295E" w14:textId="77777777" w:rsidR="002A6483" w:rsidRPr="00E316AE" w:rsidRDefault="002A6483" w:rsidP="002A6483">
            <w:pPr>
              <w:pStyle w:val="TableText"/>
              <w:rPr>
                <w:b/>
              </w:rPr>
            </w:pPr>
            <w:r w:rsidRPr="00E316AE">
              <w:rPr>
                <w:b/>
              </w:rPr>
              <w:t xml:space="preserve">3 </w:t>
            </w:r>
            <w:r w:rsidRPr="00E316AE">
              <w:rPr>
                <w:rFonts w:ascii="Courier New" w:hAnsi="Courier New" w:cs="Courier New"/>
                <w:b/>
              </w:rPr>
              <w:t>-</w:t>
            </w:r>
            <w:r w:rsidRPr="00E316AE">
              <w:rPr>
                <w:b/>
              </w:rPr>
              <w:t xml:space="preserve"> Stable</w:t>
            </w:r>
          </w:p>
        </w:tc>
      </w:tr>
      <w:tr w:rsidR="002A6483" w14:paraId="2EDF60F1" w14:textId="77777777" w:rsidTr="00ED2AFB">
        <w:tc>
          <w:tcPr>
            <w:tcW w:w="2497" w:type="dxa"/>
          </w:tcPr>
          <w:p w14:paraId="47AE34A9" w14:textId="77777777" w:rsidR="002A6483" w:rsidRPr="00AF150F" w:rsidRDefault="002A6483" w:rsidP="002A6483">
            <w:pPr>
              <w:pStyle w:val="TableText"/>
              <w:rPr>
                <w:b/>
              </w:rPr>
            </w:pPr>
            <w:r w:rsidRPr="00AF150F">
              <w:rPr>
                <w:b/>
              </w:rPr>
              <w:t xml:space="preserve">Protocol 1: ChannelStreaming </w:t>
            </w:r>
          </w:p>
          <w:p w14:paraId="01272458" w14:textId="40F1B730" w:rsidR="002A6483" w:rsidRDefault="002A6483" w:rsidP="002A6483">
            <w:pPr>
              <w:pStyle w:val="TableText"/>
            </w:pPr>
          </w:p>
        </w:tc>
        <w:tc>
          <w:tcPr>
            <w:tcW w:w="5031" w:type="dxa"/>
          </w:tcPr>
          <w:p w14:paraId="140D87B4" w14:textId="77777777" w:rsidR="002A6483" w:rsidRDefault="002A6483" w:rsidP="002A6483">
            <w:pPr>
              <w:pStyle w:val="TableText"/>
            </w:pPr>
            <w:r>
              <w:t>Defines a set of messages for exchanging channel-oriented data, where a channel is a time or depth series of individual data points</w:t>
            </w:r>
            <w:r w:rsidR="002C5586">
              <w:t>.</w:t>
            </w:r>
          </w:p>
          <w:p w14:paraId="55A9FB7D" w14:textId="32905A45" w:rsidR="002C5586" w:rsidRDefault="00A70E5C" w:rsidP="002A6483">
            <w:pPr>
              <w:pStyle w:val="TableText"/>
            </w:pPr>
            <w:r>
              <w:t xml:space="preserve">For WITSML v2.0 implementation details, see Chapter </w:t>
            </w:r>
            <w:r>
              <w:fldChar w:fldCharType="begin"/>
            </w:r>
            <w:r>
              <w:instrText xml:space="preserve"> REF _Ref476743892 \w \h  \* MERGEFORMAT </w:instrText>
            </w:r>
            <w:r>
              <w:fldChar w:fldCharType="separate"/>
            </w:r>
            <w:r w:rsidR="00652A91">
              <w:t>4</w:t>
            </w:r>
            <w:r>
              <w:fldChar w:fldCharType="end"/>
            </w:r>
            <w:r>
              <w:t>.</w:t>
            </w:r>
          </w:p>
        </w:tc>
        <w:tc>
          <w:tcPr>
            <w:tcW w:w="1626" w:type="dxa"/>
            <w:shd w:val="clear" w:color="auto" w:fill="92D050"/>
          </w:tcPr>
          <w:p w14:paraId="7521DB1A" w14:textId="77777777" w:rsidR="002A6483" w:rsidRPr="00E316AE" w:rsidDel="00AD3E4C" w:rsidRDefault="002A6483" w:rsidP="002A6483">
            <w:pPr>
              <w:pStyle w:val="TableText"/>
              <w:rPr>
                <w:b/>
              </w:rPr>
            </w:pPr>
            <w:r w:rsidRPr="00E316AE">
              <w:rPr>
                <w:b/>
              </w:rPr>
              <w:t xml:space="preserve">3 </w:t>
            </w:r>
            <w:r w:rsidRPr="00E316AE">
              <w:rPr>
                <w:rFonts w:ascii="Courier New" w:hAnsi="Courier New" w:cs="Courier New"/>
                <w:b/>
              </w:rPr>
              <w:t>-</w:t>
            </w:r>
            <w:r w:rsidRPr="00E316AE">
              <w:rPr>
                <w:b/>
              </w:rPr>
              <w:t xml:space="preserve"> Stable</w:t>
            </w:r>
          </w:p>
        </w:tc>
      </w:tr>
      <w:tr w:rsidR="002A6483" w14:paraId="609C18F9" w14:textId="77777777" w:rsidTr="00ED2AFB">
        <w:tc>
          <w:tcPr>
            <w:tcW w:w="2497" w:type="dxa"/>
          </w:tcPr>
          <w:p w14:paraId="69AA1E4A" w14:textId="77777777" w:rsidR="002A6483" w:rsidRPr="00AF150F" w:rsidRDefault="002A6483" w:rsidP="002A6483">
            <w:pPr>
              <w:pStyle w:val="TableText"/>
              <w:rPr>
                <w:b/>
              </w:rPr>
            </w:pPr>
            <w:r w:rsidRPr="00AF150F">
              <w:rPr>
                <w:b/>
              </w:rPr>
              <w:t>Protocol 3: Discovery</w:t>
            </w:r>
          </w:p>
          <w:p w14:paraId="3E58E3E9" w14:textId="45265A15" w:rsidR="002A6483" w:rsidRDefault="002A6483" w:rsidP="002A6483">
            <w:pPr>
              <w:pStyle w:val="TableText"/>
            </w:pPr>
          </w:p>
        </w:tc>
        <w:tc>
          <w:tcPr>
            <w:tcW w:w="5031" w:type="dxa"/>
          </w:tcPr>
          <w:p w14:paraId="73DFAA2E" w14:textId="77777777" w:rsidR="002A6483" w:rsidRDefault="002A6483" w:rsidP="002A6483">
            <w:pPr>
              <w:pStyle w:val="TableText"/>
            </w:pPr>
            <w:r>
              <w:t>Uses a RESTful (representational state transfer) approach to enable store customers to enumerate and understand the contents of store of data objects.</w:t>
            </w:r>
          </w:p>
          <w:p w14:paraId="732C321D" w14:textId="74D708F8" w:rsidR="00A70E5C" w:rsidRDefault="00A70E5C" w:rsidP="00652A91">
            <w:pPr>
              <w:pStyle w:val="TableText"/>
            </w:pPr>
            <w:r>
              <w:t xml:space="preserve">For WITSML v2.0 implementation details, see Chapter </w:t>
            </w:r>
            <w:r w:rsidR="00652A91">
              <w:fldChar w:fldCharType="begin"/>
            </w:r>
            <w:r w:rsidR="00652A91">
              <w:instrText xml:space="preserve"> REF _Ref481584032 \w \h </w:instrText>
            </w:r>
            <w:r w:rsidR="00652A91">
              <w:fldChar w:fldCharType="separate"/>
            </w:r>
            <w:r w:rsidR="00652A91">
              <w:t>5</w:t>
            </w:r>
            <w:r w:rsidR="00652A91">
              <w:fldChar w:fldCharType="end"/>
            </w:r>
            <w:r w:rsidR="00652A91">
              <w:t>.</w:t>
            </w:r>
          </w:p>
        </w:tc>
        <w:tc>
          <w:tcPr>
            <w:tcW w:w="1626" w:type="dxa"/>
            <w:tcBorders>
              <w:bottom w:val="single" w:sz="4" w:space="0" w:color="000000"/>
            </w:tcBorders>
            <w:shd w:val="clear" w:color="auto" w:fill="92D050"/>
          </w:tcPr>
          <w:p w14:paraId="018B85E3" w14:textId="77777777" w:rsidR="002A6483" w:rsidRPr="00E316AE" w:rsidRDefault="002A6483" w:rsidP="002A6483">
            <w:pPr>
              <w:pStyle w:val="TableText"/>
              <w:rPr>
                <w:b/>
              </w:rPr>
            </w:pPr>
            <w:r w:rsidRPr="00E316AE">
              <w:rPr>
                <w:b/>
              </w:rPr>
              <w:t xml:space="preserve">3 </w:t>
            </w:r>
            <w:r w:rsidRPr="00E316AE">
              <w:rPr>
                <w:rFonts w:ascii="Courier New" w:hAnsi="Courier New" w:cs="Courier New"/>
                <w:b/>
              </w:rPr>
              <w:t>-</w:t>
            </w:r>
            <w:r w:rsidRPr="00E316AE">
              <w:rPr>
                <w:b/>
              </w:rPr>
              <w:t xml:space="preserve"> Stable</w:t>
            </w:r>
          </w:p>
        </w:tc>
      </w:tr>
      <w:tr w:rsidR="002A6483" w14:paraId="6879E4C3" w14:textId="77777777" w:rsidTr="00ED2AFB">
        <w:tc>
          <w:tcPr>
            <w:tcW w:w="2497" w:type="dxa"/>
          </w:tcPr>
          <w:p w14:paraId="5F76FB8C" w14:textId="77777777" w:rsidR="002A6483" w:rsidRPr="00AF150F" w:rsidRDefault="002A6483" w:rsidP="002A6483">
            <w:pPr>
              <w:pStyle w:val="TableText"/>
              <w:rPr>
                <w:b/>
              </w:rPr>
            </w:pPr>
            <w:r w:rsidRPr="00AF150F">
              <w:rPr>
                <w:b/>
              </w:rPr>
              <w:t>Protocol 4: Store</w:t>
            </w:r>
          </w:p>
        </w:tc>
        <w:tc>
          <w:tcPr>
            <w:tcW w:w="5031" w:type="dxa"/>
          </w:tcPr>
          <w:p w14:paraId="52891CFC" w14:textId="437355F4" w:rsidR="002A6483" w:rsidRDefault="002A6483" w:rsidP="002A6483">
            <w:pPr>
              <w:pStyle w:val="TableText"/>
            </w:pPr>
            <w:r>
              <w:t xml:space="preserve">Used to perform CRUD operations (create, retrieve, update and delete) on data objects in a store. </w:t>
            </w:r>
          </w:p>
          <w:p w14:paraId="729D0F29" w14:textId="732DBDD4" w:rsidR="00A70E5C" w:rsidRDefault="00A70E5C" w:rsidP="002A6483">
            <w:pPr>
              <w:pStyle w:val="TableText"/>
            </w:pPr>
            <w:r>
              <w:t xml:space="preserve">For WITSML v2.0 implementation details, see Chapter </w:t>
            </w:r>
            <w:r>
              <w:fldChar w:fldCharType="begin"/>
            </w:r>
            <w:r>
              <w:instrText xml:space="preserve"> REF _Ref476743911 \w \h </w:instrText>
            </w:r>
            <w:r>
              <w:fldChar w:fldCharType="separate"/>
            </w:r>
            <w:r w:rsidR="00652A91">
              <w:t>6</w:t>
            </w:r>
            <w:r>
              <w:fldChar w:fldCharType="end"/>
            </w:r>
            <w:r>
              <w:t>.</w:t>
            </w:r>
          </w:p>
        </w:tc>
        <w:tc>
          <w:tcPr>
            <w:tcW w:w="1626" w:type="dxa"/>
            <w:tcBorders>
              <w:bottom w:val="single" w:sz="4" w:space="0" w:color="000000"/>
            </w:tcBorders>
            <w:shd w:val="clear" w:color="auto" w:fill="92D050"/>
          </w:tcPr>
          <w:p w14:paraId="0E5B87EA" w14:textId="2E4EAB5B" w:rsidR="002A6483" w:rsidRPr="00E316AE" w:rsidRDefault="002C5586" w:rsidP="002A6483">
            <w:pPr>
              <w:pStyle w:val="TableText"/>
              <w:rPr>
                <w:b/>
              </w:rPr>
            </w:pPr>
            <w:r>
              <w:rPr>
                <w:b/>
              </w:rPr>
              <w:t>3</w:t>
            </w:r>
            <w:r w:rsidR="002A6483" w:rsidRPr="00E316AE">
              <w:rPr>
                <w:b/>
              </w:rPr>
              <w:t xml:space="preserve"> </w:t>
            </w:r>
            <w:r w:rsidR="002A6483" w:rsidRPr="00E316AE">
              <w:rPr>
                <w:rFonts w:ascii="Courier New" w:hAnsi="Courier New" w:cs="Courier New"/>
                <w:b/>
              </w:rPr>
              <w:t>-</w:t>
            </w:r>
            <w:r w:rsidR="002A6483" w:rsidRPr="00E316AE">
              <w:rPr>
                <w:b/>
              </w:rPr>
              <w:t xml:space="preserve"> </w:t>
            </w:r>
            <w:r>
              <w:rPr>
                <w:b/>
              </w:rPr>
              <w:t>S</w:t>
            </w:r>
            <w:r w:rsidR="002A6483" w:rsidRPr="00E316AE">
              <w:rPr>
                <w:b/>
              </w:rPr>
              <w:t>table</w:t>
            </w:r>
          </w:p>
        </w:tc>
      </w:tr>
      <w:tr w:rsidR="002A6483" w14:paraId="163083BB" w14:textId="77777777" w:rsidTr="00ED2AFB">
        <w:tc>
          <w:tcPr>
            <w:tcW w:w="2497" w:type="dxa"/>
          </w:tcPr>
          <w:p w14:paraId="2749F4FE" w14:textId="77777777" w:rsidR="002A6483" w:rsidRPr="00AF150F" w:rsidRDefault="002A6483" w:rsidP="002A6483">
            <w:pPr>
              <w:pStyle w:val="TableText"/>
              <w:rPr>
                <w:b/>
              </w:rPr>
            </w:pPr>
            <w:r w:rsidRPr="00AF150F">
              <w:rPr>
                <w:b/>
              </w:rPr>
              <w:t>Protocol 5: StoreNotification</w:t>
            </w:r>
          </w:p>
        </w:tc>
        <w:tc>
          <w:tcPr>
            <w:tcW w:w="5031" w:type="dxa"/>
          </w:tcPr>
          <w:p w14:paraId="6A9892B6" w14:textId="77777777" w:rsidR="002A6483" w:rsidRDefault="002A6483" w:rsidP="002A6483">
            <w:pPr>
              <w:pStyle w:val="TableText"/>
            </w:pPr>
            <w:r>
              <w:t>Used to allow store customers to receive notification of changes to data objects in the store in an event-driven manner.</w:t>
            </w:r>
          </w:p>
          <w:p w14:paraId="5B487A2E" w14:textId="0C836882" w:rsidR="00A70E5C" w:rsidRDefault="00A70E5C" w:rsidP="002A6483">
            <w:pPr>
              <w:pStyle w:val="TableText"/>
            </w:pPr>
            <w:r>
              <w:t xml:space="preserve">For WITSML v2.0 implementation details, see Chapter </w:t>
            </w:r>
            <w:r>
              <w:fldChar w:fldCharType="begin"/>
            </w:r>
            <w:r>
              <w:instrText xml:space="preserve"> REF _Ref476743917 \w \h </w:instrText>
            </w:r>
            <w:r w:rsidR="00977D8B">
              <w:instrText xml:space="preserve"> \* MERGEFORMAT </w:instrText>
            </w:r>
            <w:r>
              <w:fldChar w:fldCharType="separate"/>
            </w:r>
            <w:r w:rsidR="00652A91">
              <w:t>7</w:t>
            </w:r>
            <w:r>
              <w:fldChar w:fldCharType="end"/>
            </w:r>
            <w:r>
              <w:t>.</w:t>
            </w:r>
          </w:p>
        </w:tc>
        <w:tc>
          <w:tcPr>
            <w:tcW w:w="1626" w:type="dxa"/>
            <w:shd w:val="clear" w:color="auto" w:fill="FFD700"/>
          </w:tcPr>
          <w:p w14:paraId="0684229D" w14:textId="77777777" w:rsidR="002A6483" w:rsidRPr="00E316AE" w:rsidRDefault="002A6483" w:rsidP="002A6483">
            <w:pPr>
              <w:pStyle w:val="TableText"/>
              <w:rPr>
                <w:b/>
              </w:rPr>
            </w:pPr>
            <w:r>
              <w:rPr>
                <w:b/>
              </w:rPr>
              <w:t>2</w:t>
            </w:r>
            <w:r w:rsidRPr="00E316AE">
              <w:rPr>
                <w:b/>
              </w:rPr>
              <w:t xml:space="preserve"> </w:t>
            </w:r>
            <w:r w:rsidRPr="00E316AE">
              <w:rPr>
                <w:rFonts w:ascii="Courier New" w:hAnsi="Courier New" w:cs="Courier New"/>
                <w:b/>
              </w:rPr>
              <w:t>-</w:t>
            </w:r>
            <w:r w:rsidRPr="00E316AE">
              <w:rPr>
                <w:b/>
              </w:rPr>
              <w:t xml:space="preserve"> </w:t>
            </w:r>
            <w:r>
              <w:rPr>
                <w:b/>
              </w:rPr>
              <w:t>Uns</w:t>
            </w:r>
            <w:r w:rsidRPr="00E316AE">
              <w:rPr>
                <w:b/>
              </w:rPr>
              <w:t>table</w:t>
            </w:r>
          </w:p>
        </w:tc>
      </w:tr>
      <w:tr w:rsidR="00652A91" w14:paraId="372D0101" w14:textId="77777777" w:rsidTr="00ED2AFB">
        <w:tc>
          <w:tcPr>
            <w:tcW w:w="2497" w:type="dxa"/>
          </w:tcPr>
          <w:p w14:paraId="3D07287A" w14:textId="27B54781" w:rsidR="00652A91" w:rsidRPr="00AF150F" w:rsidRDefault="00652A91" w:rsidP="002A6483">
            <w:pPr>
              <w:pStyle w:val="TableText"/>
              <w:rPr>
                <w:b/>
              </w:rPr>
            </w:pPr>
            <w:r>
              <w:rPr>
                <w:b/>
              </w:rPr>
              <w:t>Protocol 6: GrowingObject</w:t>
            </w:r>
          </w:p>
        </w:tc>
        <w:tc>
          <w:tcPr>
            <w:tcW w:w="5031" w:type="dxa"/>
          </w:tcPr>
          <w:p w14:paraId="56A8AC42" w14:textId="6AF31B61" w:rsidR="00652A91" w:rsidRDefault="00652A91" w:rsidP="00EE2B9C">
            <w:pPr>
              <w:pStyle w:val="TableText"/>
            </w:pPr>
            <w:r>
              <w:t>Used to manage the growing parts of data objects that</w:t>
            </w:r>
            <w:r w:rsidR="00412196">
              <w:t xml:space="preserve"> </w:t>
            </w:r>
            <w:r>
              <w:t xml:space="preserve">are index based (i.e., time and depth) but are not appropriate for Protocol 1. </w:t>
            </w:r>
          </w:p>
        </w:tc>
        <w:tc>
          <w:tcPr>
            <w:tcW w:w="1626" w:type="dxa"/>
            <w:tcBorders>
              <w:bottom w:val="single" w:sz="4" w:space="0" w:color="000000"/>
            </w:tcBorders>
            <w:shd w:val="clear" w:color="auto" w:fill="FFD700"/>
          </w:tcPr>
          <w:p w14:paraId="1FE534F3" w14:textId="071D626C" w:rsidR="00652A91" w:rsidRDefault="00652A91" w:rsidP="002A6483">
            <w:pPr>
              <w:pStyle w:val="TableText"/>
              <w:rPr>
                <w:b/>
              </w:rPr>
            </w:pPr>
            <w:r>
              <w:rPr>
                <w:b/>
              </w:rPr>
              <w:t>2</w:t>
            </w:r>
            <w:r w:rsidRPr="00E316AE">
              <w:rPr>
                <w:b/>
              </w:rPr>
              <w:t xml:space="preserve"> </w:t>
            </w:r>
            <w:r w:rsidRPr="00E316AE">
              <w:rPr>
                <w:rFonts w:ascii="Courier New" w:hAnsi="Courier New" w:cs="Courier New"/>
                <w:b/>
              </w:rPr>
              <w:t>-</w:t>
            </w:r>
            <w:r w:rsidRPr="00E316AE">
              <w:rPr>
                <w:b/>
              </w:rPr>
              <w:t xml:space="preserve"> </w:t>
            </w:r>
            <w:r>
              <w:rPr>
                <w:b/>
              </w:rPr>
              <w:t>Uns</w:t>
            </w:r>
            <w:r w:rsidRPr="00E316AE">
              <w:rPr>
                <w:b/>
              </w:rPr>
              <w:t>table</w:t>
            </w:r>
          </w:p>
        </w:tc>
      </w:tr>
    </w:tbl>
    <w:p w14:paraId="5E3A543B" w14:textId="77777777" w:rsidR="002A6483" w:rsidRDefault="002A6483" w:rsidP="002A6483">
      <w:pPr>
        <w:pStyle w:val="BodyText1"/>
        <w:rPr>
          <w:lang w:eastAsia="en-US"/>
        </w:rPr>
      </w:pPr>
    </w:p>
    <w:p w14:paraId="37A05CB9" w14:textId="69118E8D" w:rsidR="00A70E5C" w:rsidRDefault="00A70E5C" w:rsidP="006F34DD">
      <w:pPr>
        <w:pStyle w:val="Heading2"/>
        <w:pageBreakBefore/>
      </w:pPr>
      <w:bookmarkStart w:id="47" w:name="_Toc466900955"/>
      <w:bookmarkStart w:id="48" w:name="_Ref485026491"/>
      <w:bookmarkStart w:id="49" w:name="_Toc495651887"/>
      <w:r>
        <w:lastRenderedPageBreak/>
        <w:t>Resource Set</w:t>
      </w:r>
      <w:bookmarkEnd w:id="47"/>
      <w:bookmarkEnd w:id="48"/>
      <w:bookmarkEnd w:id="49"/>
    </w:p>
    <w:p w14:paraId="12A8D023" w14:textId="514F9BFA" w:rsidR="00F30276" w:rsidRDefault="009C618B" w:rsidP="003F3771">
      <w:pPr>
        <w:pStyle w:val="BodyText1"/>
      </w:pPr>
      <w:r>
        <w:rPr>
          <w:lang w:eastAsia="en-US"/>
        </w:rPr>
        <w:t xml:space="preserve">The table below lists resources available for </w:t>
      </w:r>
      <w:r w:rsidR="00AF1437">
        <w:rPr>
          <w:lang w:eastAsia="en-US"/>
        </w:rPr>
        <w:t xml:space="preserve">implementing WITSML v2.0 with the Energistics Transfer Protocol (ETP). Resources are available from the standards download page on the Energistics website: </w:t>
      </w:r>
      <w:hyperlink r:id="rId17" w:history="1">
        <w:r w:rsidR="00AF1437" w:rsidRPr="00DC4C1F">
          <w:rPr>
            <w:rStyle w:val="Hyperlink"/>
            <w:lang w:eastAsia="en-US"/>
          </w:rPr>
          <w:t>www.energistics.org</w:t>
        </w:r>
      </w:hyperlink>
      <w:r w:rsidR="00AF1437">
        <w:rPr>
          <w:lang w:eastAsia="en-US"/>
        </w:rPr>
        <w:t>.</w:t>
      </w:r>
      <w:r>
        <w:rPr>
          <w:lang w:eastAsia="en-US"/>
        </w:rPr>
        <w:t xml:space="preserve"> </w:t>
      </w:r>
      <w:r w:rsidR="00F30276">
        <w:t xml:space="preserve"> </w:t>
      </w:r>
    </w:p>
    <w:tbl>
      <w:tblPr>
        <w:tblStyle w:val="TableGrid"/>
        <w:tblW w:w="0" w:type="auto"/>
        <w:tblLayout w:type="fixed"/>
        <w:tblLook w:val="04A0" w:firstRow="1" w:lastRow="0" w:firstColumn="1" w:lastColumn="0" w:noHBand="0" w:noVBand="1"/>
      </w:tblPr>
      <w:tblGrid>
        <w:gridCol w:w="3595"/>
        <w:gridCol w:w="5310"/>
      </w:tblGrid>
      <w:tr w:rsidR="00AF1437" w:rsidRPr="00816769" w14:paraId="63D5F710" w14:textId="77777777" w:rsidTr="00121385">
        <w:trPr>
          <w:tblHeader/>
        </w:trPr>
        <w:tc>
          <w:tcPr>
            <w:tcW w:w="3595" w:type="dxa"/>
            <w:tcBorders>
              <w:bottom w:val="single" w:sz="12" w:space="0" w:color="auto"/>
            </w:tcBorders>
            <w:shd w:val="clear" w:color="auto" w:fill="DDD9C3" w:themeFill="background2" w:themeFillShade="E6"/>
          </w:tcPr>
          <w:p w14:paraId="346AB93F" w14:textId="77777777" w:rsidR="00AF1437" w:rsidRPr="00816769" w:rsidRDefault="00AF1437" w:rsidP="006F34DD">
            <w:pPr>
              <w:pStyle w:val="TableHeading"/>
            </w:pPr>
            <w:r w:rsidRPr="00816769">
              <w:t>Resource</w:t>
            </w:r>
          </w:p>
        </w:tc>
        <w:tc>
          <w:tcPr>
            <w:tcW w:w="5310" w:type="dxa"/>
            <w:tcBorders>
              <w:bottom w:val="single" w:sz="12" w:space="0" w:color="auto"/>
            </w:tcBorders>
            <w:shd w:val="clear" w:color="auto" w:fill="DDD9C3" w:themeFill="background2" w:themeFillShade="E6"/>
          </w:tcPr>
          <w:p w14:paraId="7D517814" w14:textId="77777777" w:rsidR="00AF1437" w:rsidRPr="00816769" w:rsidRDefault="00AF1437" w:rsidP="006F34DD">
            <w:pPr>
              <w:pStyle w:val="TableHeading"/>
            </w:pPr>
            <w:r w:rsidRPr="00816769">
              <w:t>Description</w:t>
            </w:r>
          </w:p>
        </w:tc>
      </w:tr>
      <w:tr w:rsidR="00AF1437" w14:paraId="00C3BAFA" w14:textId="77777777" w:rsidTr="00121385">
        <w:tc>
          <w:tcPr>
            <w:tcW w:w="3595" w:type="dxa"/>
            <w:tcBorders>
              <w:left w:val="single" w:sz="4" w:space="0" w:color="000000"/>
            </w:tcBorders>
            <w:shd w:val="clear" w:color="auto" w:fill="auto"/>
          </w:tcPr>
          <w:p w14:paraId="2034C1C1" w14:textId="761F98FD" w:rsidR="00AF1437" w:rsidRPr="00E001C7" w:rsidRDefault="00AF1437" w:rsidP="00AF1437">
            <w:pPr>
              <w:pStyle w:val="TableText"/>
            </w:pPr>
            <w:r w:rsidRPr="00E001C7">
              <w:t>ETP_v1.1_for_WITSML_v2.0_Implementation_Specification_v1</w:t>
            </w:r>
            <w:r>
              <w:t>.0_Doc_v1.0</w:t>
            </w:r>
            <w:r w:rsidRPr="00E001C7">
              <w:t>.pdf</w:t>
            </w:r>
          </w:p>
        </w:tc>
        <w:tc>
          <w:tcPr>
            <w:tcW w:w="5310" w:type="dxa"/>
            <w:shd w:val="clear" w:color="auto" w:fill="auto"/>
          </w:tcPr>
          <w:p w14:paraId="22F9C9EE" w14:textId="716F9513" w:rsidR="00AF1437" w:rsidRDefault="00AF1437" w:rsidP="00AF1437">
            <w:pPr>
              <w:pStyle w:val="TableText"/>
            </w:pPr>
            <w:r>
              <w:t xml:space="preserve">Specification that explains details for implementing </w:t>
            </w:r>
            <w:del w:id="50" w:author="Donna Marcotte" w:date="2018-02-20T16:27:00Z">
              <w:r w:rsidDel="00FB0346">
                <w:delText>ETP v1.1</w:delText>
              </w:r>
            </w:del>
            <w:ins w:id="51" w:author="Donna Marcotte" w:date="2018-02-20T16:27:00Z">
              <w:r w:rsidR="00FB0346">
                <w:t>ETP v1.2</w:t>
              </w:r>
            </w:ins>
            <w:r>
              <w:t xml:space="preserve"> for </w:t>
            </w:r>
            <w:r w:rsidR="00121385">
              <w:t xml:space="preserve">the </w:t>
            </w:r>
            <w:r>
              <w:t xml:space="preserve">WITSML v2.0 data model. </w:t>
            </w:r>
          </w:p>
        </w:tc>
      </w:tr>
      <w:tr w:rsidR="00AF1437" w14:paraId="571B1113" w14:textId="77777777" w:rsidTr="00121385">
        <w:tc>
          <w:tcPr>
            <w:tcW w:w="3595" w:type="dxa"/>
            <w:tcBorders>
              <w:top w:val="single" w:sz="4" w:space="0" w:color="000000"/>
              <w:bottom w:val="single" w:sz="4" w:space="0" w:color="000000"/>
            </w:tcBorders>
          </w:tcPr>
          <w:p w14:paraId="49B0F7A5" w14:textId="6627353E" w:rsidR="00AF1437" w:rsidRPr="001F4968" w:rsidRDefault="00AF1437" w:rsidP="006F34DD">
            <w:pPr>
              <w:pStyle w:val="TableText"/>
            </w:pPr>
            <w:del w:id="52" w:author="Donna Marcotte" w:date="2018-02-20T16:27:00Z">
              <w:r w:rsidDel="00FB0346">
                <w:delText>ETP v1.1</w:delText>
              </w:r>
            </w:del>
            <w:ins w:id="53" w:author="Donna Marcotte" w:date="2018-02-20T16:27:00Z">
              <w:r w:rsidR="00FB0346">
                <w:t>ETP v1.2</w:t>
              </w:r>
            </w:ins>
          </w:p>
        </w:tc>
        <w:tc>
          <w:tcPr>
            <w:tcW w:w="5310" w:type="dxa"/>
            <w:tcBorders>
              <w:top w:val="single" w:sz="4" w:space="0" w:color="000000"/>
              <w:bottom w:val="single" w:sz="4" w:space="0" w:color="000000"/>
            </w:tcBorders>
          </w:tcPr>
          <w:p w14:paraId="25194C9C" w14:textId="01380DEF" w:rsidR="00AF1437" w:rsidRDefault="00121385" w:rsidP="00AF1437">
            <w:pPr>
              <w:pStyle w:val="TableText"/>
            </w:pPr>
            <w:r>
              <w:t>The</w:t>
            </w:r>
            <w:r w:rsidR="00AF1437">
              <w:t xml:space="preserve"> Energistics Transfer Protocol </w:t>
            </w:r>
            <w:r>
              <w:t xml:space="preserve">(schemas, UML model, specification, etc.) </w:t>
            </w:r>
            <w:r w:rsidR="00AF1437">
              <w:t>published in November 2016, with the updated specification (document updates in Aug 2017). .</w:t>
            </w:r>
          </w:p>
        </w:tc>
      </w:tr>
      <w:tr w:rsidR="00AF1437" w14:paraId="460F3819" w14:textId="77777777" w:rsidTr="00121385">
        <w:tc>
          <w:tcPr>
            <w:tcW w:w="3595" w:type="dxa"/>
            <w:tcBorders>
              <w:left w:val="single" w:sz="4" w:space="0" w:color="000000"/>
              <w:bottom w:val="single" w:sz="4" w:space="0" w:color="000000"/>
            </w:tcBorders>
            <w:shd w:val="clear" w:color="auto" w:fill="auto"/>
          </w:tcPr>
          <w:p w14:paraId="0A8866C3" w14:textId="0B5E30BA" w:rsidR="00AF1437" w:rsidRPr="00962492" w:rsidRDefault="00AF1437" w:rsidP="00850360">
            <w:pPr>
              <w:pStyle w:val="TableText"/>
            </w:pPr>
            <w:r w:rsidRPr="00962492">
              <w:t>Known Issues Lists (KILs) for ETP Specification v1.1</w:t>
            </w:r>
            <w:r>
              <w:br/>
            </w:r>
            <w:r w:rsidR="00850360">
              <w:t>(</w:t>
            </w:r>
            <w:r w:rsidRPr="00962492">
              <w:t>updated August 2017)</w:t>
            </w:r>
          </w:p>
        </w:tc>
        <w:tc>
          <w:tcPr>
            <w:tcW w:w="5310" w:type="dxa"/>
            <w:tcBorders>
              <w:bottom w:val="single" w:sz="4" w:space="0" w:color="000000"/>
            </w:tcBorders>
            <w:shd w:val="clear" w:color="auto" w:fill="auto"/>
          </w:tcPr>
          <w:p w14:paraId="2DDB0302" w14:textId="728ED718" w:rsidR="00AF1437" w:rsidRPr="00E60B58" w:rsidRDefault="00AF1437" w:rsidP="00AF1437">
            <w:pPr>
              <w:pStyle w:val="TableText"/>
            </w:pPr>
            <w:r>
              <w:t xml:space="preserve">Testing and development of WITSML v2.0 on </w:t>
            </w:r>
            <w:del w:id="54" w:author="Donna Marcotte" w:date="2018-02-20T16:27:00Z">
              <w:r w:rsidDel="00FB0346">
                <w:delText>ETP v1.1</w:delText>
              </w:r>
            </w:del>
            <w:ins w:id="55" w:author="Donna Marcotte" w:date="2018-02-20T16:27:00Z">
              <w:r w:rsidR="00FB0346">
                <w:t>ETP v1.2</w:t>
              </w:r>
            </w:ins>
            <w:r>
              <w:t xml:space="preserve"> has revealed some issues which are document on this list.</w:t>
            </w:r>
          </w:p>
        </w:tc>
      </w:tr>
      <w:tr w:rsidR="00AF1437" w14:paraId="571B1F61" w14:textId="77777777" w:rsidTr="00121385">
        <w:tc>
          <w:tcPr>
            <w:tcW w:w="3595" w:type="dxa"/>
            <w:tcBorders>
              <w:top w:val="single" w:sz="4" w:space="0" w:color="000000"/>
            </w:tcBorders>
          </w:tcPr>
          <w:p w14:paraId="24C1120D" w14:textId="378004FF" w:rsidR="00AF1437" w:rsidRPr="001F4968" w:rsidRDefault="00AF1437" w:rsidP="00AF1437">
            <w:pPr>
              <w:pStyle w:val="TableText"/>
            </w:pPr>
            <w:r w:rsidRPr="001F4968">
              <w:t>WITSML v2.0</w:t>
            </w:r>
          </w:p>
        </w:tc>
        <w:tc>
          <w:tcPr>
            <w:tcW w:w="5310" w:type="dxa"/>
            <w:tcBorders>
              <w:top w:val="single" w:sz="4" w:space="0" w:color="000000"/>
            </w:tcBorders>
          </w:tcPr>
          <w:p w14:paraId="1DDE4003" w14:textId="5954657D" w:rsidR="00AF1437" w:rsidRPr="00E60B58" w:rsidRDefault="00AF1437" w:rsidP="006F34DD">
            <w:pPr>
              <w:pStyle w:val="TableText"/>
            </w:pPr>
            <w:r>
              <w:t xml:space="preserve">The WITSML v2.0 download (published in Oct 2016) includes schemas (XSD files) for data objects in the model; a UML model and related documentation. </w:t>
            </w:r>
          </w:p>
        </w:tc>
      </w:tr>
      <w:tr w:rsidR="00AF1437" w14:paraId="350A43BE" w14:textId="77777777" w:rsidTr="00121385">
        <w:tc>
          <w:tcPr>
            <w:tcW w:w="3595" w:type="dxa"/>
            <w:tcBorders>
              <w:top w:val="single" w:sz="4" w:space="0" w:color="000000"/>
            </w:tcBorders>
          </w:tcPr>
          <w:p w14:paraId="2DE74D6E" w14:textId="605B3E4D" w:rsidR="00AF1437" w:rsidRPr="001F4968" w:rsidRDefault="00AF1437" w:rsidP="006F34DD">
            <w:pPr>
              <w:pStyle w:val="TableText"/>
            </w:pPr>
            <w:r>
              <w:t>ETP DevKit</w:t>
            </w:r>
          </w:p>
        </w:tc>
        <w:tc>
          <w:tcPr>
            <w:tcW w:w="5310" w:type="dxa"/>
            <w:tcBorders>
              <w:top w:val="single" w:sz="4" w:space="0" w:color="000000"/>
            </w:tcBorders>
          </w:tcPr>
          <w:p w14:paraId="1D923840" w14:textId="233FC452" w:rsidR="00AF1437" w:rsidRDefault="00AF1437" w:rsidP="006F34DD">
            <w:pPr>
              <w:pStyle w:val="TableText"/>
            </w:pPr>
            <w:r>
              <w:rPr>
                <w:rFonts w:cs="Arial"/>
                <w:color w:val="333333"/>
                <w:szCs w:val="18"/>
                <w:shd w:val="clear" w:color="auto" w:fill="FFFFFF"/>
              </w:rPr>
              <w:t>The ETP DevKit is a .NET library providing a common foundation and the basic infrastructure needed to communicate via the Energistics Transfer Protocol (ETP). </w:t>
            </w:r>
            <w:r>
              <w:rPr>
                <w:rStyle w:val="apple-converted-space"/>
                <w:color w:val="333333"/>
                <w:szCs w:val="18"/>
                <w:shd w:val="clear" w:color="auto" w:fill="FFFFFF"/>
              </w:rPr>
              <w:t> </w:t>
            </w:r>
          </w:p>
        </w:tc>
      </w:tr>
      <w:tr w:rsidR="00AF1437" w14:paraId="1BCA8D13" w14:textId="77777777" w:rsidTr="00121385">
        <w:tc>
          <w:tcPr>
            <w:tcW w:w="3595" w:type="dxa"/>
            <w:tcBorders>
              <w:top w:val="single" w:sz="4" w:space="0" w:color="000000"/>
              <w:bottom w:val="single" w:sz="4" w:space="0" w:color="000000"/>
            </w:tcBorders>
          </w:tcPr>
          <w:p w14:paraId="6753955E" w14:textId="2771F8E0" w:rsidR="00AF1437" w:rsidRDefault="00AF1437" w:rsidP="006F34DD">
            <w:pPr>
              <w:pStyle w:val="TableText"/>
            </w:pPr>
            <w:r>
              <w:t>Standards DevKit</w:t>
            </w:r>
          </w:p>
        </w:tc>
        <w:tc>
          <w:tcPr>
            <w:tcW w:w="5310" w:type="dxa"/>
            <w:tcBorders>
              <w:top w:val="single" w:sz="4" w:space="0" w:color="000000"/>
              <w:bottom w:val="single" w:sz="4" w:space="0" w:color="000000"/>
            </w:tcBorders>
          </w:tcPr>
          <w:p w14:paraId="0C961A35" w14:textId="2633B2AD" w:rsidR="00AF1437" w:rsidRDefault="00AF1437" w:rsidP="00F30276">
            <w:pPr>
              <w:pStyle w:val="TableText"/>
            </w:pPr>
            <w:r>
              <w:rPr>
                <w:rFonts w:cs="Arial"/>
                <w:color w:val="333333"/>
                <w:szCs w:val="18"/>
                <w:shd w:val="clear" w:color="auto" w:fill="FFFFFF"/>
              </w:rPr>
              <w:t>The Standards DevKit wraps the WITSML, PRODML and RESQML schemas with Microsoft .NET objects. The developer can work directly with these objects rather than having to deal directly with the XML definitions.</w:t>
            </w:r>
            <w:r>
              <w:rPr>
                <w:rStyle w:val="apple-converted-space"/>
                <w:color w:val="333333"/>
                <w:szCs w:val="18"/>
                <w:shd w:val="clear" w:color="auto" w:fill="FFFFFF"/>
              </w:rPr>
              <w:t> </w:t>
            </w:r>
          </w:p>
        </w:tc>
      </w:tr>
      <w:tr w:rsidR="00AF1437" w14:paraId="78195F56" w14:textId="77777777" w:rsidTr="00AF1437">
        <w:tc>
          <w:tcPr>
            <w:tcW w:w="3595" w:type="dxa"/>
            <w:tcBorders>
              <w:top w:val="single" w:sz="4" w:space="0" w:color="000000"/>
              <w:bottom w:val="single" w:sz="4" w:space="0" w:color="000000"/>
            </w:tcBorders>
          </w:tcPr>
          <w:p w14:paraId="2B780AAF" w14:textId="20B18E75" w:rsidR="00AF1437" w:rsidRDefault="00AF1437" w:rsidP="006F34DD">
            <w:pPr>
              <w:pStyle w:val="TableText"/>
            </w:pPr>
            <w:r w:rsidRPr="00962492">
              <w:t>Energistics_Identifier_Specification_v4.0_Doc_v1.1.pdf</w:t>
            </w:r>
          </w:p>
        </w:tc>
        <w:tc>
          <w:tcPr>
            <w:tcW w:w="5310" w:type="dxa"/>
            <w:tcBorders>
              <w:top w:val="single" w:sz="4" w:space="0" w:color="000000"/>
              <w:bottom w:val="single" w:sz="4" w:space="0" w:color="000000"/>
            </w:tcBorders>
          </w:tcPr>
          <w:p w14:paraId="373E9CFD" w14:textId="03BD0209" w:rsidR="00AF1437" w:rsidRDefault="00AF1437" w:rsidP="00F30276">
            <w:pPr>
              <w:pStyle w:val="TableText"/>
              <w:rPr>
                <w:rFonts w:cs="Arial"/>
                <w:color w:val="333333"/>
                <w:szCs w:val="18"/>
                <w:shd w:val="clear" w:color="auto" w:fill="FFFFFF"/>
              </w:rPr>
            </w:pPr>
            <w:r>
              <w:t>Specification that states requirements for properly formatting Energistics identifiers which include UUIDs and URIs.</w:t>
            </w:r>
          </w:p>
        </w:tc>
      </w:tr>
    </w:tbl>
    <w:p w14:paraId="5551E131" w14:textId="77777777" w:rsidR="00A65B74" w:rsidRDefault="00A65B74" w:rsidP="00A65B74">
      <w:pPr>
        <w:pStyle w:val="Heading3"/>
      </w:pPr>
      <w:bookmarkStart w:id="56" w:name="_Toc466559291"/>
      <w:bookmarkStart w:id="57" w:name="_Toc495651888"/>
      <w:r>
        <w:t>Documentation Conventions</w:t>
      </w:r>
      <w:bookmarkEnd w:id="56"/>
      <w:bookmarkEnd w:id="57"/>
    </w:p>
    <w:p w14:paraId="41390438" w14:textId="1FF0BBA4" w:rsidR="00A65B74" w:rsidRDefault="00A65B74" w:rsidP="00884896">
      <w:pPr>
        <w:pStyle w:val="Bullet"/>
      </w:pPr>
      <w:r>
        <w:t xml:space="preserve">The key words "MUST", "MUST NOT", "REQUIRED", "SHALL", "SHALL NOT", "SHOULD", "SHOULD NOT", "RECOMMENDED", "MAY" and "OPTIONAL" in this document are to be interpreted as described in </w:t>
      </w:r>
      <w:r w:rsidR="009D21AA">
        <w:t xml:space="preserve">IETF </w:t>
      </w:r>
      <w:r>
        <w:t>RFC 2119. (</w:t>
      </w:r>
      <w:hyperlink r:id="rId18" w:history="1">
        <w:r w:rsidRPr="003D5F99">
          <w:rPr>
            <w:rStyle w:val="Hyperlink"/>
            <w:rFonts w:cs="Arial"/>
          </w:rPr>
          <w:t>http://www.ietf.org/rfc/rfc2119.txt</w:t>
        </w:r>
      </w:hyperlink>
      <w:r>
        <w:t xml:space="preserve">). </w:t>
      </w:r>
    </w:p>
    <w:p w14:paraId="403EECA6" w14:textId="5489A7FC" w:rsidR="00535D43" w:rsidRDefault="00535D43" w:rsidP="00884896">
      <w:pPr>
        <w:pStyle w:val="Bullet"/>
      </w:pPr>
      <w:r>
        <w:t xml:space="preserve">Terminology: </w:t>
      </w:r>
      <w:r w:rsidRPr="00884896">
        <w:rPr>
          <w:i/>
        </w:rPr>
        <w:t>sender</w:t>
      </w:r>
      <w:r>
        <w:t xml:space="preserve"> and </w:t>
      </w:r>
      <w:r w:rsidRPr="00884896">
        <w:rPr>
          <w:i/>
        </w:rPr>
        <w:t>receiver</w:t>
      </w:r>
      <w:r>
        <w:t xml:space="preserve">. For simplicity in this document, where needed for general cases, the word </w:t>
      </w:r>
      <w:r w:rsidRPr="00884896">
        <w:rPr>
          <w:i/>
        </w:rPr>
        <w:t>sender</w:t>
      </w:r>
      <w:r>
        <w:t xml:space="preserve"> is used to </w:t>
      </w:r>
      <w:r w:rsidR="00480654">
        <w:t xml:space="preserve">collectively </w:t>
      </w:r>
      <w:r>
        <w:t>refer to server</w:t>
      </w:r>
      <w:r w:rsidR="00480654">
        <w:t>s</w:t>
      </w:r>
      <w:r>
        <w:t>, producer</w:t>
      </w:r>
      <w:r w:rsidR="00480654">
        <w:t>s</w:t>
      </w:r>
      <w:r>
        <w:t xml:space="preserve"> </w:t>
      </w:r>
      <w:r w:rsidR="00480654">
        <w:t xml:space="preserve">and </w:t>
      </w:r>
      <w:r>
        <w:t>store</w:t>
      </w:r>
      <w:r w:rsidR="00480654">
        <w:t>s</w:t>
      </w:r>
      <w:r>
        <w:t xml:space="preserve">, and the word </w:t>
      </w:r>
      <w:r w:rsidRPr="00884896">
        <w:rPr>
          <w:i/>
        </w:rPr>
        <w:t>receiver</w:t>
      </w:r>
      <w:r>
        <w:t xml:space="preserve"> is used to </w:t>
      </w:r>
      <w:r w:rsidR="00480654">
        <w:t xml:space="preserve">collectively </w:t>
      </w:r>
      <w:r>
        <w:t>refer to client</w:t>
      </w:r>
      <w:r w:rsidR="00480654">
        <w:t>s</w:t>
      </w:r>
      <w:r>
        <w:t>, consumer</w:t>
      </w:r>
      <w:r w:rsidR="00480654">
        <w:t>s</w:t>
      </w:r>
      <w:r>
        <w:t xml:space="preserve">, </w:t>
      </w:r>
      <w:r w:rsidR="00480654">
        <w:t xml:space="preserve">and </w:t>
      </w:r>
      <w:r>
        <w:t>customer</w:t>
      </w:r>
      <w:r w:rsidR="00480654">
        <w:t>s</w:t>
      </w:r>
      <w:r>
        <w:t>. The specific terms</w:t>
      </w:r>
      <w:r w:rsidR="00480654">
        <w:t xml:space="preserve"> (server, producer, etc.)</w:t>
      </w:r>
      <w:r>
        <w:t xml:space="preserve"> are defined in the context of the protocols in which they are used</w:t>
      </w:r>
      <w:r w:rsidR="00263A9F">
        <w:t xml:space="preserve"> in the </w:t>
      </w:r>
      <w:r w:rsidR="00263A9F" w:rsidRPr="00884896">
        <w:rPr>
          <w:i/>
        </w:rPr>
        <w:t>ETP Specification</w:t>
      </w:r>
      <w:r w:rsidR="00263A9F">
        <w:t>.</w:t>
      </w:r>
      <w:r>
        <w:t xml:space="preserve"> </w:t>
      </w:r>
    </w:p>
    <w:p w14:paraId="46C07DD8" w14:textId="7E7F2FE3" w:rsidR="00535D43" w:rsidRDefault="00535D43" w:rsidP="00884896">
      <w:pPr>
        <w:pStyle w:val="Bullet"/>
      </w:pPr>
      <w:r>
        <w:t xml:space="preserve">Protocol abbreviations. </w:t>
      </w:r>
      <w:r w:rsidR="00480654">
        <w:t xml:space="preserve">Each ETP protocol has both a name and protocol number as defined in the </w:t>
      </w:r>
      <w:r w:rsidR="00480654" w:rsidRPr="00884896">
        <w:rPr>
          <w:i/>
        </w:rPr>
        <w:t>ETP Specification</w:t>
      </w:r>
      <w:r w:rsidR="00480654">
        <w:t xml:space="preserve">. For example the </w:t>
      </w:r>
      <w:r w:rsidR="00480654" w:rsidRPr="00884896">
        <w:rPr>
          <w:i/>
        </w:rPr>
        <w:t>Core</w:t>
      </w:r>
      <w:r w:rsidR="00480654">
        <w:t xml:space="preserve"> protocol is also </w:t>
      </w:r>
      <w:r w:rsidR="00480654" w:rsidRPr="00884896">
        <w:rPr>
          <w:i/>
        </w:rPr>
        <w:t>Protocol 0</w:t>
      </w:r>
      <w:r w:rsidR="00480654">
        <w:t xml:space="preserve">. In some cases, this document may further abbreviate protocols, for example, </w:t>
      </w:r>
      <w:r w:rsidR="00480654" w:rsidRPr="00884896">
        <w:rPr>
          <w:i/>
        </w:rPr>
        <w:t>Protocol 0</w:t>
      </w:r>
      <w:r w:rsidR="00480654">
        <w:t xml:space="preserve"> may be </w:t>
      </w:r>
      <w:r w:rsidR="00480654" w:rsidRPr="00884896">
        <w:rPr>
          <w:i/>
        </w:rPr>
        <w:t>P0</w:t>
      </w:r>
      <w:r w:rsidR="00480654">
        <w:t xml:space="preserve">. </w:t>
      </w:r>
    </w:p>
    <w:p w14:paraId="3F181EDC" w14:textId="10CDED37" w:rsidR="001704FB" w:rsidRDefault="000A7B5B" w:rsidP="001704FB">
      <w:pPr>
        <w:pStyle w:val="Heading1"/>
      </w:pPr>
      <w:bookmarkStart w:id="58" w:name="_Toc495651889"/>
      <w:bookmarkEnd w:id="31"/>
      <w:bookmarkEnd w:id="32"/>
      <w:r>
        <w:lastRenderedPageBreak/>
        <w:t xml:space="preserve">General </w:t>
      </w:r>
      <w:r w:rsidR="00892E97">
        <w:t>Rules and Concepts</w:t>
      </w:r>
      <w:bookmarkEnd w:id="58"/>
    </w:p>
    <w:p w14:paraId="3DDA78E7" w14:textId="34D4AB7D" w:rsidR="00892E97" w:rsidRDefault="001F65C5" w:rsidP="00892E97">
      <w:pPr>
        <w:pStyle w:val="BodyText1"/>
      </w:pPr>
      <w:r>
        <w:t xml:space="preserve">This chapter </w:t>
      </w:r>
      <w:r w:rsidR="00892E97">
        <w:t>lists rules and key concepts that apply across all protocols when using</w:t>
      </w:r>
      <w:r>
        <w:t xml:space="preserve"> </w:t>
      </w:r>
      <w:del w:id="59" w:author="Donna Marcotte" w:date="2018-02-20T16:27:00Z">
        <w:r w:rsidDel="00FB0346">
          <w:delText>ETP v1.1</w:delText>
        </w:r>
      </w:del>
      <w:ins w:id="60" w:author="Donna Marcotte" w:date="2018-02-20T16:27:00Z">
        <w:r w:rsidR="00FB0346">
          <w:t>ETP v1.2</w:t>
        </w:r>
      </w:ins>
      <w:r>
        <w:t xml:space="preserve"> to transport WITSML v2.0 </w:t>
      </w:r>
      <w:r w:rsidR="00892E97">
        <w:t xml:space="preserve">data. </w:t>
      </w:r>
    </w:p>
    <w:p w14:paraId="203EEDEE" w14:textId="77777777" w:rsidR="00982C8D" w:rsidRDefault="00982C8D" w:rsidP="00982C8D">
      <w:pPr>
        <w:pStyle w:val="Heading2"/>
      </w:pPr>
      <w:bookmarkStart w:id="61" w:name="_Toc495651890"/>
      <w:bookmarkStart w:id="62" w:name="_Toc476732029"/>
      <w:r>
        <w:t>Example Implementation</w:t>
      </w:r>
      <w:bookmarkEnd w:id="61"/>
    </w:p>
    <w:p w14:paraId="282643B0" w14:textId="77777777" w:rsidR="00982C8D" w:rsidRPr="00A24839" w:rsidRDefault="00982C8D" w:rsidP="00982C8D">
      <w:r w:rsidRPr="00A24839">
        <w:t>WITSML defines an interoperability specification about how the data is represented and a standard way of transporting the data electronically. It does not define the storage mechanism.</w:t>
      </w:r>
    </w:p>
    <w:p w14:paraId="5EFF81CA" w14:textId="1F0FCB41" w:rsidR="00982C8D" w:rsidRPr="00A24839" w:rsidRDefault="00982C8D" w:rsidP="00982C8D">
      <w:pPr>
        <w:pStyle w:val="Bullet"/>
        <w:numPr>
          <w:ilvl w:val="0"/>
          <w:numId w:val="16"/>
        </w:numPr>
        <w:tabs>
          <w:tab w:val="left" w:pos="360"/>
        </w:tabs>
        <w:suppressAutoHyphens w:val="0"/>
        <w:spacing w:after="120"/>
        <w:ind w:left="360"/>
      </w:pPr>
      <w:r w:rsidRPr="00A24839">
        <w:rPr>
          <w:b/>
        </w:rPr>
        <w:t>Representation.</w:t>
      </w:r>
      <w:r w:rsidRPr="00A24839">
        <w:t xml:space="preserve"> WITSML </w:t>
      </w:r>
      <w:r w:rsidR="00274D66">
        <w:t>data object</w:t>
      </w:r>
      <w:r w:rsidRPr="00A24839">
        <w:t xml:space="preserve">s being exchanged between systems are </w:t>
      </w:r>
      <w:r w:rsidRPr="00A24839">
        <w:rPr>
          <w:iCs/>
        </w:rPr>
        <w:t>represented</w:t>
      </w:r>
      <w:r w:rsidRPr="00A24839">
        <w:t xml:space="preserve"> as XML documents</w:t>
      </w:r>
      <w:r w:rsidR="00535D43">
        <w:t xml:space="preserve"> (NOTE: except for real-time streaming data, which isn’t actually a WITSML data object so is not usually sent as an XML document)</w:t>
      </w:r>
      <w:r w:rsidRPr="00A24839">
        <w:t xml:space="preserve">. The </w:t>
      </w:r>
      <w:r w:rsidR="00274D66">
        <w:t>data object</w:t>
      </w:r>
      <w:r w:rsidRPr="00A24839">
        <w:t xml:space="preserve"> schemas </w:t>
      </w:r>
      <w:r w:rsidR="00274D66">
        <w:t>that</w:t>
      </w:r>
      <w:r w:rsidR="009D21AA">
        <w:t xml:space="preserve"> comprise the WITSML standard </w:t>
      </w:r>
      <w:r w:rsidRPr="00A24839">
        <w:t>define the format</w:t>
      </w:r>
      <w:r w:rsidR="009D21AA">
        <w:t>s</w:t>
      </w:r>
      <w:r w:rsidRPr="00A24839">
        <w:t xml:space="preserve"> of these </w:t>
      </w:r>
      <w:r w:rsidR="00274D66">
        <w:t>data object</w:t>
      </w:r>
      <w:r w:rsidRPr="00A24839">
        <w:t>s.</w:t>
      </w:r>
    </w:p>
    <w:p w14:paraId="0B230DD5" w14:textId="11326740" w:rsidR="00982C8D" w:rsidRPr="00A24839" w:rsidRDefault="00982C8D" w:rsidP="00982C8D">
      <w:pPr>
        <w:pStyle w:val="Bullet"/>
        <w:numPr>
          <w:ilvl w:val="0"/>
          <w:numId w:val="16"/>
        </w:numPr>
        <w:tabs>
          <w:tab w:val="left" w:pos="360"/>
        </w:tabs>
        <w:suppressAutoHyphens w:val="0"/>
        <w:spacing w:after="120"/>
        <w:ind w:left="360"/>
      </w:pPr>
      <w:r w:rsidRPr="00A24839">
        <w:rPr>
          <w:b/>
        </w:rPr>
        <w:t>Transport.</w:t>
      </w:r>
      <w:r w:rsidRPr="00A24839">
        <w:t xml:space="preserve"> Because XML documents are simply text files, they can be </w:t>
      </w:r>
      <w:r w:rsidRPr="00A24839">
        <w:rPr>
          <w:iCs/>
        </w:rPr>
        <w:t>transported</w:t>
      </w:r>
      <w:r w:rsidRPr="00A24839">
        <w:t xml:space="preserve"> by various means, such as email or other file transfer method. A WITSML </w:t>
      </w:r>
      <w:r w:rsidR="00274D66">
        <w:t>data object</w:t>
      </w:r>
      <w:r w:rsidRPr="00A24839">
        <w:t xml:space="preserve"> could even be in the form of a printed or faxed document. </w:t>
      </w:r>
    </w:p>
    <w:p w14:paraId="5AD669FC" w14:textId="4F742268" w:rsidR="00982C8D" w:rsidRPr="00A24839" w:rsidRDefault="00982C8D" w:rsidP="00982C8D">
      <w:pPr>
        <w:pStyle w:val="BodyText2"/>
      </w:pPr>
      <w:r w:rsidRPr="00A24839">
        <w:t xml:space="preserve">This document specifies a standardized way of electronically transporting WITSML </w:t>
      </w:r>
      <w:r w:rsidR="00274D66">
        <w:t>data object</w:t>
      </w:r>
      <w:r w:rsidRPr="00A24839">
        <w:t xml:space="preserve">s between systems using </w:t>
      </w:r>
      <w:r w:rsidR="007F206B" w:rsidRPr="00A24839">
        <w:t>WebSocket</w:t>
      </w:r>
      <w:r w:rsidRPr="00A24839">
        <w:t xml:space="preserve">-based protocols. However, companies can send and receive WITSML data streams without using the </w:t>
      </w:r>
      <w:r w:rsidR="007F206B" w:rsidRPr="00A24839">
        <w:t>Energistics Transfer Protocol</w:t>
      </w:r>
      <w:r w:rsidRPr="00A24839">
        <w:t>.</w:t>
      </w:r>
    </w:p>
    <w:p w14:paraId="6EACDEEE" w14:textId="3BF54D63" w:rsidR="00982C8D" w:rsidRPr="00A24839" w:rsidRDefault="00982C8D" w:rsidP="00982C8D">
      <w:pPr>
        <w:pStyle w:val="Bullet"/>
        <w:numPr>
          <w:ilvl w:val="0"/>
          <w:numId w:val="16"/>
        </w:numPr>
        <w:tabs>
          <w:tab w:val="left" w:pos="360"/>
        </w:tabs>
        <w:suppressAutoHyphens w:val="0"/>
        <w:spacing w:after="120"/>
        <w:ind w:left="360"/>
      </w:pPr>
      <w:r w:rsidRPr="00A24839">
        <w:rPr>
          <w:b/>
        </w:rPr>
        <w:t>Storage.</w:t>
      </w:r>
      <w:r w:rsidRPr="00A24839">
        <w:t xml:space="preserve"> While WITSML </w:t>
      </w:r>
      <w:r w:rsidR="00274D66">
        <w:t>data object</w:t>
      </w:r>
      <w:r w:rsidRPr="00A24839">
        <w:t xml:space="preserve">s transported between systems are represented as XML documents, the WITSML specification does not dictate how the WITSML </w:t>
      </w:r>
      <w:r w:rsidR="00274D66">
        <w:t>data object</w:t>
      </w:r>
      <w:r w:rsidRPr="00A24839">
        <w:t xml:space="preserve">s are to be stored within those systems, and the </w:t>
      </w:r>
      <w:r w:rsidR="004023FB">
        <w:t>receiver</w:t>
      </w:r>
      <w:r w:rsidR="004023FB" w:rsidRPr="00A24839">
        <w:t xml:space="preserve"> </w:t>
      </w:r>
      <w:r w:rsidRPr="00A24839">
        <w:t xml:space="preserve">application cannot assume any particular storage mechanism. The </w:t>
      </w:r>
      <w:r w:rsidR="00274D66">
        <w:t>data object</w:t>
      </w:r>
      <w:r w:rsidRPr="00A24839">
        <w:t>s might be stored as text files or in a database system.</w:t>
      </w:r>
    </w:p>
    <w:p w14:paraId="568BBAC5" w14:textId="2D49F339" w:rsidR="00892E97" w:rsidRDefault="00892E97" w:rsidP="00892E97">
      <w:pPr>
        <w:pStyle w:val="Heading2"/>
      </w:pPr>
      <w:bookmarkStart w:id="63" w:name="_Toc495651891"/>
      <w:r>
        <w:t xml:space="preserve">ETP Specification is </w:t>
      </w:r>
      <w:r w:rsidR="0019453A">
        <w:t xml:space="preserve">the </w:t>
      </w:r>
      <w:r>
        <w:t>Primary Source</w:t>
      </w:r>
      <w:bookmarkEnd w:id="62"/>
      <w:bookmarkEnd w:id="63"/>
    </w:p>
    <w:p w14:paraId="4988FFB7" w14:textId="2B2E273F" w:rsidR="00892E97" w:rsidRDefault="00892E97" w:rsidP="00274D66">
      <w:pPr>
        <w:pStyle w:val="BodyText1"/>
        <w:tabs>
          <w:tab w:val="left" w:pos="4230"/>
        </w:tabs>
        <w:rPr>
          <w:lang w:eastAsia="en-US"/>
        </w:rPr>
      </w:pPr>
      <w:r>
        <w:rPr>
          <w:lang w:eastAsia="en-US"/>
        </w:rPr>
        <w:t>This implementation specific</w:t>
      </w:r>
      <w:r w:rsidR="009D21AA">
        <w:rPr>
          <w:lang w:eastAsia="en-US"/>
        </w:rPr>
        <w:t>ation</w:t>
      </w:r>
      <w:r>
        <w:rPr>
          <w:lang w:eastAsia="en-US"/>
        </w:rPr>
        <w:t xml:space="preserve"> is a </w:t>
      </w:r>
      <w:r w:rsidR="0016503B">
        <w:rPr>
          <w:lang w:eastAsia="en-US"/>
        </w:rPr>
        <w:t>companion</w:t>
      </w:r>
      <w:r>
        <w:rPr>
          <w:lang w:eastAsia="en-US"/>
        </w:rPr>
        <w:t xml:space="preserve"> to the </w:t>
      </w:r>
      <w:r w:rsidRPr="00FA40CD">
        <w:rPr>
          <w:i/>
          <w:lang w:eastAsia="en-US"/>
        </w:rPr>
        <w:t xml:space="preserve">Energistics Transfer </w:t>
      </w:r>
      <w:r w:rsidR="0019453A">
        <w:rPr>
          <w:i/>
          <w:lang w:eastAsia="en-US"/>
        </w:rPr>
        <w:t xml:space="preserve">Protocol (ETP) Specification v1.1 Doc v1 </w:t>
      </w:r>
      <w:r>
        <w:rPr>
          <w:lang w:eastAsia="en-US"/>
        </w:rPr>
        <w:t xml:space="preserve">and has been designed to be consistent with </w:t>
      </w:r>
      <w:r w:rsidR="009D21AA">
        <w:rPr>
          <w:lang w:eastAsia="en-US"/>
        </w:rPr>
        <w:t>it</w:t>
      </w:r>
      <w:r>
        <w:rPr>
          <w:lang w:eastAsia="en-US"/>
        </w:rPr>
        <w:t xml:space="preserve">. However, if you interpret any discrepancies between these documents, the </w:t>
      </w:r>
      <w:r w:rsidRPr="00FA40CD">
        <w:rPr>
          <w:i/>
          <w:lang w:eastAsia="en-US"/>
        </w:rPr>
        <w:t>ETP Spec</w:t>
      </w:r>
      <w:r>
        <w:rPr>
          <w:lang w:eastAsia="en-US"/>
        </w:rPr>
        <w:t xml:space="preserve"> is the </w:t>
      </w:r>
      <w:r w:rsidR="0019453A">
        <w:rPr>
          <w:lang w:eastAsia="en-US"/>
        </w:rPr>
        <w:t>primary</w:t>
      </w:r>
      <w:r>
        <w:rPr>
          <w:lang w:eastAsia="en-US"/>
        </w:rPr>
        <w:t xml:space="preserve"> source. </w:t>
      </w:r>
    </w:p>
    <w:p w14:paraId="0F7803FE" w14:textId="643C0EA1" w:rsidR="00555285" w:rsidRPr="000E75FB" w:rsidRDefault="00555285" w:rsidP="00892E97">
      <w:pPr>
        <w:pStyle w:val="BodyText1"/>
        <w:rPr>
          <w:lang w:eastAsia="en-US"/>
        </w:rPr>
      </w:pPr>
      <w:r>
        <w:rPr>
          <w:lang w:eastAsia="en-US"/>
        </w:rPr>
        <w:t xml:space="preserve">Please report any such discrepancies by posting a message in BaseCamp or if you do not have access to BaseCamp, send a message to </w:t>
      </w:r>
      <w:hyperlink r:id="rId19" w:history="1">
        <w:r w:rsidRPr="00AC3952">
          <w:rPr>
            <w:rStyle w:val="Hyperlink"/>
            <w:lang w:eastAsia="en-US"/>
          </w:rPr>
          <w:t>info@Energistics.org</w:t>
        </w:r>
      </w:hyperlink>
      <w:r>
        <w:rPr>
          <w:lang w:eastAsia="en-US"/>
        </w:rPr>
        <w:t xml:space="preserve">. </w:t>
      </w:r>
    </w:p>
    <w:p w14:paraId="52FD2111" w14:textId="41C4B06F" w:rsidR="00002191" w:rsidRDefault="00535D43" w:rsidP="000B15D8">
      <w:pPr>
        <w:pStyle w:val="Heading2"/>
      </w:pPr>
      <w:bookmarkStart w:id="64" w:name="_Toc495651892"/>
      <w:bookmarkStart w:id="65" w:name="_Ref475371077"/>
      <w:r>
        <w:t xml:space="preserve">All </w:t>
      </w:r>
      <w:r w:rsidR="003D1E3C">
        <w:t xml:space="preserve">Applications Must Handle </w:t>
      </w:r>
      <w:r w:rsidR="00002191">
        <w:t>Optional Header in XML v1.0</w:t>
      </w:r>
      <w:bookmarkEnd w:id="64"/>
    </w:p>
    <w:p w14:paraId="0E978D74" w14:textId="1E8F0473" w:rsidR="00533D8A" w:rsidRDefault="003D1E3C" w:rsidP="003D1E3C">
      <w:pPr>
        <w:pStyle w:val="BodyText1"/>
      </w:pPr>
      <w:r>
        <w:t>Energist</w:t>
      </w:r>
      <w:r w:rsidR="00533D8A">
        <w:t>ics uses XML version 1.0</w:t>
      </w:r>
      <w:r w:rsidR="00555285">
        <w:t xml:space="preserve"> and does not plan to update to a later version anytime soon</w:t>
      </w:r>
      <w:r w:rsidR="00533D8A">
        <w:t>. Section 2.8</w:t>
      </w:r>
      <w:r w:rsidR="00555285">
        <w:t xml:space="preserve"> of the XML specification</w:t>
      </w:r>
      <w:r w:rsidR="00533D8A">
        <w:t xml:space="preserve"> (</w:t>
      </w:r>
      <w:hyperlink r:id="rId20" w:anchor="sec-prolog-dtd" w:history="1">
        <w:r w:rsidR="00533D8A" w:rsidRPr="00840E3F">
          <w:rPr>
            <w:rStyle w:val="Hyperlink"/>
          </w:rPr>
          <w:t>https://www.w3.org/TR/REC-xml/#sec-prolog-dtd</w:t>
        </w:r>
      </w:hyperlink>
      <w:r w:rsidR="00533D8A">
        <w:t xml:space="preserve">) states: </w:t>
      </w:r>
    </w:p>
    <w:p w14:paraId="7580A980" w14:textId="583C4198" w:rsidR="00533D8A" w:rsidRPr="00533D8A" w:rsidRDefault="00533D8A" w:rsidP="00533D8A">
      <w:pPr>
        <w:pStyle w:val="BodyText1"/>
      </w:pPr>
      <w:r w:rsidRPr="00A24839">
        <w:rPr>
          <w:i/>
        </w:rPr>
        <w:t>XML documents</w:t>
      </w:r>
      <w:r w:rsidRPr="00A24839">
        <w:rPr>
          <w:rStyle w:val="apple-converted-space"/>
          <w:i/>
        </w:rPr>
        <w:t> </w:t>
      </w:r>
      <w:r w:rsidRPr="00A24839">
        <w:rPr>
          <w:rStyle w:val="Emphasis"/>
          <w:b/>
          <w:iCs w:val="0"/>
        </w:rPr>
        <w:t>should</w:t>
      </w:r>
      <w:r w:rsidRPr="00A24839">
        <w:rPr>
          <w:rStyle w:val="apple-converted-space"/>
          <w:i/>
        </w:rPr>
        <w:t> </w:t>
      </w:r>
      <w:r w:rsidRPr="00A24839">
        <w:rPr>
          <w:i/>
        </w:rPr>
        <w:t>begin with an</w:t>
      </w:r>
      <w:r w:rsidRPr="00A24839">
        <w:rPr>
          <w:rStyle w:val="apple-converted-space"/>
          <w:i/>
        </w:rPr>
        <w:t> </w:t>
      </w:r>
      <w:r w:rsidRPr="00A24839">
        <w:rPr>
          <w:i/>
        </w:rPr>
        <w:t>XML declaration</w:t>
      </w:r>
      <w:r w:rsidRPr="00A24839">
        <w:rPr>
          <w:rStyle w:val="apple-converted-space"/>
          <w:i/>
        </w:rPr>
        <w:t> </w:t>
      </w:r>
      <w:r w:rsidRPr="00A24839">
        <w:rPr>
          <w:i/>
        </w:rPr>
        <w:t>which specifies the version of XML being used</w:t>
      </w:r>
      <w:r>
        <w:t>.</w:t>
      </w:r>
    </w:p>
    <w:p w14:paraId="29FF72CB" w14:textId="500CA355" w:rsidR="00533D8A" w:rsidRDefault="00555285" w:rsidP="003D1E3C">
      <w:pPr>
        <w:pStyle w:val="BodyText1"/>
      </w:pPr>
      <w:r>
        <w:t>E</w:t>
      </w:r>
      <w:r w:rsidR="00533D8A">
        <w:t xml:space="preserve">xample: </w:t>
      </w:r>
      <w:r w:rsidR="006D4827">
        <w:t>&lt;?xml version=”1.0” encoding=”UTF-8” standalone=”” ?&gt;</w:t>
      </w:r>
    </w:p>
    <w:p w14:paraId="6F350F99" w14:textId="25ED3BF1" w:rsidR="00274D66" w:rsidRDefault="00555285" w:rsidP="00B37398">
      <w:pPr>
        <w:pStyle w:val="Bullet"/>
      </w:pPr>
      <w:r>
        <w:t>In XML v1.0, t</w:t>
      </w:r>
      <w:r w:rsidR="00533D8A">
        <w:t>his declaration header is optional.</w:t>
      </w:r>
      <w:r w:rsidR="003D1E3C">
        <w:t xml:space="preserve"> </w:t>
      </w:r>
      <w:r w:rsidR="00533D8A">
        <w:t>(</w:t>
      </w:r>
      <w:r>
        <w:t xml:space="preserve">FYI: </w:t>
      </w:r>
      <w:r w:rsidR="003D1E3C">
        <w:t>In XML version 1.1</w:t>
      </w:r>
      <w:r w:rsidR="00533D8A">
        <w:t>,</w:t>
      </w:r>
      <w:r w:rsidR="003D1E3C">
        <w:t xml:space="preserve"> this same header </w:t>
      </w:r>
      <w:r w:rsidR="00533D8A">
        <w:t>was changed to be</w:t>
      </w:r>
      <w:r w:rsidR="003D1E3C">
        <w:t xml:space="preserve"> required.</w:t>
      </w:r>
      <w:r w:rsidR="00533D8A">
        <w:t>)</w:t>
      </w:r>
      <w:r w:rsidR="003D1E3C">
        <w:t xml:space="preserve"> WITSM</w:t>
      </w:r>
      <w:r>
        <w:t>L</w:t>
      </w:r>
      <w:r w:rsidR="003D1E3C">
        <w:t xml:space="preserve">-enabled applications </w:t>
      </w:r>
      <w:r>
        <w:t>must</w:t>
      </w:r>
      <w:r w:rsidR="003D1E3C">
        <w:t xml:space="preserve"> be </w:t>
      </w:r>
      <w:r>
        <w:t xml:space="preserve">programmed </w:t>
      </w:r>
      <w:r w:rsidR="003D1E3C">
        <w:t xml:space="preserve">to work whether or not the optional header is present. </w:t>
      </w:r>
      <w:r w:rsidR="00480654">
        <w:t>Receiver</w:t>
      </w:r>
      <w:r w:rsidR="00274D66">
        <w:t xml:space="preserve"> applications must be prepared for either case, and </w:t>
      </w:r>
      <w:r w:rsidR="00480654">
        <w:t xml:space="preserve">sender </w:t>
      </w:r>
      <w:r w:rsidR="00274D66">
        <w:t xml:space="preserve">applications should follow the W3C guidance and provide it. </w:t>
      </w:r>
      <w:r w:rsidR="006D4827">
        <w:t>In the future, the WITSML specification could make it mandatory.</w:t>
      </w:r>
    </w:p>
    <w:p w14:paraId="57123FDC" w14:textId="3574C233" w:rsidR="006D4827" w:rsidRPr="006D4827" w:rsidRDefault="006D4827" w:rsidP="00B37398">
      <w:pPr>
        <w:pStyle w:val="Bullet"/>
      </w:pPr>
      <w:r>
        <w:t>The s</w:t>
      </w:r>
      <w:r w:rsidRPr="00B37398">
        <w:t xml:space="preserve">tandalone </w:t>
      </w:r>
      <w:r>
        <w:t xml:space="preserve">parameter </w:t>
      </w:r>
      <w:r w:rsidRPr="00B37398">
        <w:t xml:space="preserve">is optional. </w:t>
      </w:r>
    </w:p>
    <w:p w14:paraId="51A1831B" w14:textId="5C41D803" w:rsidR="00F244EB" w:rsidRDefault="00EB0F95" w:rsidP="000B15D8">
      <w:pPr>
        <w:pStyle w:val="Heading2"/>
      </w:pPr>
      <w:bookmarkStart w:id="66" w:name="_Toc495651893"/>
      <w:commentRangeStart w:id="67"/>
      <w:r>
        <w:t>Energistics Identifiers</w:t>
      </w:r>
      <w:bookmarkEnd w:id="65"/>
      <w:bookmarkEnd w:id="66"/>
      <w:r w:rsidR="009418D0">
        <w:t xml:space="preserve"> </w:t>
      </w:r>
      <w:commentRangeEnd w:id="67"/>
      <w:r w:rsidR="00DF4371">
        <w:rPr>
          <w:rStyle w:val="CommentReference"/>
          <w:rFonts w:cs="Times New Roman"/>
          <w:b w:val="0"/>
          <w:bCs w:val="0"/>
        </w:rPr>
        <w:commentReference w:id="67"/>
      </w:r>
    </w:p>
    <w:p w14:paraId="69E85A68" w14:textId="054578C9" w:rsidR="00EB0F95" w:rsidRDefault="00BF404D" w:rsidP="00EB0F95">
      <w:pPr>
        <w:pStyle w:val="BodyText1"/>
      </w:pPr>
      <w:r>
        <w:t xml:space="preserve">To identify specific instances of </w:t>
      </w:r>
      <w:r w:rsidR="00B407C1">
        <w:t xml:space="preserve">a </w:t>
      </w:r>
      <w:r>
        <w:t xml:space="preserve">data object, </w:t>
      </w:r>
      <w:r w:rsidR="00555285">
        <w:t>Energistics standards</w:t>
      </w:r>
      <w:r w:rsidR="00DD0B89">
        <w:t xml:space="preserve"> use </w:t>
      </w:r>
      <w:r>
        <w:t>identifiers as defined in</w:t>
      </w:r>
      <w:r w:rsidR="00DD0B89">
        <w:t xml:space="preserve"> the </w:t>
      </w:r>
      <w:r w:rsidR="00DD0B89" w:rsidRPr="0040404E">
        <w:rPr>
          <w:i/>
        </w:rPr>
        <w:t>Energistics Identifier Specification</w:t>
      </w:r>
      <w:r>
        <w:rPr>
          <w:i/>
        </w:rPr>
        <w:t xml:space="preserve">, </w:t>
      </w:r>
      <w:r w:rsidRPr="00B407C1">
        <w:t xml:space="preserve">which </w:t>
      </w:r>
      <w:r w:rsidR="00DD0B89" w:rsidRPr="00B407C1">
        <w:t>may be</w:t>
      </w:r>
      <w:r w:rsidR="00DD0B89">
        <w:rPr>
          <w:i/>
        </w:rPr>
        <w:t xml:space="preserve">: </w:t>
      </w:r>
    </w:p>
    <w:p w14:paraId="6A5A4520" w14:textId="04A253B3" w:rsidR="00EB0F95" w:rsidRDefault="00B407C1" w:rsidP="00A62699">
      <w:pPr>
        <w:pStyle w:val="Bullet"/>
      </w:pPr>
      <w:r>
        <w:t>A u</w:t>
      </w:r>
      <w:r w:rsidR="00EB0F95">
        <w:t>niversally unique identifier (UUID)</w:t>
      </w:r>
      <w:r w:rsidR="00A62699">
        <w:t>,</w:t>
      </w:r>
      <w:r w:rsidR="00EB0F95">
        <w:t xml:space="preserve"> </w:t>
      </w:r>
      <w:r w:rsidR="00DD0B89">
        <w:t xml:space="preserve">which </w:t>
      </w:r>
      <w:r w:rsidR="00EB0F95">
        <w:t xml:space="preserve">identifies a </w:t>
      </w:r>
      <w:r w:rsidR="00EB0F95" w:rsidRPr="00E84C27">
        <w:rPr>
          <w:i/>
        </w:rPr>
        <w:t>single instance</w:t>
      </w:r>
      <w:r w:rsidR="00EB0F95">
        <w:t xml:space="preserve"> of a data object</w:t>
      </w:r>
      <w:r w:rsidR="00BF404D">
        <w:t>.</w:t>
      </w:r>
    </w:p>
    <w:p w14:paraId="459998FE" w14:textId="43DCE15E" w:rsidR="00001FA0" w:rsidRDefault="00001FA0" w:rsidP="004A149D">
      <w:pPr>
        <w:pStyle w:val="Bullet2Last"/>
      </w:pPr>
      <w:r>
        <w:lastRenderedPageBreak/>
        <w:t xml:space="preserve">NOTE: By definition, each Energistics top-level object (TLO) </w:t>
      </w:r>
      <w:r w:rsidR="009D487D">
        <w:t xml:space="preserve">inherits from AbstractObject (in Energistics </w:t>
      </w:r>
      <w:r w:rsidR="009D487D" w:rsidRPr="00555285">
        <w:rPr>
          <w:i/>
        </w:rPr>
        <w:t>common</w:t>
      </w:r>
      <w:r w:rsidR="009D487D">
        <w:t xml:space="preserve">), which means it </w:t>
      </w:r>
      <w:r>
        <w:t>must have a UUID</w:t>
      </w:r>
      <w:r w:rsidR="009D487D">
        <w:t xml:space="preserve"> and required metadata</w:t>
      </w:r>
      <w:r>
        <w:t xml:space="preserve">. For more information about TLOs, see the </w:t>
      </w:r>
      <w:r w:rsidRPr="004A149D">
        <w:rPr>
          <w:i/>
        </w:rPr>
        <w:t>CTA Overview Guide</w:t>
      </w:r>
      <w:r>
        <w:t>.</w:t>
      </w:r>
    </w:p>
    <w:p w14:paraId="5FDE5759" w14:textId="04928BAA" w:rsidR="00DD0B89" w:rsidRDefault="00B407C1" w:rsidP="00A62699">
      <w:pPr>
        <w:pStyle w:val="BulletLast"/>
      </w:pPr>
      <w:r>
        <w:t xml:space="preserve">An </w:t>
      </w:r>
      <w:r w:rsidR="00EB0F95">
        <w:t xml:space="preserve">Energistics Uniform Resource Identifier (URI), which identifies </w:t>
      </w:r>
      <w:r w:rsidR="00EB0F95" w:rsidRPr="00E84C27">
        <w:rPr>
          <w:i/>
        </w:rPr>
        <w:t>one or more instances</w:t>
      </w:r>
      <w:r w:rsidR="00EB0F95">
        <w:t xml:space="preserve"> of a data object.</w:t>
      </w:r>
      <w:r w:rsidR="00836FC7">
        <w:t xml:space="preserve"> </w:t>
      </w:r>
    </w:p>
    <w:p w14:paraId="3CD91C5C" w14:textId="17F5C02E" w:rsidR="00B06F09" w:rsidRDefault="00F96768">
      <w:pPr>
        <w:pStyle w:val="BodyText1"/>
      </w:pPr>
      <w:r w:rsidRPr="00F96768">
        <w:rPr>
          <w:b/>
        </w:rPr>
        <w:t>NOTE:</w:t>
      </w:r>
      <w:r>
        <w:t xml:space="preserve"> </w:t>
      </w:r>
      <w:r w:rsidR="00836FC7">
        <w:t xml:space="preserve">Identification in previous </w:t>
      </w:r>
      <w:r w:rsidR="0019453A">
        <w:rPr>
          <w:lang w:eastAsia="en-US"/>
        </w:rPr>
        <w:t xml:space="preserve">(pre-v2.0) </w:t>
      </w:r>
      <w:r w:rsidR="00836FC7">
        <w:t xml:space="preserve">versions of WITSML was unique only within a server and depended on defined hierarchies </w:t>
      </w:r>
      <w:r w:rsidR="00A62699">
        <w:t xml:space="preserve">required to </w:t>
      </w:r>
      <w:r>
        <w:t xml:space="preserve">begin with well/wellbore. Now, with the use of UUIDs, top-level data objects </w:t>
      </w:r>
      <w:r w:rsidR="00A24839">
        <w:t>must</w:t>
      </w:r>
      <w:r>
        <w:t xml:space="preserve"> be universally unique. </w:t>
      </w:r>
    </w:p>
    <w:p w14:paraId="29EDBF76" w14:textId="4C994EA1" w:rsidR="00DD0B89" w:rsidRDefault="004A149D" w:rsidP="009D487D">
      <w:pPr>
        <w:pStyle w:val="Heading3"/>
      </w:pPr>
      <w:bookmarkStart w:id="68" w:name="_Ref481764839"/>
      <w:bookmarkStart w:id="69" w:name="_Toc495651894"/>
      <w:commentRangeStart w:id="70"/>
      <w:r>
        <w:t xml:space="preserve">WITSML </w:t>
      </w:r>
      <w:r w:rsidR="00DD0B89">
        <w:t>Hierarchies</w:t>
      </w:r>
      <w:bookmarkEnd w:id="68"/>
      <w:bookmarkEnd w:id="69"/>
      <w:r w:rsidR="00B14A8E">
        <w:t xml:space="preserve"> </w:t>
      </w:r>
      <w:commentRangeEnd w:id="70"/>
      <w:r w:rsidR="0000421B">
        <w:rPr>
          <w:rStyle w:val="CommentReference"/>
          <w:rFonts w:cs="Times New Roman"/>
          <w:b w:val="0"/>
          <w:bCs w:val="0"/>
        </w:rPr>
        <w:commentReference w:id="70"/>
      </w:r>
    </w:p>
    <w:p w14:paraId="53DC601A" w14:textId="1C330B0F" w:rsidR="0019453A" w:rsidRDefault="009D487D">
      <w:pPr>
        <w:pStyle w:val="BodyText1"/>
        <w:rPr>
          <w:lang w:eastAsia="en-US"/>
        </w:rPr>
      </w:pPr>
      <w:r>
        <w:rPr>
          <w:lang w:eastAsia="en-US"/>
        </w:rPr>
        <w:t xml:space="preserve">In </w:t>
      </w:r>
      <w:r w:rsidR="0019453A">
        <w:rPr>
          <w:lang w:eastAsia="en-US"/>
        </w:rPr>
        <w:t>pre-v2.0</w:t>
      </w:r>
      <w:r>
        <w:rPr>
          <w:lang w:eastAsia="en-US"/>
        </w:rPr>
        <w:t xml:space="preserve"> versions of WITSML, all data objects (except for well) were required to be a child of a wellbore</w:t>
      </w:r>
      <w:r w:rsidR="0019453A">
        <w:rPr>
          <w:lang w:eastAsia="en-US"/>
        </w:rPr>
        <w:t>, thereby requiring a fi</w:t>
      </w:r>
      <w:r w:rsidR="009D2121">
        <w:rPr>
          <w:lang w:eastAsia="en-US"/>
        </w:rPr>
        <w:t>xed hierarchy of well/wellbore/</w:t>
      </w:r>
      <w:r w:rsidR="0019453A" w:rsidRPr="009D2121">
        <w:rPr>
          <w:i/>
          <w:lang w:eastAsia="en-US"/>
        </w:rPr>
        <w:t>dataobject</w:t>
      </w:r>
      <w:r w:rsidR="0019453A">
        <w:rPr>
          <w:lang w:eastAsia="en-US"/>
        </w:rPr>
        <w:t xml:space="preserve"> (</w:t>
      </w:r>
      <w:r w:rsidR="009D2121">
        <w:rPr>
          <w:lang w:eastAsia="en-US"/>
        </w:rPr>
        <w:t xml:space="preserve">where </w:t>
      </w:r>
      <w:r w:rsidR="009D2121" w:rsidRPr="009D2121">
        <w:rPr>
          <w:i/>
          <w:lang w:eastAsia="en-US"/>
        </w:rPr>
        <w:t xml:space="preserve">dataobject </w:t>
      </w:r>
      <w:r w:rsidR="009D2121">
        <w:rPr>
          <w:lang w:eastAsia="en-US"/>
        </w:rPr>
        <w:t xml:space="preserve">is an object such </w:t>
      </w:r>
      <w:r w:rsidR="0019453A">
        <w:rPr>
          <w:lang w:eastAsia="en-US"/>
        </w:rPr>
        <w:t>as log, trajectory, report, etc.) to identify an object</w:t>
      </w:r>
      <w:r>
        <w:rPr>
          <w:lang w:eastAsia="en-US"/>
        </w:rPr>
        <w:t xml:space="preserve">. </w:t>
      </w:r>
    </w:p>
    <w:p w14:paraId="6CA206F3" w14:textId="43BF4FBF" w:rsidR="007809D7" w:rsidRDefault="0078012B">
      <w:pPr>
        <w:pStyle w:val="BodyText1"/>
        <w:rPr>
          <w:lang w:eastAsia="en-US"/>
        </w:rPr>
      </w:pPr>
      <w:r>
        <w:rPr>
          <w:lang w:eastAsia="en-US"/>
        </w:rPr>
        <w:t xml:space="preserve">In the v2.0+ </w:t>
      </w:r>
      <w:r w:rsidR="00C30A84">
        <w:rPr>
          <w:lang w:eastAsia="en-US"/>
        </w:rPr>
        <w:t xml:space="preserve">WITSML </w:t>
      </w:r>
      <w:r>
        <w:rPr>
          <w:lang w:eastAsia="en-US"/>
        </w:rPr>
        <w:t xml:space="preserve">design, </w:t>
      </w:r>
      <w:r w:rsidR="00C30A84">
        <w:rPr>
          <w:lang w:eastAsia="en-US"/>
        </w:rPr>
        <w:t xml:space="preserve">use of Energistics identifiers means all </w:t>
      </w:r>
      <w:r>
        <w:rPr>
          <w:lang w:eastAsia="en-US"/>
        </w:rPr>
        <w:t>domain data objects are</w:t>
      </w:r>
      <w:r w:rsidR="009D487D">
        <w:rPr>
          <w:lang w:eastAsia="en-US"/>
        </w:rPr>
        <w:t xml:space="preserve"> now</w:t>
      </w:r>
      <w:r>
        <w:rPr>
          <w:lang w:eastAsia="en-US"/>
        </w:rPr>
        <w:t xml:space="preserve"> </w:t>
      </w:r>
      <w:r w:rsidR="00C30A84">
        <w:rPr>
          <w:lang w:eastAsia="en-US"/>
        </w:rPr>
        <w:t>uniquely addressable</w:t>
      </w:r>
      <w:r w:rsidR="007809D7">
        <w:rPr>
          <w:lang w:eastAsia="en-US"/>
        </w:rPr>
        <w:t xml:space="preserve"> </w:t>
      </w:r>
      <w:r w:rsidR="00E93FA0">
        <w:rPr>
          <w:lang w:eastAsia="en-US"/>
        </w:rPr>
        <w:t xml:space="preserve">in WITSML-enabled software. </w:t>
      </w:r>
      <w:r w:rsidR="0019453A">
        <w:rPr>
          <w:lang w:eastAsia="en-US"/>
        </w:rPr>
        <w:t>For more information, on hierarchies</w:t>
      </w:r>
      <w:r w:rsidR="0016503B">
        <w:rPr>
          <w:lang w:eastAsia="en-US"/>
        </w:rPr>
        <w:t>, URIs,</w:t>
      </w:r>
      <w:r w:rsidR="0019453A">
        <w:rPr>
          <w:lang w:eastAsia="en-US"/>
        </w:rPr>
        <w:t xml:space="preserve"> and how they are </w:t>
      </w:r>
      <w:r w:rsidR="00D5766D">
        <w:rPr>
          <w:lang w:eastAsia="en-US"/>
        </w:rPr>
        <w:t>constructed</w:t>
      </w:r>
      <w:r w:rsidR="0019453A">
        <w:rPr>
          <w:lang w:eastAsia="en-US"/>
        </w:rPr>
        <w:t xml:space="preserve">, see Chapter </w:t>
      </w:r>
      <w:r w:rsidR="00B6167D">
        <w:rPr>
          <w:lang w:eastAsia="en-US"/>
        </w:rPr>
        <w:fldChar w:fldCharType="begin"/>
      </w:r>
      <w:r w:rsidR="00B6167D">
        <w:rPr>
          <w:lang w:eastAsia="en-US"/>
        </w:rPr>
        <w:instrText xml:space="preserve"> REF _Ref481584032 \w \h </w:instrText>
      </w:r>
      <w:r w:rsidR="00B6167D">
        <w:rPr>
          <w:lang w:eastAsia="en-US"/>
        </w:rPr>
      </w:r>
      <w:r w:rsidR="00B6167D">
        <w:rPr>
          <w:lang w:eastAsia="en-US"/>
        </w:rPr>
        <w:fldChar w:fldCharType="separate"/>
      </w:r>
      <w:r w:rsidR="00B6167D">
        <w:rPr>
          <w:lang w:eastAsia="en-US"/>
        </w:rPr>
        <w:t>5</w:t>
      </w:r>
      <w:r w:rsidR="00B6167D">
        <w:rPr>
          <w:lang w:eastAsia="en-US"/>
        </w:rPr>
        <w:fldChar w:fldCharType="end"/>
      </w:r>
      <w:r w:rsidR="0019453A">
        <w:rPr>
          <w:lang w:eastAsia="en-US"/>
        </w:rPr>
        <w:t xml:space="preserve">, </w:t>
      </w:r>
      <w:r w:rsidR="0019453A">
        <w:rPr>
          <w:lang w:eastAsia="en-US"/>
        </w:rPr>
        <w:fldChar w:fldCharType="begin"/>
      </w:r>
      <w:r w:rsidR="0019453A">
        <w:rPr>
          <w:lang w:eastAsia="en-US"/>
        </w:rPr>
        <w:instrText xml:space="preserve"> REF _Ref476743904 \h </w:instrText>
      </w:r>
      <w:r w:rsidR="0019453A">
        <w:rPr>
          <w:lang w:eastAsia="en-US"/>
        </w:rPr>
      </w:r>
      <w:r w:rsidR="0019453A">
        <w:rPr>
          <w:lang w:eastAsia="en-US"/>
        </w:rPr>
        <w:fldChar w:fldCharType="separate"/>
      </w:r>
      <w:r w:rsidR="0019453A">
        <w:t xml:space="preserve">Discovering the Content of a Store </w:t>
      </w:r>
      <w:r w:rsidR="0019453A" w:rsidRPr="00CA676B">
        <w:t>(Protocol 3: Discovery)</w:t>
      </w:r>
      <w:r w:rsidR="0019453A">
        <w:rPr>
          <w:lang w:eastAsia="en-US"/>
        </w:rPr>
        <w:fldChar w:fldCharType="end"/>
      </w:r>
      <w:r w:rsidR="0019453A">
        <w:rPr>
          <w:lang w:eastAsia="en-US"/>
        </w:rPr>
        <w:t>.</w:t>
      </w:r>
    </w:p>
    <w:tbl>
      <w:tblPr>
        <w:tblStyle w:val="TableGrid"/>
        <w:tblW w:w="0" w:type="auto"/>
        <w:tblLook w:val="04A0" w:firstRow="1" w:lastRow="0" w:firstColumn="1" w:lastColumn="0" w:noHBand="0" w:noVBand="1"/>
      </w:tblPr>
      <w:tblGrid>
        <w:gridCol w:w="6023"/>
        <w:gridCol w:w="3329"/>
      </w:tblGrid>
      <w:tr w:rsidR="007809D7" w14:paraId="1CEFF5F2" w14:textId="77777777" w:rsidTr="00274D66">
        <w:trPr>
          <w:tblHeader/>
        </w:trPr>
        <w:tc>
          <w:tcPr>
            <w:tcW w:w="6690" w:type="dxa"/>
            <w:shd w:val="clear" w:color="auto" w:fill="C4BC96" w:themeFill="background2" w:themeFillShade="BF"/>
          </w:tcPr>
          <w:p w14:paraId="76D1C0C2" w14:textId="2C161389" w:rsidR="007809D7" w:rsidRDefault="007809D7" w:rsidP="0019453A">
            <w:pPr>
              <w:pStyle w:val="TableHeading"/>
            </w:pPr>
            <w:r>
              <w:t>Type</w:t>
            </w:r>
            <w:r w:rsidR="00166A61">
              <w:t>s</w:t>
            </w:r>
            <w:r>
              <w:t xml:space="preserve"> of Hierarchy</w:t>
            </w:r>
          </w:p>
        </w:tc>
        <w:tc>
          <w:tcPr>
            <w:tcW w:w="2662" w:type="dxa"/>
            <w:shd w:val="clear" w:color="auto" w:fill="C4BC96" w:themeFill="background2" w:themeFillShade="BF"/>
          </w:tcPr>
          <w:p w14:paraId="67DCCEA1" w14:textId="211ED5E8" w:rsidR="007809D7" w:rsidRDefault="007809D7" w:rsidP="0019453A">
            <w:pPr>
              <w:pStyle w:val="TableHeading"/>
            </w:pPr>
            <w:r>
              <w:t>Support Requirements</w:t>
            </w:r>
          </w:p>
        </w:tc>
      </w:tr>
      <w:tr w:rsidR="007809D7" w14:paraId="5E7F3307" w14:textId="77777777" w:rsidTr="00D5766D">
        <w:tc>
          <w:tcPr>
            <w:tcW w:w="5271" w:type="dxa"/>
          </w:tcPr>
          <w:p w14:paraId="6A23D5EF" w14:textId="77777777" w:rsidR="007809D7" w:rsidRDefault="007809D7" w:rsidP="007809D7">
            <w:pPr>
              <w:pStyle w:val="Bullet"/>
            </w:pPr>
            <w:r>
              <w:t xml:space="preserve">Ones composed with the “top” of the hierarchy as any TLO (including the traditional well/wellbore hierarchy). For example: </w:t>
            </w:r>
          </w:p>
          <w:p w14:paraId="7BD3243D" w14:textId="5B0DDD0D" w:rsidR="007809D7" w:rsidRDefault="007809D7" w:rsidP="007809D7">
            <w:pPr>
              <w:pStyle w:val="Bullet2"/>
            </w:pPr>
            <w:r>
              <w:t>eml://witsml20/</w:t>
            </w:r>
            <w:r w:rsidR="007F206B">
              <w:t>Well</w:t>
            </w:r>
            <w:r>
              <w:t>(uuid)/</w:t>
            </w:r>
            <w:r w:rsidR="007F206B">
              <w:t>Wellbore</w:t>
            </w:r>
            <w:r>
              <w:t>(uuid)</w:t>
            </w:r>
          </w:p>
          <w:p w14:paraId="6E222002" w14:textId="41BBA59E" w:rsidR="007809D7" w:rsidRDefault="007809D7" w:rsidP="007809D7">
            <w:pPr>
              <w:pStyle w:val="Bullet2"/>
            </w:pPr>
            <w:r>
              <w:t>eml://witsml20/</w:t>
            </w:r>
            <w:r w:rsidR="007F206B">
              <w:t>Log</w:t>
            </w:r>
            <w:r>
              <w:t>(uuid)</w:t>
            </w:r>
          </w:p>
          <w:p w14:paraId="3CBAF744" w14:textId="251CFBBA" w:rsidR="007809D7" w:rsidRDefault="007809D7" w:rsidP="007F206B">
            <w:pPr>
              <w:pStyle w:val="Bullet2Last"/>
            </w:pPr>
            <w:r>
              <w:t>eml://witsml20/</w:t>
            </w:r>
            <w:r w:rsidR="007F206B">
              <w:t>Rig</w:t>
            </w:r>
            <w:r>
              <w:t>(uuid)</w:t>
            </w:r>
          </w:p>
        </w:tc>
        <w:tc>
          <w:tcPr>
            <w:tcW w:w="4081" w:type="dxa"/>
          </w:tcPr>
          <w:p w14:paraId="6BACC7F0" w14:textId="1A3F3094" w:rsidR="007809D7" w:rsidRDefault="00EB551B" w:rsidP="002466E9">
            <w:pPr>
              <w:pStyle w:val="BodyText1"/>
              <w:rPr>
                <w:lang w:eastAsia="en-US"/>
              </w:rPr>
            </w:pPr>
            <w:r w:rsidRPr="00EB551B">
              <w:rPr>
                <w:b/>
                <w:lang w:eastAsia="en-US"/>
              </w:rPr>
              <w:t>Required.</w:t>
            </w:r>
            <w:r>
              <w:rPr>
                <w:lang w:eastAsia="en-US"/>
              </w:rPr>
              <w:t xml:space="preserve"> </w:t>
            </w:r>
            <w:r w:rsidR="007809D7">
              <w:rPr>
                <w:lang w:eastAsia="en-US"/>
              </w:rPr>
              <w:t xml:space="preserve">If WITSML-enabled software supports a TLO, then </w:t>
            </w:r>
            <w:r w:rsidR="00166A61">
              <w:rPr>
                <w:lang w:eastAsia="en-US"/>
              </w:rPr>
              <w:t>the software</w:t>
            </w:r>
            <w:r w:rsidR="007809D7">
              <w:rPr>
                <w:lang w:eastAsia="en-US"/>
              </w:rPr>
              <w:t xml:space="preserve"> must</w:t>
            </w:r>
            <w:r w:rsidR="00166A61">
              <w:rPr>
                <w:lang w:eastAsia="en-US"/>
              </w:rPr>
              <w:t xml:space="preserve"> also</w:t>
            </w:r>
            <w:r w:rsidR="007809D7">
              <w:rPr>
                <w:lang w:eastAsia="en-US"/>
              </w:rPr>
              <w:t xml:space="preserve"> support related hierarchies</w:t>
            </w:r>
            <w:r w:rsidR="00D5766D">
              <w:rPr>
                <w:lang w:eastAsia="en-US"/>
              </w:rPr>
              <w:t xml:space="preserve"> </w:t>
            </w:r>
            <w:r w:rsidR="00166A61">
              <w:rPr>
                <w:lang w:eastAsia="en-US"/>
              </w:rPr>
              <w:t xml:space="preserve">with the object at the “top” (as shown in the </w:t>
            </w:r>
            <w:r>
              <w:rPr>
                <w:lang w:eastAsia="en-US"/>
              </w:rPr>
              <w:t>left cell</w:t>
            </w:r>
            <w:r w:rsidR="00166A61">
              <w:rPr>
                <w:lang w:eastAsia="en-US"/>
              </w:rPr>
              <w:t xml:space="preserve"> </w:t>
            </w:r>
            <w:r>
              <w:rPr>
                <w:lang w:eastAsia="en-US"/>
              </w:rPr>
              <w:t xml:space="preserve">in </w:t>
            </w:r>
            <w:r w:rsidR="00166A61">
              <w:rPr>
                <w:lang w:eastAsia="en-US"/>
              </w:rPr>
              <w:t>this table</w:t>
            </w:r>
            <w:r>
              <w:rPr>
                <w:lang w:eastAsia="en-US"/>
              </w:rPr>
              <w:t xml:space="preserve"> row</w:t>
            </w:r>
            <w:r w:rsidR="00166A61">
              <w:rPr>
                <w:lang w:eastAsia="en-US"/>
              </w:rPr>
              <w:t>)</w:t>
            </w:r>
            <w:r w:rsidR="00CA44C1">
              <w:rPr>
                <w:lang w:eastAsia="en-US"/>
              </w:rPr>
              <w:t xml:space="preserve">. </w:t>
            </w:r>
          </w:p>
        </w:tc>
      </w:tr>
    </w:tbl>
    <w:p w14:paraId="761EAF45" w14:textId="4D2A39CC" w:rsidR="007809D7" w:rsidRDefault="007809D7">
      <w:pPr>
        <w:pStyle w:val="BodyText1"/>
        <w:rPr>
          <w:lang w:eastAsia="en-US"/>
        </w:rPr>
      </w:pPr>
    </w:p>
    <w:p w14:paraId="1D8031C1" w14:textId="6C43A860" w:rsidR="00CE7387" w:rsidRDefault="00982C8D" w:rsidP="00A95F8D">
      <w:pPr>
        <w:pStyle w:val="Heading2"/>
      </w:pPr>
      <w:bookmarkStart w:id="71" w:name="_Toc495651895"/>
      <w:r>
        <w:t xml:space="preserve">Mapping </w:t>
      </w:r>
      <w:r w:rsidR="004258CC">
        <w:t xml:space="preserve">Common Tasks from </w:t>
      </w:r>
      <w:r w:rsidR="00CE7387">
        <w:t>WITSML v1.</w:t>
      </w:r>
      <w:r w:rsidR="007F206B">
        <w:t xml:space="preserve">x </w:t>
      </w:r>
      <w:r>
        <w:t xml:space="preserve">to </w:t>
      </w:r>
      <w:r w:rsidR="00CE7387">
        <w:t>v2.0</w:t>
      </w:r>
      <w:bookmarkEnd w:id="71"/>
    </w:p>
    <w:p w14:paraId="5647AC3E" w14:textId="0DEFB23A" w:rsidR="00CE7387" w:rsidRDefault="00CE7387" w:rsidP="00CE7387">
      <w:pPr>
        <w:pStyle w:val="BodyText1"/>
        <w:rPr>
          <w:lang w:eastAsia="en-US"/>
        </w:rPr>
      </w:pPr>
      <w:r>
        <w:rPr>
          <w:lang w:eastAsia="en-US"/>
        </w:rPr>
        <w:t xml:space="preserve">This section provides examples of </w:t>
      </w:r>
      <w:r w:rsidR="004258CC">
        <w:rPr>
          <w:lang w:eastAsia="en-US"/>
        </w:rPr>
        <w:t xml:space="preserve">common tasks done in the context of WITSML workflows and explains how these tasks were done </w:t>
      </w:r>
      <w:r w:rsidR="00570648">
        <w:rPr>
          <w:lang w:eastAsia="en-US"/>
        </w:rPr>
        <w:t xml:space="preserve">in previous versions of </w:t>
      </w:r>
      <w:r>
        <w:rPr>
          <w:lang w:eastAsia="en-US"/>
        </w:rPr>
        <w:t xml:space="preserve">WITSML </w:t>
      </w:r>
      <w:r w:rsidR="00570648">
        <w:rPr>
          <w:lang w:eastAsia="en-US"/>
        </w:rPr>
        <w:t>(i.e., v1.3.1 and v1.4.1.1)</w:t>
      </w:r>
      <w:r>
        <w:rPr>
          <w:lang w:eastAsia="en-US"/>
        </w:rPr>
        <w:t xml:space="preserve"> and explains how to execute those same tasks </w:t>
      </w:r>
      <w:r w:rsidR="009E0F94">
        <w:rPr>
          <w:lang w:eastAsia="en-US"/>
        </w:rPr>
        <w:t>in</w:t>
      </w:r>
      <w:r>
        <w:rPr>
          <w:lang w:eastAsia="en-US"/>
        </w:rPr>
        <w:t xml:space="preserve"> WITSML 2.</w:t>
      </w:r>
      <w:r w:rsidR="007F206B">
        <w:rPr>
          <w:lang w:eastAsia="en-US"/>
        </w:rPr>
        <w:t xml:space="preserve">0 </w:t>
      </w:r>
      <w:r w:rsidR="009E0F94">
        <w:rPr>
          <w:lang w:eastAsia="en-US"/>
        </w:rPr>
        <w:t>using ETP</w:t>
      </w:r>
      <w:r>
        <w:rPr>
          <w:lang w:eastAsia="en-US"/>
        </w:rPr>
        <w:t xml:space="preserve">. </w:t>
      </w:r>
    </w:p>
    <w:p w14:paraId="25E827AE" w14:textId="77777777" w:rsidR="009E0F94" w:rsidRDefault="009E0F94" w:rsidP="009E0F94">
      <w:pPr>
        <w:pStyle w:val="Heading3"/>
      </w:pPr>
      <w:bookmarkStart w:id="72" w:name="_Toc495651896"/>
      <w:r>
        <w:t>General API Mapping</w:t>
      </w:r>
      <w:bookmarkEnd w:id="72"/>
    </w:p>
    <w:p w14:paraId="47AB2CF7" w14:textId="7197B91D" w:rsidR="009E0F94" w:rsidRPr="009E0F94" w:rsidRDefault="009E0F94" w:rsidP="009E0F94">
      <w:pPr>
        <w:pStyle w:val="BodyText1"/>
        <w:rPr>
          <w:lang w:eastAsia="en-US"/>
        </w:rPr>
      </w:pPr>
      <w:r>
        <w:rPr>
          <w:lang w:eastAsia="en-US"/>
        </w:rPr>
        <w:t xml:space="preserve">This table maps SOAP API functions to the ETP protocol and message used to perform the same or similar task. </w:t>
      </w:r>
    </w:p>
    <w:tbl>
      <w:tblPr>
        <w:tblW w:w="0" w:type="auto"/>
        <w:tblLook w:val="04A0" w:firstRow="1" w:lastRow="0" w:firstColumn="1" w:lastColumn="0" w:noHBand="0" w:noVBand="1"/>
      </w:tblPr>
      <w:tblGrid>
        <w:gridCol w:w="2875"/>
        <w:gridCol w:w="2160"/>
        <w:gridCol w:w="2160"/>
      </w:tblGrid>
      <w:tr w:rsidR="009E0F94" w:rsidRPr="009E0F94" w14:paraId="3819D89D" w14:textId="77777777" w:rsidTr="009E0F94">
        <w:trPr>
          <w:tblHeader/>
        </w:trPr>
        <w:tc>
          <w:tcPr>
            <w:tcW w:w="2875" w:type="dxa"/>
            <w:tcBorders>
              <w:top w:val="single" w:sz="4" w:space="0" w:color="auto"/>
              <w:left w:val="single" w:sz="4" w:space="0" w:color="auto"/>
              <w:bottom w:val="single" w:sz="4" w:space="0" w:color="auto"/>
              <w:right w:val="single" w:sz="4" w:space="0" w:color="auto"/>
            </w:tcBorders>
            <w:shd w:val="clear" w:color="auto" w:fill="C4BC96" w:themeFill="background2" w:themeFillShade="BF"/>
          </w:tcPr>
          <w:p w14:paraId="5646FF2C" w14:textId="5DAFF389" w:rsidR="009E0F94" w:rsidRPr="009E0F94" w:rsidRDefault="009E0F94" w:rsidP="00A04B4B">
            <w:pPr>
              <w:pStyle w:val="TableHeading"/>
            </w:pPr>
            <w:r w:rsidRPr="009E0F94">
              <w:t>SOAP API Function</w:t>
            </w:r>
            <w:r>
              <w:t xml:space="preserve"> (WITSML 1.X)</w:t>
            </w:r>
          </w:p>
        </w:tc>
        <w:tc>
          <w:tcPr>
            <w:tcW w:w="2160" w:type="dxa"/>
            <w:tcBorders>
              <w:top w:val="single" w:sz="4" w:space="0" w:color="auto"/>
              <w:left w:val="single" w:sz="4" w:space="0" w:color="auto"/>
              <w:bottom w:val="single" w:sz="4" w:space="0" w:color="auto"/>
              <w:right w:val="single" w:sz="4" w:space="0" w:color="auto"/>
            </w:tcBorders>
            <w:shd w:val="clear" w:color="auto" w:fill="C4BC96" w:themeFill="background2" w:themeFillShade="BF"/>
          </w:tcPr>
          <w:p w14:paraId="7CB82754" w14:textId="68592320" w:rsidR="009E0F94" w:rsidRPr="009E0F94" w:rsidRDefault="009E0F94" w:rsidP="00A04B4B">
            <w:pPr>
              <w:pStyle w:val="TableHeading"/>
            </w:pPr>
            <w:r w:rsidRPr="009E0F94">
              <w:t>ETP Protocol</w:t>
            </w:r>
            <w:r>
              <w:br/>
              <w:t xml:space="preserve">(WITSML </w:t>
            </w:r>
            <w:r w:rsidR="00652DFF">
              <w:t>2.0</w:t>
            </w:r>
            <w:r>
              <w:t>)</w:t>
            </w:r>
          </w:p>
        </w:tc>
        <w:tc>
          <w:tcPr>
            <w:tcW w:w="2160" w:type="dxa"/>
            <w:tcBorders>
              <w:top w:val="single" w:sz="4" w:space="0" w:color="auto"/>
              <w:left w:val="single" w:sz="4" w:space="0" w:color="auto"/>
              <w:bottom w:val="single" w:sz="4" w:space="0" w:color="auto"/>
              <w:right w:val="single" w:sz="4" w:space="0" w:color="auto"/>
            </w:tcBorders>
            <w:shd w:val="clear" w:color="auto" w:fill="C4BC96" w:themeFill="background2" w:themeFillShade="BF"/>
          </w:tcPr>
          <w:p w14:paraId="3FC9B462" w14:textId="77777777" w:rsidR="009E0F94" w:rsidRPr="009E0F94" w:rsidRDefault="009E0F94" w:rsidP="00A04B4B">
            <w:pPr>
              <w:pStyle w:val="TableHeading"/>
            </w:pPr>
            <w:r w:rsidRPr="009E0F94">
              <w:t>ETP Message</w:t>
            </w:r>
          </w:p>
        </w:tc>
      </w:tr>
      <w:tr w:rsidR="009E0F94" w14:paraId="27FDBE5F" w14:textId="77777777" w:rsidTr="00A04B4B">
        <w:tc>
          <w:tcPr>
            <w:tcW w:w="2875" w:type="dxa"/>
            <w:tcBorders>
              <w:top w:val="single" w:sz="4" w:space="0" w:color="auto"/>
              <w:left w:val="single" w:sz="4" w:space="0" w:color="auto"/>
              <w:bottom w:val="single" w:sz="4" w:space="0" w:color="auto"/>
              <w:right w:val="single" w:sz="4" w:space="0" w:color="auto"/>
            </w:tcBorders>
          </w:tcPr>
          <w:p w14:paraId="5297BDAD" w14:textId="77777777" w:rsidR="009E0F94" w:rsidRPr="009E0F94" w:rsidRDefault="009E0F94" w:rsidP="00A04B4B">
            <w:pPr>
              <w:pStyle w:val="TableText"/>
            </w:pPr>
            <w:r w:rsidRPr="009E0F94">
              <w:t>GetVersion</w:t>
            </w:r>
          </w:p>
        </w:tc>
        <w:tc>
          <w:tcPr>
            <w:tcW w:w="2160" w:type="dxa"/>
            <w:tcBorders>
              <w:top w:val="single" w:sz="4" w:space="0" w:color="auto"/>
              <w:left w:val="single" w:sz="4" w:space="0" w:color="auto"/>
              <w:bottom w:val="single" w:sz="4" w:space="0" w:color="auto"/>
              <w:right w:val="single" w:sz="4" w:space="0" w:color="auto"/>
            </w:tcBorders>
          </w:tcPr>
          <w:p w14:paraId="225469FF" w14:textId="77777777" w:rsidR="009E0F94" w:rsidRPr="009E0F94" w:rsidRDefault="009E0F94" w:rsidP="00A04B4B">
            <w:pPr>
              <w:pStyle w:val="TableText"/>
            </w:pPr>
            <w:r w:rsidRPr="009E0F94">
              <w:t>Core</w:t>
            </w:r>
          </w:p>
        </w:tc>
        <w:tc>
          <w:tcPr>
            <w:tcW w:w="2160" w:type="dxa"/>
            <w:tcBorders>
              <w:top w:val="single" w:sz="4" w:space="0" w:color="auto"/>
              <w:left w:val="single" w:sz="4" w:space="0" w:color="auto"/>
              <w:bottom w:val="single" w:sz="4" w:space="0" w:color="auto"/>
              <w:right w:val="single" w:sz="4" w:space="0" w:color="auto"/>
            </w:tcBorders>
          </w:tcPr>
          <w:p w14:paraId="1B730E71" w14:textId="77777777" w:rsidR="009E0F94" w:rsidRPr="009E0F94" w:rsidRDefault="009E0F94" w:rsidP="00A04B4B">
            <w:pPr>
              <w:pStyle w:val="TableText"/>
            </w:pPr>
            <w:r w:rsidRPr="009E0F94">
              <w:t>RequestSession</w:t>
            </w:r>
          </w:p>
        </w:tc>
      </w:tr>
      <w:tr w:rsidR="009E0F94" w14:paraId="5D17E4D8" w14:textId="77777777" w:rsidTr="00A04B4B">
        <w:tc>
          <w:tcPr>
            <w:tcW w:w="2875" w:type="dxa"/>
            <w:tcBorders>
              <w:top w:val="single" w:sz="4" w:space="0" w:color="auto"/>
              <w:left w:val="single" w:sz="4" w:space="0" w:color="auto"/>
              <w:bottom w:val="single" w:sz="4" w:space="0" w:color="auto"/>
              <w:right w:val="single" w:sz="4" w:space="0" w:color="auto"/>
            </w:tcBorders>
          </w:tcPr>
          <w:p w14:paraId="4C7D1AA1" w14:textId="77777777" w:rsidR="009E0F94" w:rsidRPr="009E0F94" w:rsidRDefault="009E0F94" w:rsidP="00A04B4B">
            <w:pPr>
              <w:pStyle w:val="TableText"/>
            </w:pPr>
            <w:r w:rsidRPr="009E0F94">
              <w:t>GetCap</w:t>
            </w:r>
          </w:p>
        </w:tc>
        <w:tc>
          <w:tcPr>
            <w:tcW w:w="2160" w:type="dxa"/>
            <w:tcBorders>
              <w:top w:val="single" w:sz="4" w:space="0" w:color="auto"/>
              <w:left w:val="single" w:sz="4" w:space="0" w:color="auto"/>
              <w:bottom w:val="single" w:sz="4" w:space="0" w:color="auto"/>
              <w:right w:val="single" w:sz="4" w:space="0" w:color="auto"/>
            </w:tcBorders>
          </w:tcPr>
          <w:p w14:paraId="76735D57" w14:textId="77777777" w:rsidR="009E0F94" w:rsidRPr="009E0F94" w:rsidRDefault="009E0F94" w:rsidP="00A04B4B">
            <w:pPr>
              <w:pStyle w:val="TableText"/>
            </w:pPr>
            <w:r w:rsidRPr="009E0F94">
              <w:t>Core</w:t>
            </w:r>
          </w:p>
        </w:tc>
        <w:tc>
          <w:tcPr>
            <w:tcW w:w="2160" w:type="dxa"/>
            <w:tcBorders>
              <w:top w:val="single" w:sz="4" w:space="0" w:color="auto"/>
              <w:left w:val="single" w:sz="4" w:space="0" w:color="auto"/>
              <w:bottom w:val="single" w:sz="4" w:space="0" w:color="auto"/>
              <w:right w:val="single" w:sz="4" w:space="0" w:color="auto"/>
            </w:tcBorders>
          </w:tcPr>
          <w:p w14:paraId="42D0BE0E" w14:textId="77777777" w:rsidR="009E0F94" w:rsidRPr="009E0F94" w:rsidRDefault="009E0F94" w:rsidP="00A04B4B">
            <w:pPr>
              <w:pStyle w:val="TableText"/>
            </w:pPr>
            <w:r w:rsidRPr="009E0F94">
              <w:t>RequestSession</w:t>
            </w:r>
          </w:p>
        </w:tc>
      </w:tr>
      <w:tr w:rsidR="009E0F94" w14:paraId="21CF4C2B" w14:textId="77777777" w:rsidTr="00A04B4B">
        <w:tc>
          <w:tcPr>
            <w:tcW w:w="2875" w:type="dxa"/>
            <w:tcBorders>
              <w:top w:val="single" w:sz="4" w:space="0" w:color="auto"/>
              <w:left w:val="single" w:sz="4" w:space="0" w:color="auto"/>
              <w:bottom w:val="single" w:sz="4" w:space="0" w:color="auto"/>
              <w:right w:val="single" w:sz="4" w:space="0" w:color="auto"/>
            </w:tcBorders>
          </w:tcPr>
          <w:p w14:paraId="78B3106D" w14:textId="77777777" w:rsidR="009E0F94" w:rsidRPr="009E0F94" w:rsidRDefault="009E0F94" w:rsidP="00A04B4B">
            <w:pPr>
              <w:pStyle w:val="TableText"/>
            </w:pPr>
            <w:r w:rsidRPr="009E0F94">
              <w:t>GetBaseMsg</w:t>
            </w:r>
          </w:p>
        </w:tc>
        <w:tc>
          <w:tcPr>
            <w:tcW w:w="2160" w:type="dxa"/>
            <w:tcBorders>
              <w:top w:val="single" w:sz="4" w:space="0" w:color="auto"/>
              <w:left w:val="single" w:sz="4" w:space="0" w:color="auto"/>
              <w:bottom w:val="single" w:sz="4" w:space="0" w:color="auto"/>
              <w:right w:val="single" w:sz="4" w:space="0" w:color="auto"/>
            </w:tcBorders>
          </w:tcPr>
          <w:p w14:paraId="088A1D43" w14:textId="77777777" w:rsidR="009E0F94" w:rsidRPr="009E0F94" w:rsidRDefault="009E0F94" w:rsidP="00A04B4B">
            <w:pPr>
              <w:pStyle w:val="TableText"/>
            </w:pPr>
            <w:r w:rsidRPr="009E0F94">
              <w:t>(none)</w:t>
            </w:r>
          </w:p>
        </w:tc>
        <w:tc>
          <w:tcPr>
            <w:tcW w:w="2160" w:type="dxa"/>
            <w:tcBorders>
              <w:top w:val="single" w:sz="4" w:space="0" w:color="auto"/>
              <w:left w:val="single" w:sz="4" w:space="0" w:color="auto"/>
              <w:bottom w:val="single" w:sz="4" w:space="0" w:color="auto"/>
              <w:right w:val="single" w:sz="4" w:space="0" w:color="auto"/>
            </w:tcBorders>
          </w:tcPr>
          <w:p w14:paraId="359149F7" w14:textId="77777777" w:rsidR="009E0F94" w:rsidRPr="009E0F94" w:rsidRDefault="009E0F94" w:rsidP="00A04B4B">
            <w:pPr>
              <w:pStyle w:val="TableText"/>
            </w:pPr>
            <w:r w:rsidRPr="009E0F94">
              <w:t>(none)</w:t>
            </w:r>
          </w:p>
        </w:tc>
      </w:tr>
      <w:tr w:rsidR="009E0F94" w14:paraId="38B0FA90" w14:textId="77777777" w:rsidTr="00A04B4B">
        <w:tc>
          <w:tcPr>
            <w:tcW w:w="2875" w:type="dxa"/>
            <w:tcBorders>
              <w:top w:val="single" w:sz="4" w:space="0" w:color="auto"/>
              <w:left w:val="single" w:sz="4" w:space="0" w:color="auto"/>
              <w:bottom w:val="single" w:sz="4" w:space="0" w:color="auto"/>
              <w:right w:val="single" w:sz="4" w:space="0" w:color="auto"/>
            </w:tcBorders>
          </w:tcPr>
          <w:p w14:paraId="28A9D362" w14:textId="77777777" w:rsidR="009E0F94" w:rsidRPr="009E0F94" w:rsidRDefault="009E0F94" w:rsidP="00A04B4B">
            <w:pPr>
              <w:pStyle w:val="TableText"/>
            </w:pPr>
            <w:r w:rsidRPr="009E0F94">
              <w:t>GetFromStore (child objects)</w:t>
            </w:r>
          </w:p>
        </w:tc>
        <w:tc>
          <w:tcPr>
            <w:tcW w:w="2160" w:type="dxa"/>
            <w:tcBorders>
              <w:top w:val="single" w:sz="4" w:space="0" w:color="auto"/>
              <w:left w:val="single" w:sz="4" w:space="0" w:color="auto"/>
              <w:bottom w:val="single" w:sz="4" w:space="0" w:color="auto"/>
              <w:right w:val="single" w:sz="4" w:space="0" w:color="auto"/>
            </w:tcBorders>
          </w:tcPr>
          <w:p w14:paraId="161F0E34" w14:textId="77777777" w:rsidR="009E0F94" w:rsidRPr="009E0F94" w:rsidRDefault="009E0F94" w:rsidP="00A04B4B">
            <w:pPr>
              <w:pStyle w:val="TableText"/>
            </w:pPr>
            <w:r w:rsidRPr="009E0F94">
              <w:t>Discovery</w:t>
            </w:r>
          </w:p>
        </w:tc>
        <w:tc>
          <w:tcPr>
            <w:tcW w:w="2160" w:type="dxa"/>
            <w:tcBorders>
              <w:top w:val="single" w:sz="4" w:space="0" w:color="auto"/>
              <w:left w:val="single" w:sz="4" w:space="0" w:color="auto"/>
              <w:bottom w:val="single" w:sz="4" w:space="0" w:color="auto"/>
              <w:right w:val="single" w:sz="4" w:space="0" w:color="auto"/>
            </w:tcBorders>
          </w:tcPr>
          <w:p w14:paraId="40708BD3" w14:textId="77777777" w:rsidR="009E0F94" w:rsidRPr="009E0F94" w:rsidRDefault="009E0F94" w:rsidP="00A04B4B">
            <w:pPr>
              <w:pStyle w:val="TableText"/>
            </w:pPr>
            <w:r w:rsidRPr="009E0F94">
              <w:t>GetResources</w:t>
            </w:r>
          </w:p>
        </w:tc>
      </w:tr>
      <w:tr w:rsidR="009E0F94" w14:paraId="2AEA4C70" w14:textId="77777777" w:rsidTr="00A04B4B">
        <w:tc>
          <w:tcPr>
            <w:tcW w:w="2875" w:type="dxa"/>
            <w:tcBorders>
              <w:top w:val="single" w:sz="4" w:space="0" w:color="auto"/>
              <w:left w:val="single" w:sz="4" w:space="0" w:color="auto"/>
              <w:bottom w:val="single" w:sz="4" w:space="0" w:color="auto"/>
              <w:right w:val="single" w:sz="4" w:space="0" w:color="auto"/>
            </w:tcBorders>
          </w:tcPr>
          <w:p w14:paraId="78894924" w14:textId="77777777" w:rsidR="009E0F94" w:rsidRPr="009E0F94" w:rsidRDefault="009E0F94" w:rsidP="00A04B4B">
            <w:pPr>
              <w:pStyle w:val="TableText"/>
            </w:pPr>
            <w:r w:rsidRPr="009E0F94">
              <w:t>GetFromStore (single object)</w:t>
            </w:r>
          </w:p>
        </w:tc>
        <w:tc>
          <w:tcPr>
            <w:tcW w:w="2160" w:type="dxa"/>
            <w:tcBorders>
              <w:top w:val="single" w:sz="4" w:space="0" w:color="auto"/>
              <w:left w:val="single" w:sz="4" w:space="0" w:color="auto"/>
              <w:bottom w:val="single" w:sz="4" w:space="0" w:color="auto"/>
              <w:right w:val="single" w:sz="4" w:space="0" w:color="auto"/>
            </w:tcBorders>
          </w:tcPr>
          <w:p w14:paraId="45C7DA52" w14:textId="77777777" w:rsidR="009E0F94" w:rsidRPr="009E0F94" w:rsidRDefault="009E0F94" w:rsidP="00A04B4B">
            <w:pPr>
              <w:pStyle w:val="TableText"/>
            </w:pPr>
            <w:r w:rsidRPr="009E0F94">
              <w:t>Store</w:t>
            </w:r>
          </w:p>
        </w:tc>
        <w:tc>
          <w:tcPr>
            <w:tcW w:w="2160" w:type="dxa"/>
            <w:tcBorders>
              <w:top w:val="single" w:sz="4" w:space="0" w:color="auto"/>
              <w:left w:val="single" w:sz="4" w:space="0" w:color="auto"/>
              <w:bottom w:val="single" w:sz="4" w:space="0" w:color="auto"/>
              <w:right w:val="single" w:sz="4" w:space="0" w:color="auto"/>
            </w:tcBorders>
          </w:tcPr>
          <w:p w14:paraId="1F0F5987" w14:textId="77777777" w:rsidR="009E0F94" w:rsidRPr="009E0F94" w:rsidRDefault="009E0F94" w:rsidP="00A04B4B">
            <w:pPr>
              <w:pStyle w:val="TableText"/>
            </w:pPr>
            <w:r w:rsidRPr="009E0F94">
              <w:t>GetObject</w:t>
            </w:r>
          </w:p>
        </w:tc>
      </w:tr>
      <w:tr w:rsidR="009E0F94" w14:paraId="2AA40E31" w14:textId="77777777" w:rsidTr="009E0F94">
        <w:tc>
          <w:tcPr>
            <w:tcW w:w="2875" w:type="dxa"/>
            <w:tcBorders>
              <w:top w:val="single" w:sz="4" w:space="0" w:color="auto"/>
              <w:left w:val="single" w:sz="4" w:space="0" w:color="auto"/>
              <w:bottom w:val="single" w:sz="4" w:space="0" w:color="auto"/>
              <w:right w:val="single" w:sz="4" w:space="0" w:color="auto"/>
            </w:tcBorders>
          </w:tcPr>
          <w:p w14:paraId="79832798" w14:textId="77777777" w:rsidR="009E0F94" w:rsidRPr="009E0F94" w:rsidRDefault="009E0F94" w:rsidP="00A04B4B">
            <w:pPr>
              <w:pStyle w:val="TableText"/>
            </w:pPr>
            <w:r w:rsidRPr="009E0F94">
              <w:t>AddToStore</w:t>
            </w:r>
          </w:p>
        </w:tc>
        <w:tc>
          <w:tcPr>
            <w:tcW w:w="2160" w:type="dxa"/>
            <w:tcBorders>
              <w:top w:val="single" w:sz="4" w:space="0" w:color="auto"/>
              <w:left w:val="single" w:sz="4" w:space="0" w:color="auto"/>
              <w:bottom w:val="single" w:sz="4" w:space="0" w:color="auto"/>
              <w:right w:val="single" w:sz="4" w:space="0" w:color="auto"/>
            </w:tcBorders>
          </w:tcPr>
          <w:p w14:paraId="3792FA4A" w14:textId="77777777" w:rsidR="009E0F94" w:rsidRPr="009E0F94" w:rsidRDefault="009E0F94" w:rsidP="00A04B4B">
            <w:pPr>
              <w:pStyle w:val="TableText"/>
            </w:pPr>
            <w:r w:rsidRPr="009E0F94">
              <w:t>Store</w:t>
            </w:r>
          </w:p>
        </w:tc>
        <w:tc>
          <w:tcPr>
            <w:tcW w:w="2160" w:type="dxa"/>
            <w:tcBorders>
              <w:top w:val="single" w:sz="4" w:space="0" w:color="auto"/>
              <w:left w:val="single" w:sz="4" w:space="0" w:color="auto"/>
              <w:bottom w:val="single" w:sz="4" w:space="0" w:color="auto"/>
              <w:right w:val="single" w:sz="4" w:space="0" w:color="auto"/>
            </w:tcBorders>
          </w:tcPr>
          <w:p w14:paraId="1C98BD54" w14:textId="77777777" w:rsidR="009E0F94" w:rsidRPr="009E0F94" w:rsidRDefault="009E0F94" w:rsidP="00A04B4B">
            <w:pPr>
              <w:pStyle w:val="TableText"/>
            </w:pPr>
            <w:r w:rsidRPr="009E0F94">
              <w:t>PutObject</w:t>
            </w:r>
          </w:p>
        </w:tc>
      </w:tr>
      <w:tr w:rsidR="009E0F94" w14:paraId="7BC34515" w14:textId="77777777" w:rsidTr="009E0F94">
        <w:tc>
          <w:tcPr>
            <w:tcW w:w="2875" w:type="dxa"/>
            <w:tcBorders>
              <w:top w:val="single" w:sz="4" w:space="0" w:color="auto"/>
              <w:left w:val="single" w:sz="4" w:space="0" w:color="auto"/>
              <w:bottom w:val="single" w:sz="4" w:space="0" w:color="auto"/>
              <w:right w:val="single" w:sz="4" w:space="0" w:color="auto"/>
            </w:tcBorders>
          </w:tcPr>
          <w:p w14:paraId="72C13CFF" w14:textId="77777777" w:rsidR="009E0F94" w:rsidRPr="009E0F94" w:rsidRDefault="009E0F94" w:rsidP="00A04B4B">
            <w:pPr>
              <w:pStyle w:val="TableText"/>
            </w:pPr>
            <w:r w:rsidRPr="009E0F94">
              <w:t>UpdateInStore</w:t>
            </w:r>
          </w:p>
        </w:tc>
        <w:tc>
          <w:tcPr>
            <w:tcW w:w="2160" w:type="dxa"/>
            <w:tcBorders>
              <w:top w:val="single" w:sz="4" w:space="0" w:color="auto"/>
              <w:left w:val="single" w:sz="4" w:space="0" w:color="auto"/>
              <w:bottom w:val="single" w:sz="4" w:space="0" w:color="auto"/>
              <w:right w:val="single" w:sz="4" w:space="0" w:color="auto"/>
            </w:tcBorders>
          </w:tcPr>
          <w:p w14:paraId="7A4E029C" w14:textId="77777777" w:rsidR="009E0F94" w:rsidRPr="009E0F94" w:rsidRDefault="009E0F94" w:rsidP="00A04B4B">
            <w:pPr>
              <w:pStyle w:val="TableText"/>
            </w:pPr>
            <w:r w:rsidRPr="009E0F94">
              <w:t>Store</w:t>
            </w:r>
          </w:p>
        </w:tc>
        <w:tc>
          <w:tcPr>
            <w:tcW w:w="2160" w:type="dxa"/>
            <w:tcBorders>
              <w:top w:val="single" w:sz="4" w:space="0" w:color="auto"/>
              <w:left w:val="single" w:sz="4" w:space="0" w:color="auto"/>
              <w:bottom w:val="single" w:sz="4" w:space="0" w:color="auto"/>
              <w:right w:val="single" w:sz="4" w:space="0" w:color="auto"/>
            </w:tcBorders>
          </w:tcPr>
          <w:p w14:paraId="1DC7242B" w14:textId="77777777" w:rsidR="009E0F94" w:rsidRPr="009E0F94" w:rsidRDefault="009E0F94" w:rsidP="00A04B4B">
            <w:pPr>
              <w:pStyle w:val="TableText"/>
            </w:pPr>
            <w:r w:rsidRPr="009E0F94">
              <w:t>PutObject</w:t>
            </w:r>
          </w:p>
        </w:tc>
      </w:tr>
      <w:tr w:rsidR="009E0F94" w14:paraId="3F6269EE" w14:textId="77777777" w:rsidTr="009E0F94">
        <w:tc>
          <w:tcPr>
            <w:tcW w:w="2875" w:type="dxa"/>
            <w:tcBorders>
              <w:top w:val="single" w:sz="4" w:space="0" w:color="auto"/>
              <w:left w:val="single" w:sz="4" w:space="0" w:color="auto"/>
              <w:bottom w:val="single" w:sz="4" w:space="0" w:color="auto"/>
              <w:right w:val="single" w:sz="4" w:space="0" w:color="auto"/>
            </w:tcBorders>
          </w:tcPr>
          <w:p w14:paraId="0D3E3111" w14:textId="77777777" w:rsidR="009E0F94" w:rsidRPr="00D068F8" w:rsidRDefault="009E0F94" w:rsidP="00646CC9">
            <w:pPr>
              <w:pStyle w:val="TableText"/>
              <w:rPr>
                <w:b/>
              </w:rPr>
            </w:pPr>
            <w:r w:rsidRPr="00D068F8">
              <w:t>DeleteFromStore</w:t>
            </w:r>
          </w:p>
        </w:tc>
        <w:tc>
          <w:tcPr>
            <w:tcW w:w="2160" w:type="dxa"/>
            <w:tcBorders>
              <w:top w:val="single" w:sz="4" w:space="0" w:color="auto"/>
              <w:left w:val="single" w:sz="4" w:space="0" w:color="auto"/>
              <w:bottom w:val="single" w:sz="4" w:space="0" w:color="auto"/>
              <w:right w:val="single" w:sz="4" w:space="0" w:color="auto"/>
            </w:tcBorders>
          </w:tcPr>
          <w:p w14:paraId="25ED0529" w14:textId="77777777" w:rsidR="009E0F94" w:rsidRDefault="009E0F94" w:rsidP="00646CC9">
            <w:pPr>
              <w:pStyle w:val="TableText"/>
            </w:pPr>
            <w:r>
              <w:t>Store</w:t>
            </w:r>
          </w:p>
        </w:tc>
        <w:tc>
          <w:tcPr>
            <w:tcW w:w="2160" w:type="dxa"/>
            <w:tcBorders>
              <w:top w:val="single" w:sz="4" w:space="0" w:color="auto"/>
              <w:left w:val="single" w:sz="4" w:space="0" w:color="auto"/>
              <w:bottom w:val="single" w:sz="4" w:space="0" w:color="auto"/>
              <w:right w:val="single" w:sz="4" w:space="0" w:color="auto"/>
            </w:tcBorders>
          </w:tcPr>
          <w:p w14:paraId="10EBC147" w14:textId="77777777" w:rsidR="009E0F94" w:rsidRDefault="009E0F94" w:rsidP="00646CC9">
            <w:pPr>
              <w:pStyle w:val="TableText"/>
            </w:pPr>
            <w:r>
              <w:t>DeleteObject</w:t>
            </w:r>
          </w:p>
        </w:tc>
      </w:tr>
    </w:tbl>
    <w:p w14:paraId="3D869E96" w14:textId="77777777" w:rsidR="009E0F94" w:rsidRDefault="009E0F94" w:rsidP="009E0F94"/>
    <w:p w14:paraId="707EB323" w14:textId="4AF63EBA" w:rsidR="009E0F94" w:rsidRDefault="009E0F94" w:rsidP="009E0F94">
      <w:r>
        <w:lastRenderedPageBreak/>
        <w:t>NOTE: Streaming of channel data and data management of growing object parts are not covered by the above mapping.</w:t>
      </w:r>
    </w:p>
    <w:p w14:paraId="421C7701" w14:textId="3C3273C3" w:rsidR="00CE7387" w:rsidRDefault="009E0F94" w:rsidP="00CE7387">
      <w:pPr>
        <w:pStyle w:val="Heading3"/>
      </w:pPr>
      <w:bookmarkStart w:id="73" w:name="_Toc495651897"/>
      <w:r>
        <w:t>Determine Server C</w:t>
      </w:r>
      <w:r w:rsidR="00CE7387">
        <w:t>apabilities</w:t>
      </w:r>
      <w:bookmarkEnd w:id="73"/>
    </w:p>
    <w:p w14:paraId="7FF6126B" w14:textId="38D375B6" w:rsidR="00CE7387" w:rsidRPr="00CE7387" w:rsidRDefault="00570648" w:rsidP="00CE7387">
      <w:pPr>
        <w:pStyle w:val="BodyText1"/>
        <w:rPr>
          <w:lang w:eastAsia="en-US"/>
        </w:rPr>
      </w:pPr>
      <w:r>
        <w:rPr>
          <w:lang w:eastAsia="en-US"/>
        </w:rPr>
        <w:t>This table describes how a client determines a server</w:t>
      </w:r>
      <w:r w:rsidR="00B60258">
        <w:rPr>
          <w:lang w:eastAsia="en-US"/>
        </w:rPr>
        <w:t>’</w:t>
      </w:r>
      <w:r>
        <w:rPr>
          <w:lang w:eastAsia="en-US"/>
        </w:rPr>
        <w:t>s capabilities (what objects it supports and functions (protocols) it supports, etc.)</w:t>
      </w:r>
    </w:p>
    <w:tbl>
      <w:tblPr>
        <w:tblStyle w:val="TableGrid"/>
        <w:tblW w:w="0" w:type="auto"/>
        <w:tblLook w:val="04A0" w:firstRow="1" w:lastRow="0" w:firstColumn="1" w:lastColumn="0" w:noHBand="0" w:noVBand="1"/>
      </w:tblPr>
      <w:tblGrid>
        <w:gridCol w:w="1885"/>
        <w:gridCol w:w="7467"/>
      </w:tblGrid>
      <w:tr w:rsidR="00CE7387" w14:paraId="42D94E36" w14:textId="77777777" w:rsidTr="00CE7387">
        <w:tc>
          <w:tcPr>
            <w:tcW w:w="1885" w:type="dxa"/>
            <w:shd w:val="clear" w:color="auto" w:fill="C4BC96" w:themeFill="background2" w:themeFillShade="BF"/>
          </w:tcPr>
          <w:p w14:paraId="4D7DE6CA" w14:textId="1E2D9912" w:rsidR="00CE7387" w:rsidRDefault="00CE7387" w:rsidP="00CE7387">
            <w:pPr>
              <w:pStyle w:val="TableHeading"/>
            </w:pPr>
            <w:r>
              <w:t>Version</w:t>
            </w:r>
          </w:p>
        </w:tc>
        <w:tc>
          <w:tcPr>
            <w:tcW w:w="7467" w:type="dxa"/>
            <w:shd w:val="clear" w:color="auto" w:fill="C4BC96" w:themeFill="background2" w:themeFillShade="BF"/>
          </w:tcPr>
          <w:p w14:paraId="720B9ED5" w14:textId="639ECB28" w:rsidR="00CE7387" w:rsidRDefault="00CE7387" w:rsidP="00CE7387">
            <w:pPr>
              <w:pStyle w:val="TableHeading"/>
            </w:pPr>
            <w:r>
              <w:t>Description of how to do this task</w:t>
            </w:r>
          </w:p>
        </w:tc>
      </w:tr>
      <w:tr w:rsidR="00CE7387" w14:paraId="6E19F62A" w14:textId="77777777" w:rsidTr="008D4805">
        <w:trPr>
          <w:trHeight w:val="854"/>
        </w:trPr>
        <w:tc>
          <w:tcPr>
            <w:tcW w:w="1885" w:type="dxa"/>
          </w:tcPr>
          <w:p w14:paraId="259A38C6" w14:textId="1907A8FE" w:rsidR="00CE7387" w:rsidRDefault="00CE7387" w:rsidP="00CE7387">
            <w:pPr>
              <w:pStyle w:val="TableText"/>
            </w:pPr>
            <w:r>
              <w:t>WITSML 1.x</w:t>
            </w:r>
          </w:p>
        </w:tc>
        <w:tc>
          <w:tcPr>
            <w:tcW w:w="7467" w:type="dxa"/>
          </w:tcPr>
          <w:p w14:paraId="6397F9B4" w14:textId="6FE16654" w:rsidR="00CE7387" w:rsidRDefault="00CE7387" w:rsidP="00CE7387">
            <w:pPr>
              <w:pStyle w:val="TableText"/>
            </w:pPr>
            <w:r>
              <w:t>Send a GetVersion request to retrieve a list of WITSML versions supported by the store.</w:t>
            </w:r>
          </w:p>
          <w:p w14:paraId="2880BE86" w14:textId="07B87E14" w:rsidR="00CE7387" w:rsidRDefault="00CE7387" w:rsidP="00CE7387">
            <w:pPr>
              <w:pStyle w:val="TableText"/>
            </w:pPr>
            <w:r>
              <w:t>Send a GetCap request to retrieve a list of supported WITSML API functions, data objects and other server capability settings.</w:t>
            </w:r>
          </w:p>
        </w:tc>
      </w:tr>
      <w:tr w:rsidR="00CE7387" w14:paraId="51E4CEBC" w14:textId="77777777" w:rsidTr="00CE7387">
        <w:tc>
          <w:tcPr>
            <w:tcW w:w="1885" w:type="dxa"/>
          </w:tcPr>
          <w:p w14:paraId="7505A124" w14:textId="4D613F47" w:rsidR="00CE7387" w:rsidRDefault="00CE7387" w:rsidP="00652DFF">
            <w:pPr>
              <w:pStyle w:val="TableText"/>
            </w:pPr>
            <w:r>
              <w:t>WITSML 2.</w:t>
            </w:r>
            <w:r w:rsidR="00652DFF">
              <w:t>0</w:t>
            </w:r>
          </w:p>
        </w:tc>
        <w:tc>
          <w:tcPr>
            <w:tcW w:w="7467" w:type="dxa"/>
          </w:tcPr>
          <w:p w14:paraId="1A12765C" w14:textId="3FA8B683" w:rsidR="00CE7387" w:rsidRDefault="00CE7387" w:rsidP="00CE7387">
            <w:pPr>
              <w:pStyle w:val="TableText"/>
            </w:pPr>
            <w:r>
              <w:t xml:space="preserve">Use </w:t>
            </w:r>
            <w:r w:rsidR="00B60258">
              <w:t xml:space="preserve">the </w:t>
            </w:r>
            <w:r>
              <w:t>Core protocol to send a RequestSession message to request support for specific versions of certain protocols along with which MLs, versions</w:t>
            </w:r>
            <w:r w:rsidR="00B60258">
              <w:t>,</w:t>
            </w:r>
            <w:r>
              <w:t xml:space="preserve"> and data objects are support</w:t>
            </w:r>
            <w:r w:rsidR="009E0F94">
              <w:t xml:space="preserve">ed. </w:t>
            </w:r>
            <w:r>
              <w:t>The supported protocol capabilities are also returned in the OpenSession message.</w:t>
            </w:r>
          </w:p>
          <w:p w14:paraId="7403D3E4" w14:textId="33C80712" w:rsidR="00570648" w:rsidRDefault="00570648" w:rsidP="00CE7387">
            <w:pPr>
              <w:pStyle w:val="TableText"/>
            </w:pPr>
            <w:r>
              <w:t>For more information, see the ETP Specification, Section 2.1.1 Requirements (Protocol Negotiation).</w:t>
            </w:r>
          </w:p>
        </w:tc>
      </w:tr>
    </w:tbl>
    <w:p w14:paraId="5480272B" w14:textId="77777777" w:rsidR="00CE7387" w:rsidRPr="00CE7387" w:rsidRDefault="00CE7387" w:rsidP="00CE7387">
      <w:pPr>
        <w:pStyle w:val="BodyText1"/>
        <w:rPr>
          <w:lang w:eastAsia="en-US"/>
        </w:rPr>
      </w:pPr>
    </w:p>
    <w:p w14:paraId="6274A845" w14:textId="45E90537" w:rsidR="00CE7387" w:rsidRDefault="00CE7387" w:rsidP="00CE7387">
      <w:pPr>
        <w:pStyle w:val="Heading3"/>
      </w:pPr>
      <w:bookmarkStart w:id="74" w:name="_Toc495651898"/>
      <w:r>
        <w:t>De</w:t>
      </w:r>
      <w:r w:rsidR="009E0F94">
        <w:t>termine Which W</w:t>
      </w:r>
      <w:r>
        <w:t xml:space="preserve">ells </w:t>
      </w:r>
      <w:r w:rsidR="009E0F94">
        <w:t>a User has A</w:t>
      </w:r>
      <w:r>
        <w:t>ccess to</w:t>
      </w:r>
      <w:bookmarkEnd w:id="74"/>
    </w:p>
    <w:p w14:paraId="4BC98255" w14:textId="77777777" w:rsidR="00CE7387" w:rsidRDefault="00CE7387" w:rsidP="001940A9">
      <w:pPr>
        <w:pStyle w:val="BodyText1"/>
        <w:keepNext/>
        <w:rPr>
          <w:lang w:eastAsia="en-US"/>
        </w:rPr>
      </w:pPr>
    </w:p>
    <w:tbl>
      <w:tblPr>
        <w:tblStyle w:val="TableGrid"/>
        <w:tblW w:w="0" w:type="auto"/>
        <w:tblLook w:val="04A0" w:firstRow="1" w:lastRow="0" w:firstColumn="1" w:lastColumn="0" w:noHBand="0" w:noVBand="1"/>
      </w:tblPr>
      <w:tblGrid>
        <w:gridCol w:w="1885"/>
        <w:gridCol w:w="7467"/>
      </w:tblGrid>
      <w:tr w:rsidR="00CE7387" w14:paraId="6B0FA6EC" w14:textId="77777777" w:rsidTr="00A04B4B">
        <w:tc>
          <w:tcPr>
            <w:tcW w:w="1885" w:type="dxa"/>
            <w:shd w:val="clear" w:color="auto" w:fill="C4BC96" w:themeFill="background2" w:themeFillShade="BF"/>
          </w:tcPr>
          <w:p w14:paraId="15A86C1E" w14:textId="77777777" w:rsidR="00CE7387" w:rsidRDefault="00CE7387" w:rsidP="00A04B4B">
            <w:pPr>
              <w:pStyle w:val="TableHeading"/>
            </w:pPr>
            <w:r>
              <w:t>Version</w:t>
            </w:r>
          </w:p>
        </w:tc>
        <w:tc>
          <w:tcPr>
            <w:tcW w:w="7467" w:type="dxa"/>
            <w:shd w:val="clear" w:color="auto" w:fill="C4BC96" w:themeFill="background2" w:themeFillShade="BF"/>
          </w:tcPr>
          <w:p w14:paraId="79487078" w14:textId="77777777" w:rsidR="00CE7387" w:rsidRDefault="00CE7387" w:rsidP="00A04B4B">
            <w:pPr>
              <w:pStyle w:val="TableHeading"/>
            </w:pPr>
            <w:r>
              <w:t>Description of how to do this task</w:t>
            </w:r>
          </w:p>
        </w:tc>
      </w:tr>
      <w:tr w:rsidR="00CE7387" w14:paraId="1BC6FF8F" w14:textId="77777777" w:rsidTr="00A04B4B">
        <w:tc>
          <w:tcPr>
            <w:tcW w:w="1885" w:type="dxa"/>
          </w:tcPr>
          <w:p w14:paraId="5283AB56" w14:textId="77777777" w:rsidR="00CE7387" w:rsidRDefault="00CE7387" w:rsidP="00A04B4B">
            <w:pPr>
              <w:pStyle w:val="TableText"/>
            </w:pPr>
            <w:r>
              <w:t>WITSML 1.x</w:t>
            </w:r>
          </w:p>
        </w:tc>
        <w:tc>
          <w:tcPr>
            <w:tcW w:w="7467" w:type="dxa"/>
          </w:tcPr>
          <w:p w14:paraId="5B064D0E" w14:textId="4F4E343F" w:rsidR="00CE7387" w:rsidRPr="00CE7387" w:rsidRDefault="009E0F94" w:rsidP="009E0F94">
            <w:pPr>
              <w:pStyle w:val="TableText"/>
            </w:pPr>
            <w:r>
              <w:t>Send a GetFromStore request for wells with a template containing uid and name.</w:t>
            </w:r>
          </w:p>
        </w:tc>
      </w:tr>
      <w:tr w:rsidR="00CE7387" w14:paraId="4B63B0DD" w14:textId="77777777" w:rsidTr="00A04B4B">
        <w:tc>
          <w:tcPr>
            <w:tcW w:w="1885" w:type="dxa"/>
          </w:tcPr>
          <w:p w14:paraId="3C46D2E3" w14:textId="7B7DEB04" w:rsidR="00CE7387" w:rsidRDefault="00CE7387" w:rsidP="00A04B4B">
            <w:pPr>
              <w:pStyle w:val="TableText"/>
            </w:pPr>
            <w:r>
              <w:t xml:space="preserve">WITSML </w:t>
            </w:r>
            <w:r w:rsidR="00652DFF">
              <w:t>2.0</w:t>
            </w:r>
          </w:p>
        </w:tc>
        <w:tc>
          <w:tcPr>
            <w:tcW w:w="7467" w:type="dxa"/>
          </w:tcPr>
          <w:p w14:paraId="39D2145B" w14:textId="7D00B466" w:rsidR="00CE7387" w:rsidRPr="00CE7387" w:rsidRDefault="009E0F94" w:rsidP="009E0F94">
            <w:pPr>
              <w:pStyle w:val="TableText"/>
            </w:pPr>
            <w:r>
              <w:t>Use Discovery protocol to send a GetResources message with a URI of eml://witsml20/Well</w:t>
            </w:r>
            <w:r w:rsidR="00583547">
              <w:t xml:space="preserve">. For more information, see Chapter </w:t>
            </w:r>
            <w:r w:rsidR="00583547">
              <w:fldChar w:fldCharType="begin"/>
            </w:r>
            <w:r w:rsidR="00583547">
              <w:instrText xml:space="preserve"> REF _Ref481584032 \w \h </w:instrText>
            </w:r>
            <w:r w:rsidR="00583547">
              <w:fldChar w:fldCharType="separate"/>
            </w:r>
            <w:r w:rsidR="00583547">
              <w:t>5</w:t>
            </w:r>
            <w:r w:rsidR="00583547">
              <w:fldChar w:fldCharType="end"/>
            </w:r>
            <w:r w:rsidR="00583547">
              <w:t>.</w:t>
            </w:r>
          </w:p>
        </w:tc>
      </w:tr>
    </w:tbl>
    <w:p w14:paraId="0C99D225" w14:textId="77777777" w:rsidR="00CE7387" w:rsidRPr="00CE7387" w:rsidRDefault="00CE7387" w:rsidP="00CE7387">
      <w:pPr>
        <w:pStyle w:val="BodyText1"/>
        <w:rPr>
          <w:lang w:eastAsia="en-US"/>
        </w:rPr>
      </w:pPr>
    </w:p>
    <w:p w14:paraId="6917710D" w14:textId="4602FC06" w:rsidR="00CE7387" w:rsidRDefault="009E0F94" w:rsidP="00CE7387">
      <w:pPr>
        <w:pStyle w:val="Heading3"/>
      </w:pPr>
      <w:bookmarkStart w:id="75" w:name="_Toc495651899"/>
      <w:r>
        <w:t>Determine Which Wellbores a User has A</w:t>
      </w:r>
      <w:r w:rsidR="00CE7387">
        <w:t>ccess to</w:t>
      </w:r>
      <w:bookmarkEnd w:id="75"/>
    </w:p>
    <w:p w14:paraId="0F703DD9" w14:textId="77777777" w:rsidR="00CE7387" w:rsidRPr="00CE7387" w:rsidRDefault="00CE7387" w:rsidP="009E0F94">
      <w:pPr>
        <w:pStyle w:val="BodyText1"/>
        <w:keepNext/>
        <w:rPr>
          <w:lang w:eastAsia="en-US"/>
        </w:rPr>
      </w:pPr>
    </w:p>
    <w:tbl>
      <w:tblPr>
        <w:tblStyle w:val="TableGrid"/>
        <w:tblW w:w="0" w:type="auto"/>
        <w:tblLook w:val="04A0" w:firstRow="1" w:lastRow="0" w:firstColumn="1" w:lastColumn="0" w:noHBand="0" w:noVBand="1"/>
      </w:tblPr>
      <w:tblGrid>
        <w:gridCol w:w="1885"/>
        <w:gridCol w:w="7467"/>
      </w:tblGrid>
      <w:tr w:rsidR="00CE7387" w14:paraId="2C2B3FDC" w14:textId="77777777" w:rsidTr="00A46B3F">
        <w:trPr>
          <w:tblHeader/>
        </w:trPr>
        <w:tc>
          <w:tcPr>
            <w:tcW w:w="1885" w:type="dxa"/>
            <w:shd w:val="clear" w:color="auto" w:fill="C4BC96" w:themeFill="background2" w:themeFillShade="BF"/>
          </w:tcPr>
          <w:p w14:paraId="6576A679" w14:textId="77777777" w:rsidR="00CE7387" w:rsidRDefault="00CE7387" w:rsidP="00A04B4B">
            <w:pPr>
              <w:pStyle w:val="TableHeading"/>
            </w:pPr>
            <w:r>
              <w:t>Version</w:t>
            </w:r>
          </w:p>
        </w:tc>
        <w:tc>
          <w:tcPr>
            <w:tcW w:w="7467" w:type="dxa"/>
            <w:shd w:val="clear" w:color="auto" w:fill="C4BC96" w:themeFill="background2" w:themeFillShade="BF"/>
          </w:tcPr>
          <w:p w14:paraId="13DD4EF8" w14:textId="77777777" w:rsidR="00CE7387" w:rsidRDefault="00CE7387" w:rsidP="00A04B4B">
            <w:pPr>
              <w:pStyle w:val="TableHeading"/>
            </w:pPr>
            <w:r>
              <w:t>Description of how to do this task</w:t>
            </w:r>
          </w:p>
        </w:tc>
      </w:tr>
      <w:tr w:rsidR="00CE7387" w14:paraId="6988AEB4" w14:textId="77777777" w:rsidTr="00A04B4B">
        <w:tc>
          <w:tcPr>
            <w:tcW w:w="1885" w:type="dxa"/>
          </w:tcPr>
          <w:p w14:paraId="123DA481" w14:textId="77777777" w:rsidR="00CE7387" w:rsidRDefault="00CE7387" w:rsidP="00A04B4B">
            <w:pPr>
              <w:pStyle w:val="TableText"/>
            </w:pPr>
            <w:r>
              <w:t>WITSML 1.x</w:t>
            </w:r>
          </w:p>
        </w:tc>
        <w:tc>
          <w:tcPr>
            <w:tcW w:w="7467" w:type="dxa"/>
          </w:tcPr>
          <w:p w14:paraId="61DCAA93" w14:textId="21902AB1" w:rsidR="00CE7387" w:rsidRPr="00CE7387" w:rsidRDefault="009E0F94" w:rsidP="00A04B4B">
            <w:pPr>
              <w:pStyle w:val="TableText"/>
            </w:pPr>
            <w:r>
              <w:t>Send a GetFromStore request for wellbores with a template containing uid, uidWell, name and nameWell.</w:t>
            </w:r>
          </w:p>
        </w:tc>
      </w:tr>
      <w:tr w:rsidR="00CE7387" w14:paraId="1216CAD6" w14:textId="77777777" w:rsidTr="00A04B4B">
        <w:tc>
          <w:tcPr>
            <w:tcW w:w="1885" w:type="dxa"/>
          </w:tcPr>
          <w:p w14:paraId="3BA31F69" w14:textId="316BE1EB" w:rsidR="00CE7387" w:rsidRDefault="00CE7387" w:rsidP="00A04B4B">
            <w:pPr>
              <w:pStyle w:val="TableText"/>
            </w:pPr>
            <w:r>
              <w:t xml:space="preserve">WITSML </w:t>
            </w:r>
            <w:r w:rsidR="00652DFF">
              <w:t>2.0</w:t>
            </w:r>
          </w:p>
        </w:tc>
        <w:tc>
          <w:tcPr>
            <w:tcW w:w="7467" w:type="dxa"/>
          </w:tcPr>
          <w:p w14:paraId="7BF8C7D2" w14:textId="1CF536B1" w:rsidR="00CE7387" w:rsidRPr="00CE7387" w:rsidRDefault="009E0F94" w:rsidP="00A04B4B">
            <w:pPr>
              <w:pStyle w:val="TableText"/>
            </w:pPr>
            <w:r>
              <w:t>Use Discovery protocol to send a GetResources message with a URI of eml://witsml20/Wellbore</w:t>
            </w:r>
            <w:r w:rsidR="00583547">
              <w:t xml:space="preserve">. For more information, see Chapter </w:t>
            </w:r>
            <w:r w:rsidR="00583547">
              <w:fldChar w:fldCharType="begin"/>
            </w:r>
            <w:r w:rsidR="00583547">
              <w:instrText xml:space="preserve"> REF _Ref481584032 \w \h </w:instrText>
            </w:r>
            <w:r w:rsidR="00583547">
              <w:fldChar w:fldCharType="separate"/>
            </w:r>
            <w:r w:rsidR="00583547">
              <w:t>5</w:t>
            </w:r>
            <w:r w:rsidR="00583547">
              <w:fldChar w:fldCharType="end"/>
            </w:r>
            <w:r w:rsidR="00583547">
              <w:t>.</w:t>
            </w:r>
          </w:p>
        </w:tc>
      </w:tr>
    </w:tbl>
    <w:p w14:paraId="60743734" w14:textId="77777777" w:rsidR="00CE7387" w:rsidRPr="00CE7387" w:rsidRDefault="00CE7387" w:rsidP="00CE7387">
      <w:pPr>
        <w:pStyle w:val="BodyText1"/>
        <w:rPr>
          <w:lang w:eastAsia="en-US"/>
        </w:rPr>
      </w:pPr>
    </w:p>
    <w:p w14:paraId="702140E7" w14:textId="45328B2E" w:rsidR="00CE7387" w:rsidRDefault="009E0F94" w:rsidP="00CE7387">
      <w:pPr>
        <w:pStyle w:val="Heading3"/>
      </w:pPr>
      <w:bookmarkStart w:id="76" w:name="_Toc495651900"/>
      <w:r>
        <w:t>Determine Which W</w:t>
      </w:r>
      <w:r w:rsidR="00CE7387">
        <w:t>ellb</w:t>
      </w:r>
      <w:r>
        <w:t>ore Child Objects a User has A</w:t>
      </w:r>
      <w:r w:rsidR="00CE7387">
        <w:t>ccess to</w:t>
      </w:r>
      <w:bookmarkEnd w:id="76"/>
    </w:p>
    <w:p w14:paraId="600179F5" w14:textId="77777777" w:rsidR="00CE7387" w:rsidRDefault="00CE7387" w:rsidP="008D4805">
      <w:pPr>
        <w:pStyle w:val="BodyText1"/>
        <w:keepNext/>
        <w:rPr>
          <w:lang w:eastAsia="en-US"/>
        </w:rPr>
      </w:pPr>
    </w:p>
    <w:tbl>
      <w:tblPr>
        <w:tblStyle w:val="TableGrid"/>
        <w:tblW w:w="0" w:type="auto"/>
        <w:tblLook w:val="04A0" w:firstRow="1" w:lastRow="0" w:firstColumn="1" w:lastColumn="0" w:noHBand="0" w:noVBand="1"/>
      </w:tblPr>
      <w:tblGrid>
        <w:gridCol w:w="1885"/>
        <w:gridCol w:w="7467"/>
      </w:tblGrid>
      <w:tr w:rsidR="00CE7387" w14:paraId="4DB05198" w14:textId="77777777" w:rsidTr="007205AA">
        <w:trPr>
          <w:tblHeader/>
        </w:trPr>
        <w:tc>
          <w:tcPr>
            <w:tcW w:w="1885" w:type="dxa"/>
            <w:shd w:val="clear" w:color="auto" w:fill="C4BC96" w:themeFill="background2" w:themeFillShade="BF"/>
          </w:tcPr>
          <w:p w14:paraId="19305CEF" w14:textId="77777777" w:rsidR="00CE7387" w:rsidRDefault="00CE7387" w:rsidP="00A04B4B">
            <w:pPr>
              <w:pStyle w:val="TableHeading"/>
            </w:pPr>
            <w:r>
              <w:t>Version</w:t>
            </w:r>
          </w:p>
        </w:tc>
        <w:tc>
          <w:tcPr>
            <w:tcW w:w="7467" w:type="dxa"/>
            <w:shd w:val="clear" w:color="auto" w:fill="C4BC96" w:themeFill="background2" w:themeFillShade="BF"/>
          </w:tcPr>
          <w:p w14:paraId="6F69ECDA" w14:textId="77777777" w:rsidR="00CE7387" w:rsidRDefault="00CE7387" w:rsidP="00A04B4B">
            <w:pPr>
              <w:pStyle w:val="TableHeading"/>
            </w:pPr>
            <w:r>
              <w:t>Description of how to do this task</w:t>
            </w:r>
          </w:p>
        </w:tc>
      </w:tr>
      <w:tr w:rsidR="00CE7387" w14:paraId="6CB9C596" w14:textId="77777777" w:rsidTr="00A04B4B">
        <w:tc>
          <w:tcPr>
            <w:tcW w:w="1885" w:type="dxa"/>
          </w:tcPr>
          <w:p w14:paraId="00370B5D" w14:textId="77777777" w:rsidR="00CE7387" w:rsidRDefault="00CE7387" w:rsidP="00A04B4B">
            <w:pPr>
              <w:pStyle w:val="TableText"/>
            </w:pPr>
            <w:r>
              <w:t>WITSML 1.x</w:t>
            </w:r>
          </w:p>
        </w:tc>
        <w:tc>
          <w:tcPr>
            <w:tcW w:w="7467" w:type="dxa"/>
          </w:tcPr>
          <w:p w14:paraId="5ABBABC7" w14:textId="0E2BFC5D" w:rsidR="00CE7387" w:rsidRPr="00CE7387" w:rsidRDefault="009E0F94" w:rsidP="009E0F94">
            <w:pPr>
              <w:pStyle w:val="TableText"/>
            </w:pPr>
            <w:r>
              <w:t>Send a GetFromStore request for each child object type, e.g.</w:t>
            </w:r>
            <w:r w:rsidR="00302837">
              <w:t>,</w:t>
            </w:r>
            <w:r>
              <w:t xml:space="preserve"> bhaRun, log, mudLog, etc., with a template containing uid, uidWell, uidWellbore, name, nameWell and nameWellbore.</w:t>
            </w:r>
          </w:p>
        </w:tc>
      </w:tr>
      <w:tr w:rsidR="00CE7387" w14:paraId="6246FF44" w14:textId="77777777" w:rsidTr="00A04B4B">
        <w:tc>
          <w:tcPr>
            <w:tcW w:w="1885" w:type="dxa"/>
          </w:tcPr>
          <w:p w14:paraId="2DDE00FB" w14:textId="7096D724" w:rsidR="00CE7387" w:rsidRDefault="00CE7387" w:rsidP="00A04B4B">
            <w:pPr>
              <w:pStyle w:val="TableText"/>
            </w:pPr>
            <w:r>
              <w:t xml:space="preserve">WITSML </w:t>
            </w:r>
            <w:r w:rsidR="00652DFF">
              <w:t>2.0</w:t>
            </w:r>
          </w:p>
        </w:tc>
        <w:tc>
          <w:tcPr>
            <w:tcW w:w="7467" w:type="dxa"/>
          </w:tcPr>
          <w:p w14:paraId="1E618BD6" w14:textId="0FBB1077" w:rsidR="009E0F94" w:rsidRDefault="009E0F94" w:rsidP="009E0F94">
            <w:pPr>
              <w:pStyle w:val="TableText"/>
            </w:pPr>
            <w:r>
              <w:t>To recursively discover the supported data object types below a wellbore</w:t>
            </w:r>
            <w:r w:rsidR="00583547">
              <w:t>:</w:t>
            </w:r>
            <w:r>
              <w:t xml:space="preserve"> use </w:t>
            </w:r>
            <w:r w:rsidR="00B60258">
              <w:t xml:space="preserve">the </w:t>
            </w:r>
            <w:r>
              <w:t>Discovery protocol</w:t>
            </w:r>
            <w:r w:rsidR="00302837">
              <w:t>,</w:t>
            </w:r>
            <w:r>
              <w:t xml:space="preserve"> send a GetResources message with the URI of a </w:t>
            </w:r>
            <w:r w:rsidR="00B64A7E">
              <w:t xml:space="preserve">specific </w:t>
            </w:r>
            <w:r>
              <w:t>wellbore, e.g. eml://witsml20/Wellbore(uuid).</w:t>
            </w:r>
          </w:p>
          <w:p w14:paraId="38D86FD5" w14:textId="612EC9AC" w:rsidR="00CE7387" w:rsidRPr="00CE7387" w:rsidRDefault="00302837" w:rsidP="00C30A84">
            <w:pPr>
              <w:pStyle w:val="TableText"/>
            </w:pPr>
            <w:r>
              <w:lastRenderedPageBreak/>
              <w:t>W</w:t>
            </w:r>
            <w:r w:rsidR="009E0F94">
              <w:t>hen a customer sends a GetResources message with a specific data object’s URI</w:t>
            </w:r>
            <w:r>
              <w:t xml:space="preserve">, the store returns folder resources for each supported data object type at </w:t>
            </w:r>
            <w:r w:rsidR="00C30A84">
              <w:t xml:space="preserve">that </w:t>
            </w:r>
            <w:r>
              <w:t>level of the object hierarchy</w:t>
            </w:r>
            <w:r w:rsidR="009E0F94">
              <w:t>.</w:t>
            </w:r>
            <w:r w:rsidR="00583547">
              <w:t xml:space="preserve"> For more information, see Chapter </w:t>
            </w:r>
            <w:r w:rsidR="00583547">
              <w:fldChar w:fldCharType="begin"/>
            </w:r>
            <w:r w:rsidR="00583547">
              <w:instrText xml:space="preserve"> REF _Ref481584032 \w \h </w:instrText>
            </w:r>
            <w:r w:rsidR="00583547">
              <w:fldChar w:fldCharType="separate"/>
            </w:r>
            <w:r w:rsidR="00583547">
              <w:t>5</w:t>
            </w:r>
            <w:r w:rsidR="00583547">
              <w:fldChar w:fldCharType="end"/>
            </w:r>
            <w:r w:rsidR="00583547">
              <w:t xml:space="preserve">. </w:t>
            </w:r>
          </w:p>
        </w:tc>
      </w:tr>
    </w:tbl>
    <w:p w14:paraId="5093553B" w14:textId="636ABF6D" w:rsidR="00CE7387" w:rsidRDefault="009E0F94" w:rsidP="00CE7387">
      <w:pPr>
        <w:pStyle w:val="Heading3"/>
      </w:pPr>
      <w:bookmarkStart w:id="77" w:name="_Toc495651901"/>
      <w:r>
        <w:lastRenderedPageBreak/>
        <w:t>Retrieve a Static Data Object from the S</w:t>
      </w:r>
      <w:r w:rsidR="00CE7387">
        <w:t>tore</w:t>
      </w:r>
      <w:bookmarkEnd w:id="77"/>
    </w:p>
    <w:p w14:paraId="58BBB914" w14:textId="77777777" w:rsidR="00CE7387" w:rsidRDefault="00CE7387" w:rsidP="00CE7387">
      <w:pPr>
        <w:pStyle w:val="BodyText1"/>
        <w:rPr>
          <w:lang w:eastAsia="en-US"/>
        </w:rPr>
      </w:pPr>
    </w:p>
    <w:tbl>
      <w:tblPr>
        <w:tblStyle w:val="TableGrid"/>
        <w:tblW w:w="0" w:type="auto"/>
        <w:tblLook w:val="04A0" w:firstRow="1" w:lastRow="0" w:firstColumn="1" w:lastColumn="0" w:noHBand="0" w:noVBand="1"/>
      </w:tblPr>
      <w:tblGrid>
        <w:gridCol w:w="1885"/>
        <w:gridCol w:w="7467"/>
      </w:tblGrid>
      <w:tr w:rsidR="00CE7387" w14:paraId="10017902" w14:textId="77777777" w:rsidTr="00A04B4B">
        <w:tc>
          <w:tcPr>
            <w:tcW w:w="1885" w:type="dxa"/>
            <w:shd w:val="clear" w:color="auto" w:fill="C4BC96" w:themeFill="background2" w:themeFillShade="BF"/>
          </w:tcPr>
          <w:p w14:paraId="1860212D" w14:textId="77777777" w:rsidR="00CE7387" w:rsidRDefault="00CE7387" w:rsidP="00A04B4B">
            <w:pPr>
              <w:pStyle w:val="TableHeading"/>
            </w:pPr>
            <w:r>
              <w:t>Version</w:t>
            </w:r>
          </w:p>
        </w:tc>
        <w:tc>
          <w:tcPr>
            <w:tcW w:w="7467" w:type="dxa"/>
            <w:shd w:val="clear" w:color="auto" w:fill="C4BC96" w:themeFill="background2" w:themeFillShade="BF"/>
          </w:tcPr>
          <w:p w14:paraId="3AE5768B" w14:textId="77777777" w:rsidR="00CE7387" w:rsidRDefault="00CE7387" w:rsidP="00A04B4B">
            <w:pPr>
              <w:pStyle w:val="TableHeading"/>
            </w:pPr>
            <w:r>
              <w:t>Description of how to do this task</w:t>
            </w:r>
          </w:p>
        </w:tc>
      </w:tr>
      <w:tr w:rsidR="00CE7387" w14:paraId="3BD154F7" w14:textId="77777777" w:rsidTr="009E0F94">
        <w:trPr>
          <w:trHeight w:val="566"/>
        </w:trPr>
        <w:tc>
          <w:tcPr>
            <w:tcW w:w="1885" w:type="dxa"/>
          </w:tcPr>
          <w:p w14:paraId="238BF248" w14:textId="77777777" w:rsidR="00CE7387" w:rsidRDefault="00CE7387" w:rsidP="00A04B4B">
            <w:pPr>
              <w:pStyle w:val="TableText"/>
            </w:pPr>
            <w:r>
              <w:t>WITSML 1.x</w:t>
            </w:r>
          </w:p>
        </w:tc>
        <w:tc>
          <w:tcPr>
            <w:tcW w:w="7467" w:type="dxa"/>
          </w:tcPr>
          <w:p w14:paraId="4ADA829B" w14:textId="64CB6541" w:rsidR="00CE7387" w:rsidRPr="00CE7387" w:rsidRDefault="009E0F94" w:rsidP="00A04B4B">
            <w:pPr>
              <w:pStyle w:val="TableText"/>
            </w:pPr>
            <w:r>
              <w:t>Send a GetFromStore request with a template of the data object to return, specifying the elements to include in the response and including the identifiers.</w:t>
            </w:r>
          </w:p>
        </w:tc>
      </w:tr>
      <w:tr w:rsidR="00CE7387" w14:paraId="63C3F4CB" w14:textId="77777777" w:rsidTr="00A04B4B">
        <w:tc>
          <w:tcPr>
            <w:tcW w:w="1885" w:type="dxa"/>
          </w:tcPr>
          <w:p w14:paraId="68B56DB5" w14:textId="53732F6E" w:rsidR="00CE7387" w:rsidRDefault="00CE7387" w:rsidP="00A04B4B">
            <w:pPr>
              <w:pStyle w:val="TableText"/>
            </w:pPr>
            <w:r>
              <w:t xml:space="preserve">WITSML </w:t>
            </w:r>
            <w:r w:rsidR="00652DFF">
              <w:t>2.0</w:t>
            </w:r>
          </w:p>
        </w:tc>
        <w:tc>
          <w:tcPr>
            <w:tcW w:w="7467" w:type="dxa"/>
          </w:tcPr>
          <w:p w14:paraId="133E9AC3" w14:textId="3AAB8354" w:rsidR="00CE7387" w:rsidRPr="00CE7387" w:rsidRDefault="009E0F94" w:rsidP="00B60258">
            <w:pPr>
              <w:pStyle w:val="TableText"/>
            </w:pPr>
            <w:r>
              <w:t xml:space="preserve">Use </w:t>
            </w:r>
            <w:r w:rsidR="00302837">
              <w:t xml:space="preserve">the </w:t>
            </w:r>
            <w:r>
              <w:t>Store protocol to send a GetObject message with a URI of the data object to return.</w:t>
            </w:r>
            <w:r w:rsidR="00583547">
              <w:t xml:space="preserve"> For more information, see Chapter </w:t>
            </w:r>
            <w:r w:rsidR="00B60258">
              <w:fldChar w:fldCharType="begin"/>
            </w:r>
            <w:r w:rsidR="00B60258">
              <w:instrText xml:space="preserve"> REF _Ref476743911 \w \h </w:instrText>
            </w:r>
            <w:r w:rsidR="00B60258">
              <w:fldChar w:fldCharType="separate"/>
            </w:r>
            <w:r w:rsidR="00B60258">
              <w:t>6</w:t>
            </w:r>
            <w:r w:rsidR="00B60258">
              <w:fldChar w:fldCharType="end"/>
            </w:r>
            <w:r w:rsidR="00583547">
              <w:t>.</w:t>
            </w:r>
          </w:p>
        </w:tc>
      </w:tr>
    </w:tbl>
    <w:p w14:paraId="34B82B41" w14:textId="77777777" w:rsidR="00CE7387" w:rsidRPr="00CE7387" w:rsidRDefault="00CE7387" w:rsidP="00CE7387">
      <w:pPr>
        <w:pStyle w:val="BodyText1"/>
        <w:rPr>
          <w:lang w:eastAsia="en-US"/>
        </w:rPr>
      </w:pPr>
    </w:p>
    <w:p w14:paraId="2C42365F" w14:textId="7A47FE1D" w:rsidR="00CE7387" w:rsidRDefault="009E0F94" w:rsidP="00CE7387">
      <w:pPr>
        <w:pStyle w:val="Heading3"/>
      </w:pPr>
      <w:bookmarkStart w:id="78" w:name="_Toc495651902"/>
      <w:r>
        <w:t>Retrieve a T</w:t>
      </w:r>
      <w:r w:rsidR="00CE7387">
        <w:t>rajectory with</w:t>
      </w:r>
      <w:r>
        <w:t xml:space="preserve"> S</w:t>
      </w:r>
      <w:r w:rsidR="00CE7387">
        <w:t>tations</w:t>
      </w:r>
      <w:r>
        <w:t xml:space="preserve"> or Mud L</w:t>
      </w:r>
      <w:r w:rsidR="00CE7387">
        <w:t>og from the Store</w:t>
      </w:r>
      <w:bookmarkEnd w:id="78"/>
    </w:p>
    <w:p w14:paraId="6F92F44C" w14:textId="28567EAB" w:rsidR="00CE7387" w:rsidRDefault="00665D67" w:rsidP="00CE7387">
      <w:pPr>
        <w:pStyle w:val="BodyText1"/>
        <w:rPr>
          <w:lang w:eastAsia="en-US"/>
        </w:rPr>
      </w:pPr>
      <w:r>
        <w:t>In WITSML v</w:t>
      </w:r>
      <w:r w:rsidR="00652DFF">
        <w:t>2.0</w:t>
      </w:r>
      <w:r>
        <w:t xml:space="preserve">, mud log is now named “wellbore geology” with intervals. </w:t>
      </w:r>
    </w:p>
    <w:tbl>
      <w:tblPr>
        <w:tblStyle w:val="TableGrid"/>
        <w:tblW w:w="0" w:type="auto"/>
        <w:tblLook w:val="04A0" w:firstRow="1" w:lastRow="0" w:firstColumn="1" w:lastColumn="0" w:noHBand="0" w:noVBand="1"/>
      </w:tblPr>
      <w:tblGrid>
        <w:gridCol w:w="1885"/>
        <w:gridCol w:w="7467"/>
      </w:tblGrid>
      <w:tr w:rsidR="00CE7387" w14:paraId="0321F3B1" w14:textId="77777777" w:rsidTr="00B60258">
        <w:trPr>
          <w:tblHeader/>
        </w:trPr>
        <w:tc>
          <w:tcPr>
            <w:tcW w:w="1885" w:type="dxa"/>
            <w:shd w:val="clear" w:color="auto" w:fill="C4BC96" w:themeFill="background2" w:themeFillShade="BF"/>
          </w:tcPr>
          <w:p w14:paraId="34E0D817" w14:textId="77777777" w:rsidR="00CE7387" w:rsidRDefault="00CE7387" w:rsidP="00A04B4B">
            <w:pPr>
              <w:pStyle w:val="TableHeading"/>
            </w:pPr>
            <w:r>
              <w:t>Version</w:t>
            </w:r>
          </w:p>
        </w:tc>
        <w:tc>
          <w:tcPr>
            <w:tcW w:w="7467" w:type="dxa"/>
            <w:shd w:val="clear" w:color="auto" w:fill="C4BC96" w:themeFill="background2" w:themeFillShade="BF"/>
          </w:tcPr>
          <w:p w14:paraId="30CEA879" w14:textId="77777777" w:rsidR="00CE7387" w:rsidRDefault="00CE7387" w:rsidP="00A04B4B">
            <w:pPr>
              <w:pStyle w:val="TableHeading"/>
            </w:pPr>
            <w:r>
              <w:t>Description of how to do this task</w:t>
            </w:r>
          </w:p>
        </w:tc>
      </w:tr>
      <w:tr w:rsidR="00CE7387" w14:paraId="64DB69FE" w14:textId="77777777" w:rsidTr="00A04B4B">
        <w:tc>
          <w:tcPr>
            <w:tcW w:w="1885" w:type="dxa"/>
          </w:tcPr>
          <w:p w14:paraId="488E7696" w14:textId="77777777" w:rsidR="00CE7387" w:rsidRDefault="00CE7387" w:rsidP="00A04B4B">
            <w:pPr>
              <w:pStyle w:val="TableText"/>
            </w:pPr>
            <w:r>
              <w:t>WITSML 1.x</w:t>
            </w:r>
          </w:p>
        </w:tc>
        <w:tc>
          <w:tcPr>
            <w:tcW w:w="7467" w:type="dxa"/>
          </w:tcPr>
          <w:p w14:paraId="31A2D47D" w14:textId="77777777" w:rsidR="009E0F94" w:rsidRDefault="009E0F94" w:rsidP="009E0F94">
            <w:pPr>
              <w:pStyle w:val="TableText"/>
            </w:pPr>
            <w:r>
              <w:t>Send a GetFromStore request with a template of the data object to return, specifying the elements to include in the response and including the identifiers and growing elements, e.g. trajectoryStation or geologyInterval.</w:t>
            </w:r>
          </w:p>
          <w:p w14:paraId="1C68358F" w14:textId="04EA6AE2" w:rsidR="00CE7387" w:rsidRPr="00CE7387" w:rsidRDefault="009E0F94" w:rsidP="009E0F94">
            <w:pPr>
              <w:pStyle w:val="TableText"/>
            </w:pPr>
            <w:r>
              <w:t>Trajectory stations and geology intervals are not sent or received in real</w:t>
            </w:r>
            <w:r w:rsidR="00302837">
              <w:t xml:space="preserve"> </w:t>
            </w:r>
            <w:r>
              <w:t>time, so polling is required.</w:t>
            </w:r>
          </w:p>
        </w:tc>
      </w:tr>
      <w:tr w:rsidR="00CE7387" w14:paraId="3C4DF436" w14:textId="77777777" w:rsidTr="00A04B4B">
        <w:tc>
          <w:tcPr>
            <w:tcW w:w="1885" w:type="dxa"/>
          </w:tcPr>
          <w:p w14:paraId="507E1435" w14:textId="77BD4FFD" w:rsidR="00CE7387" w:rsidRDefault="00CE7387" w:rsidP="00A04B4B">
            <w:pPr>
              <w:pStyle w:val="TableText"/>
            </w:pPr>
            <w:r>
              <w:t xml:space="preserve">WITSML </w:t>
            </w:r>
            <w:r w:rsidR="00652DFF">
              <w:t>2.0</w:t>
            </w:r>
          </w:p>
        </w:tc>
        <w:tc>
          <w:tcPr>
            <w:tcW w:w="7467" w:type="dxa"/>
          </w:tcPr>
          <w:p w14:paraId="0D594B20" w14:textId="34EC6621" w:rsidR="009E0F94" w:rsidRDefault="009E0F94" w:rsidP="009E0F94">
            <w:pPr>
              <w:pStyle w:val="TableText"/>
            </w:pPr>
            <w:r>
              <w:t xml:space="preserve">To retrieve a growing object’s header, use </w:t>
            </w:r>
            <w:r w:rsidR="00302837">
              <w:t xml:space="preserve">the </w:t>
            </w:r>
            <w:r>
              <w:t>Store protocol to send a GetObject message with a URI of the data object to be returned</w:t>
            </w:r>
            <w:r w:rsidR="00CA44C1">
              <w:t xml:space="preserve">. </w:t>
            </w:r>
            <w:r>
              <w:t>Historical growing parts can be retrieved using the GrowingObject protocol by sending a GrowingObjectGet or GrowingObjectGetRange message.</w:t>
            </w:r>
          </w:p>
          <w:p w14:paraId="0FDA146B" w14:textId="0AF5A6DE" w:rsidR="00CE7387" w:rsidRPr="00CE7387" w:rsidRDefault="009E0F94" w:rsidP="008D4805">
            <w:pPr>
              <w:pStyle w:val="TableText"/>
            </w:pPr>
            <w:r>
              <w:t>To send or receive trajectory stations or geology intervals in real-time,</w:t>
            </w:r>
            <w:r w:rsidR="00A46B3F">
              <w:t xml:space="preserve"> see Section </w:t>
            </w:r>
            <w:r w:rsidR="00A46B3F">
              <w:fldChar w:fldCharType="begin"/>
            </w:r>
            <w:r w:rsidR="00A46B3F">
              <w:instrText xml:space="preserve"> REF _Ref482704678 \w \h </w:instrText>
            </w:r>
            <w:r w:rsidR="00A46B3F">
              <w:fldChar w:fldCharType="separate"/>
            </w:r>
            <w:r w:rsidR="00A46B3F">
              <w:t>4.2</w:t>
            </w:r>
            <w:r w:rsidR="00A46B3F">
              <w:fldChar w:fldCharType="end"/>
            </w:r>
            <w:r w:rsidR="00A46B3F">
              <w:t>.</w:t>
            </w:r>
          </w:p>
        </w:tc>
      </w:tr>
    </w:tbl>
    <w:p w14:paraId="73B2FEAB" w14:textId="77777777" w:rsidR="00CE7387" w:rsidRPr="00CE7387" w:rsidRDefault="00CE7387" w:rsidP="00CE7387">
      <w:pPr>
        <w:pStyle w:val="BodyText1"/>
        <w:rPr>
          <w:lang w:eastAsia="en-US"/>
        </w:rPr>
      </w:pPr>
    </w:p>
    <w:p w14:paraId="6346E51A" w14:textId="77777777" w:rsidR="00CE7387" w:rsidRDefault="00CE7387" w:rsidP="00B60258">
      <w:pPr>
        <w:pStyle w:val="Heading3"/>
      </w:pPr>
      <w:bookmarkStart w:id="79" w:name="_Toc495651903"/>
      <w:r>
        <w:t>Retrieve a Log from the Store</w:t>
      </w:r>
      <w:bookmarkEnd w:id="79"/>
    </w:p>
    <w:p w14:paraId="159E7CF5" w14:textId="77777777" w:rsidR="00CE7387" w:rsidRDefault="00CE7387" w:rsidP="00CE7387">
      <w:pPr>
        <w:pStyle w:val="BodyText1"/>
        <w:rPr>
          <w:lang w:eastAsia="en-US"/>
        </w:rPr>
      </w:pPr>
    </w:p>
    <w:tbl>
      <w:tblPr>
        <w:tblStyle w:val="TableGrid"/>
        <w:tblW w:w="0" w:type="auto"/>
        <w:tblLook w:val="04A0" w:firstRow="1" w:lastRow="0" w:firstColumn="1" w:lastColumn="0" w:noHBand="0" w:noVBand="1"/>
      </w:tblPr>
      <w:tblGrid>
        <w:gridCol w:w="1885"/>
        <w:gridCol w:w="7467"/>
      </w:tblGrid>
      <w:tr w:rsidR="00CE7387" w14:paraId="7EA10C4B" w14:textId="77777777" w:rsidTr="00A04B4B">
        <w:tc>
          <w:tcPr>
            <w:tcW w:w="1885" w:type="dxa"/>
            <w:shd w:val="clear" w:color="auto" w:fill="C4BC96" w:themeFill="background2" w:themeFillShade="BF"/>
          </w:tcPr>
          <w:p w14:paraId="5309047D" w14:textId="77777777" w:rsidR="00CE7387" w:rsidRDefault="00CE7387" w:rsidP="00A04B4B">
            <w:pPr>
              <w:pStyle w:val="TableHeading"/>
            </w:pPr>
            <w:r>
              <w:t>Version</w:t>
            </w:r>
          </w:p>
        </w:tc>
        <w:tc>
          <w:tcPr>
            <w:tcW w:w="7467" w:type="dxa"/>
            <w:shd w:val="clear" w:color="auto" w:fill="C4BC96" w:themeFill="background2" w:themeFillShade="BF"/>
          </w:tcPr>
          <w:p w14:paraId="1BFE1CBC" w14:textId="77777777" w:rsidR="00CE7387" w:rsidRDefault="00CE7387" w:rsidP="00A04B4B">
            <w:pPr>
              <w:pStyle w:val="TableHeading"/>
            </w:pPr>
            <w:r>
              <w:t>Description of how to do this task</w:t>
            </w:r>
          </w:p>
        </w:tc>
      </w:tr>
      <w:tr w:rsidR="00CE7387" w14:paraId="33D037C2" w14:textId="77777777" w:rsidTr="00A04B4B">
        <w:tc>
          <w:tcPr>
            <w:tcW w:w="1885" w:type="dxa"/>
          </w:tcPr>
          <w:p w14:paraId="03619BB3" w14:textId="77777777" w:rsidR="00CE7387" w:rsidRDefault="00CE7387" w:rsidP="002C7E88">
            <w:pPr>
              <w:pStyle w:val="TableText"/>
              <w:keepNext/>
            </w:pPr>
            <w:r>
              <w:t>WITSML 1.x</w:t>
            </w:r>
          </w:p>
        </w:tc>
        <w:tc>
          <w:tcPr>
            <w:tcW w:w="7467" w:type="dxa"/>
          </w:tcPr>
          <w:p w14:paraId="4E25CACF" w14:textId="77777777" w:rsidR="009E0F94" w:rsidRDefault="009E0F94" w:rsidP="002C7E88">
            <w:pPr>
              <w:pStyle w:val="TableText"/>
              <w:keepNext/>
            </w:pPr>
            <w:r>
              <w:t>Send a GetFromStore request with a template of the log to return, specifying the elements to include in the response and including the identifiers and logData element.</w:t>
            </w:r>
          </w:p>
          <w:p w14:paraId="529EDEA5" w14:textId="71B0FE41" w:rsidR="00CE7387" w:rsidRPr="00CE7387" w:rsidRDefault="009E0F94" w:rsidP="002C7E88">
            <w:pPr>
              <w:pStyle w:val="TableText"/>
              <w:keepNext/>
            </w:pPr>
            <w:r>
              <w:t>Log</w:t>
            </w:r>
            <w:r w:rsidR="007045CD">
              <w:t xml:space="preserve"> curve</w:t>
            </w:r>
            <w:r>
              <w:t xml:space="preserve"> data is not sent or received in real</w:t>
            </w:r>
            <w:r w:rsidR="00302837">
              <w:t xml:space="preserve"> </w:t>
            </w:r>
            <w:r>
              <w:t>time, so polling is required.</w:t>
            </w:r>
          </w:p>
        </w:tc>
      </w:tr>
      <w:tr w:rsidR="00CE7387" w14:paraId="2D2E2708" w14:textId="77777777" w:rsidTr="00A04B4B">
        <w:tc>
          <w:tcPr>
            <w:tcW w:w="1885" w:type="dxa"/>
          </w:tcPr>
          <w:p w14:paraId="55F7E2D2" w14:textId="418D46F1" w:rsidR="00CE7387" w:rsidRDefault="00CE7387" w:rsidP="00A04B4B">
            <w:pPr>
              <w:pStyle w:val="TableText"/>
            </w:pPr>
            <w:r>
              <w:t xml:space="preserve">WITSML </w:t>
            </w:r>
            <w:r w:rsidR="00652DFF">
              <w:t>2.0</w:t>
            </w:r>
          </w:p>
        </w:tc>
        <w:tc>
          <w:tcPr>
            <w:tcW w:w="7467" w:type="dxa"/>
          </w:tcPr>
          <w:p w14:paraId="60F8EAC7" w14:textId="19CE42CD" w:rsidR="009E0F94" w:rsidRDefault="009E0F94" w:rsidP="009E0F94">
            <w:pPr>
              <w:pStyle w:val="TableText"/>
            </w:pPr>
            <w:r>
              <w:t xml:space="preserve">To retrieve a log header, use </w:t>
            </w:r>
            <w:r w:rsidR="00302837">
              <w:t xml:space="preserve">the </w:t>
            </w:r>
            <w:r>
              <w:t>Store protocol to send a GetObject message with a URI of the log to be returned.</w:t>
            </w:r>
          </w:p>
          <w:p w14:paraId="21C567DC" w14:textId="00F8C42A" w:rsidR="00CE7387" w:rsidRPr="00CE7387" w:rsidRDefault="009E0F94" w:rsidP="00583547">
            <w:pPr>
              <w:pStyle w:val="TableText"/>
            </w:pPr>
            <w:r>
              <w:t xml:space="preserve">To send or receive log </w:t>
            </w:r>
            <w:r w:rsidR="007045CD">
              <w:t xml:space="preserve">channel </w:t>
            </w:r>
            <w:r>
              <w:t xml:space="preserve">data, use </w:t>
            </w:r>
            <w:r w:rsidR="00302837">
              <w:t xml:space="preserve">the </w:t>
            </w:r>
            <w:r>
              <w:t>Channel Streaming protocol</w:t>
            </w:r>
            <w:r w:rsidR="00583547">
              <w:t xml:space="preserve">. For more information, </w:t>
            </w:r>
            <w:r w:rsidR="00A46B3F">
              <w:t>see Section</w:t>
            </w:r>
            <w:r w:rsidR="00C80524">
              <w:t xml:space="preserve"> </w:t>
            </w:r>
            <w:r w:rsidR="00C80524">
              <w:fldChar w:fldCharType="begin"/>
            </w:r>
            <w:r w:rsidR="00C80524">
              <w:instrText xml:space="preserve"> REF _Ref482704925 \w \h </w:instrText>
            </w:r>
            <w:r w:rsidR="00C80524">
              <w:fldChar w:fldCharType="separate"/>
            </w:r>
            <w:r w:rsidR="00C80524">
              <w:t>4.1</w:t>
            </w:r>
            <w:r w:rsidR="00C80524">
              <w:fldChar w:fldCharType="end"/>
            </w:r>
            <w:r w:rsidR="00C80524">
              <w:t>.</w:t>
            </w:r>
            <w:r w:rsidR="00A46B3F">
              <w:t xml:space="preserve"> </w:t>
            </w:r>
            <w:r>
              <w:t xml:space="preserve">  </w:t>
            </w:r>
          </w:p>
        </w:tc>
      </w:tr>
    </w:tbl>
    <w:p w14:paraId="2E0A664A" w14:textId="71EA6998" w:rsidR="00A95F8D" w:rsidRDefault="009D2121" w:rsidP="00A95F8D">
      <w:pPr>
        <w:pStyle w:val="Heading2"/>
      </w:pPr>
      <w:bookmarkStart w:id="80" w:name="_Toc495651904"/>
      <w:r>
        <w:t>Using Data Objects from</w:t>
      </w:r>
      <w:r w:rsidR="004A149D">
        <w:t xml:space="preserve"> </w:t>
      </w:r>
      <w:r w:rsidR="00A95F8D">
        <w:t>Energistics</w:t>
      </w:r>
      <w:r w:rsidR="005D2F42">
        <w:t xml:space="preserve"> </w:t>
      </w:r>
      <w:r w:rsidRPr="003C3150">
        <w:rPr>
          <w:i/>
        </w:rPr>
        <w:t>common</w:t>
      </w:r>
      <w:bookmarkEnd w:id="80"/>
      <w:r w:rsidR="00DD0B89">
        <w:t xml:space="preserve"> </w:t>
      </w:r>
    </w:p>
    <w:p w14:paraId="5668DCA2" w14:textId="18125220" w:rsidR="003C3150" w:rsidRDefault="00A95F8D" w:rsidP="00A95F8D">
      <w:pPr>
        <w:pStyle w:val="BodyText1"/>
      </w:pPr>
      <w:r>
        <w:t xml:space="preserve">Beginning with v2.0, WITSML is now implemented with </w:t>
      </w:r>
      <w:r w:rsidR="00A8351D">
        <w:t xml:space="preserve">data objects in </w:t>
      </w:r>
      <w:r>
        <w:t xml:space="preserve">Energistics </w:t>
      </w:r>
      <w:r w:rsidR="00A8351D" w:rsidRPr="00A8351D">
        <w:rPr>
          <w:i/>
        </w:rPr>
        <w:t>c</w:t>
      </w:r>
      <w:r w:rsidRPr="00A8351D">
        <w:rPr>
          <w:i/>
        </w:rPr>
        <w:t>ommon</w:t>
      </w:r>
      <w:r w:rsidR="00A8351D">
        <w:rPr>
          <w:i/>
        </w:rPr>
        <w:t xml:space="preserve">, </w:t>
      </w:r>
      <w:r w:rsidR="00A8351D" w:rsidRPr="00A8351D">
        <w:t xml:space="preserve">which </w:t>
      </w:r>
      <w:r w:rsidR="00A8351D">
        <w:t>is part of the Energistics</w:t>
      </w:r>
      <w:r w:rsidRPr="00A8351D">
        <w:t xml:space="preserve"> </w:t>
      </w:r>
      <w:r>
        <w:t xml:space="preserve">Technical Architecture (CTA). </w:t>
      </w:r>
      <w:r w:rsidR="005571A9">
        <w:t xml:space="preserve">(For more information about the Energistics CTA, see the </w:t>
      </w:r>
      <w:r w:rsidR="005571A9" w:rsidRPr="009D2121">
        <w:rPr>
          <w:i/>
        </w:rPr>
        <w:t>CTA Overview Guide</w:t>
      </w:r>
      <w:r w:rsidR="005571A9">
        <w:rPr>
          <w:i/>
        </w:rPr>
        <w:t>.)</w:t>
      </w:r>
    </w:p>
    <w:p w14:paraId="4D8E7522" w14:textId="7C6F40A2" w:rsidR="0068085F" w:rsidRDefault="0068085F" w:rsidP="00A95F8D">
      <w:pPr>
        <w:pStyle w:val="BodyText1"/>
      </w:pPr>
      <w:r>
        <w:lastRenderedPageBreak/>
        <w:t xml:space="preserve">Energistics </w:t>
      </w:r>
      <w:r w:rsidRPr="003C3150">
        <w:rPr>
          <w:i/>
        </w:rPr>
        <w:t>common</w:t>
      </w:r>
      <w:r>
        <w:t xml:space="preserve"> </w:t>
      </w:r>
      <w:r w:rsidR="003C3150">
        <w:t>contains data objects that support vital underpinnings of virtually all upstream technical workflows</w:t>
      </w:r>
      <w:r w:rsidR="005571A9">
        <w:t xml:space="preserve"> and functionality that </w:t>
      </w:r>
      <w:r w:rsidR="00166A61">
        <w:t>must</w:t>
      </w:r>
      <w:r w:rsidR="005571A9">
        <w:t xml:space="preserve"> work consistently across all domains: for example, coordinate reference systems and</w:t>
      </w:r>
      <w:r w:rsidR="003C3150">
        <w:t xml:space="preserve"> units of measure. </w:t>
      </w:r>
    </w:p>
    <w:p w14:paraId="5DDC61D2" w14:textId="42F82099" w:rsidR="00A95F8D" w:rsidRDefault="003C3150" w:rsidP="005571A9">
      <w:pPr>
        <w:pStyle w:val="BodyText1"/>
      </w:pPr>
      <w:r>
        <w:t xml:space="preserve">In addition, Energistics </w:t>
      </w:r>
      <w:r w:rsidRPr="005571A9">
        <w:rPr>
          <w:i/>
        </w:rPr>
        <w:t>common</w:t>
      </w:r>
      <w:r>
        <w:t xml:space="preserve"> includes a category of objects informally referred to by the Energistics community as ‘decorator’ objects’ because they provide additional, special</w:t>
      </w:r>
      <w:r w:rsidR="00810AAC">
        <w:t xml:space="preserve">ized information about another </w:t>
      </w:r>
      <w:r>
        <w:t>domain data object.</w:t>
      </w:r>
      <w:r w:rsidR="005571A9">
        <w:t xml:space="preserve"> Logically, decorator objects have no meaning by themselves; they must reference another top-level domain object (for example, a well, wellbore or survey). </w:t>
      </w:r>
      <w:r>
        <w:t>So-called decorator objects</w:t>
      </w:r>
      <w:r w:rsidR="00B350B4">
        <w:t xml:space="preserve"> include</w:t>
      </w:r>
      <w:r w:rsidR="00C95BE6">
        <w:t xml:space="preserve">: </w:t>
      </w:r>
    </w:p>
    <w:p w14:paraId="27C816DE" w14:textId="4DA614D6" w:rsidR="005D2F42" w:rsidRDefault="00B350B4" w:rsidP="009D2121">
      <w:pPr>
        <w:pStyle w:val="Bullet"/>
      </w:pPr>
      <w:r w:rsidRPr="00B350B4">
        <w:rPr>
          <w:b/>
        </w:rPr>
        <w:t>Activity</w:t>
      </w:r>
      <w:r w:rsidR="005571A9">
        <w:t>. A set of objects that p</w:t>
      </w:r>
      <w:r>
        <w:t xml:space="preserve">rovides information about activities and actors (software and/or people) that modify </w:t>
      </w:r>
      <w:r w:rsidR="005571A9">
        <w:t>a referenced</w:t>
      </w:r>
      <w:r>
        <w:t xml:space="preserve"> data object. </w:t>
      </w:r>
      <w:r w:rsidR="004B5A59">
        <w:t>Its main data objects are:</w:t>
      </w:r>
    </w:p>
    <w:p w14:paraId="0B9E662F" w14:textId="3FFD5ACD" w:rsidR="00EB551B" w:rsidRDefault="00EB551B" w:rsidP="00EB551B">
      <w:pPr>
        <w:pStyle w:val="Bullet2"/>
      </w:pPr>
      <w:r>
        <w:t>Activity</w:t>
      </w:r>
    </w:p>
    <w:p w14:paraId="56C2CCA0" w14:textId="0F756BE9" w:rsidR="00EB551B" w:rsidRDefault="004B5A59" w:rsidP="00EB551B">
      <w:pPr>
        <w:pStyle w:val="Bullet2Last"/>
      </w:pPr>
      <w:r>
        <w:t>Activity Template</w:t>
      </w:r>
    </w:p>
    <w:p w14:paraId="6DCE7D8A" w14:textId="07679D79" w:rsidR="00B350B4" w:rsidRDefault="00B350B4" w:rsidP="00B350B4">
      <w:pPr>
        <w:pStyle w:val="Bullet"/>
        <w:spacing w:after="120"/>
      </w:pPr>
      <w:r w:rsidRPr="00B350B4">
        <w:rPr>
          <w:b/>
        </w:rPr>
        <w:t xml:space="preserve">Data </w:t>
      </w:r>
      <w:r w:rsidR="00EB551B">
        <w:rPr>
          <w:b/>
        </w:rPr>
        <w:t>A</w:t>
      </w:r>
      <w:r w:rsidRPr="00B350B4">
        <w:rPr>
          <w:b/>
        </w:rPr>
        <w:t>ssurance</w:t>
      </w:r>
      <w:r w:rsidR="00EB551B">
        <w:rPr>
          <w:b/>
        </w:rPr>
        <w:t xml:space="preserve"> Record</w:t>
      </w:r>
      <w:r>
        <w:t xml:space="preserve">. </w:t>
      </w:r>
      <w:r w:rsidR="005571A9">
        <w:t>An object that d</w:t>
      </w:r>
      <w:r>
        <w:t xml:space="preserve">eclares conformance with a pre-defined data assurance policy of the </w:t>
      </w:r>
      <w:r w:rsidR="005571A9">
        <w:t xml:space="preserve">referenced </w:t>
      </w:r>
      <w:r>
        <w:t xml:space="preserve">data object. </w:t>
      </w:r>
    </w:p>
    <w:p w14:paraId="4A084E7B" w14:textId="3B7459C2" w:rsidR="00A00A8B" w:rsidRDefault="008D4805" w:rsidP="00B350B4">
      <w:pPr>
        <w:pStyle w:val="Bullet"/>
        <w:spacing w:after="120"/>
      </w:pPr>
      <w:r w:rsidRPr="008D4805">
        <w:rPr>
          <w:b/>
        </w:rPr>
        <w:t>Graphical I</w:t>
      </w:r>
      <w:r w:rsidR="00A00A8B" w:rsidRPr="008D4805">
        <w:rPr>
          <w:b/>
        </w:rPr>
        <w:t>nformation.</w:t>
      </w:r>
      <w:r w:rsidR="00A00A8B">
        <w:t xml:space="preserve"> </w:t>
      </w:r>
      <w:r>
        <w:t xml:space="preserve">Set of objects that describe graphical information (line type, weight, color, etc.) of a data object. </w:t>
      </w:r>
    </w:p>
    <w:p w14:paraId="70409F5B" w14:textId="04711110" w:rsidR="00CD18DD" w:rsidRDefault="005571A9" w:rsidP="00A95F8D">
      <w:pPr>
        <w:pStyle w:val="BodyText1"/>
      </w:pPr>
      <w:r>
        <w:t xml:space="preserve">This implementation spec provides information about </w:t>
      </w:r>
      <w:r w:rsidR="00166A61">
        <w:t xml:space="preserve">how to handle these objects, as required for various protocols. </w:t>
      </w:r>
    </w:p>
    <w:p w14:paraId="47ED3513" w14:textId="08C37E78" w:rsidR="00810AAC" w:rsidRDefault="00810AAC" w:rsidP="00810AAC">
      <w:pPr>
        <w:pStyle w:val="Heading1"/>
      </w:pPr>
      <w:bookmarkStart w:id="81" w:name="_Ref481583990"/>
      <w:bookmarkStart w:id="82" w:name="_Toc495651905"/>
      <w:r>
        <w:lastRenderedPageBreak/>
        <w:t>Making a Connection (Protocol 0</w:t>
      </w:r>
      <w:r w:rsidR="002C7E88">
        <w:t xml:space="preserve">: </w:t>
      </w:r>
      <w:commentRangeStart w:id="83"/>
      <w:r w:rsidR="002C7E88">
        <w:t>Core</w:t>
      </w:r>
      <w:commentRangeEnd w:id="83"/>
      <w:r w:rsidR="00246BD2">
        <w:rPr>
          <w:rStyle w:val="CommentReference"/>
          <w:rFonts w:ascii="Arial" w:hAnsi="Arial" w:cs="Times New Roman"/>
          <w:b w:val="0"/>
          <w:bCs w:val="0"/>
          <w:color w:val="auto"/>
        </w:rPr>
        <w:commentReference w:id="83"/>
      </w:r>
      <w:r>
        <w:t>)</w:t>
      </w:r>
      <w:bookmarkEnd w:id="81"/>
      <w:bookmarkEnd w:id="82"/>
    </w:p>
    <w:p w14:paraId="21B933F7" w14:textId="739D1AC8" w:rsidR="00977D8B" w:rsidRDefault="00977D8B" w:rsidP="00810AAC">
      <w:pPr>
        <w:pStyle w:val="BodyText1"/>
      </w:pPr>
      <w:r w:rsidRPr="003F3771">
        <w:rPr>
          <w:b/>
        </w:rPr>
        <w:t>Protocol Stability Index:</w:t>
      </w:r>
      <w:r>
        <w:t xml:space="preserve"> </w:t>
      </w:r>
      <w:r w:rsidRPr="003F3771">
        <w:rPr>
          <w:shd w:val="clear" w:color="auto" w:fill="92D050"/>
        </w:rPr>
        <w:t xml:space="preserve">3 </w:t>
      </w:r>
      <w:r>
        <w:rPr>
          <w:shd w:val="clear" w:color="auto" w:fill="92D050"/>
        </w:rPr>
        <w:t xml:space="preserve">– </w:t>
      </w:r>
      <w:r w:rsidRPr="003F3771">
        <w:rPr>
          <w:shd w:val="clear" w:color="auto" w:fill="92D050"/>
        </w:rPr>
        <w:t>Stable</w:t>
      </w:r>
      <w:r>
        <w:t xml:space="preserve"> (for more information on stability indexes, see Section </w:t>
      </w:r>
      <w:r>
        <w:fldChar w:fldCharType="begin"/>
      </w:r>
      <w:r>
        <w:instrText xml:space="preserve"> REF _Ref495571648 \r \h </w:instrText>
      </w:r>
      <w:r>
        <w:fldChar w:fldCharType="separate"/>
      </w:r>
      <w:r>
        <w:t>1.1.2</w:t>
      </w:r>
      <w:r>
        <w:fldChar w:fldCharType="end"/>
      </w:r>
      <w:r>
        <w:t xml:space="preserve">). </w:t>
      </w:r>
    </w:p>
    <w:p w14:paraId="4E222EA1" w14:textId="32398A66" w:rsidR="00810AAC" w:rsidRDefault="00810AAC" w:rsidP="00810AAC">
      <w:pPr>
        <w:pStyle w:val="BodyText1"/>
      </w:pPr>
      <w:r>
        <w:t xml:space="preserve">WITSML v2.0 requires no </w:t>
      </w:r>
      <w:r w:rsidR="00CE7387">
        <w:t xml:space="preserve">specific tailoring of ETP; for information on implementing </w:t>
      </w:r>
      <w:r w:rsidR="00FA0391">
        <w:t>Protocol 0 (</w:t>
      </w:r>
      <w:r w:rsidR="00CE7387">
        <w:t>P0</w:t>
      </w:r>
      <w:r w:rsidR="00FA0391">
        <w:t>)</w:t>
      </w:r>
      <w:r w:rsidR="00CE7387">
        <w:t xml:space="preserve">, see the </w:t>
      </w:r>
      <w:r w:rsidR="00CE7387" w:rsidRPr="00CE7387">
        <w:rPr>
          <w:i/>
        </w:rPr>
        <w:t>ETP Specification</w:t>
      </w:r>
      <w:r w:rsidR="00CE7387">
        <w:t xml:space="preserve">. </w:t>
      </w:r>
    </w:p>
    <w:p w14:paraId="0D573F65" w14:textId="79761F05" w:rsidR="00CE7387" w:rsidRDefault="00CE7387" w:rsidP="00810AAC">
      <w:pPr>
        <w:pStyle w:val="BodyText1"/>
      </w:pPr>
      <w:commentRangeStart w:id="84"/>
      <w:r>
        <w:t xml:space="preserve">Energistics has ETP DevKits available for .NET, Java and JavaScript. For more information, see </w:t>
      </w:r>
      <w:hyperlink r:id="rId21" w:history="1">
        <w:r w:rsidR="00C80524" w:rsidRPr="00204B42">
          <w:rPr>
            <w:rStyle w:val="Hyperlink"/>
          </w:rPr>
          <w:t>http://www.energistics.org/standards-portfolio/etp-devkit</w:t>
        </w:r>
      </w:hyperlink>
      <w:r w:rsidR="00C80524">
        <w:t xml:space="preserve">. </w:t>
      </w:r>
      <w:commentRangeEnd w:id="84"/>
      <w:r w:rsidR="005C1263">
        <w:rPr>
          <w:rStyle w:val="CommentReference"/>
          <w:lang w:eastAsia="en-US"/>
        </w:rPr>
        <w:commentReference w:id="84"/>
      </w:r>
    </w:p>
    <w:p w14:paraId="4FE974C0" w14:textId="0ECA3E7D" w:rsidR="00810AAC" w:rsidRDefault="00CE7387" w:rsidP="00CE7387">
      <w:pPr>
        <w:pStyle w:val="Heading2"/>
      </w:pPr>
      <w:bookmarkStart w:id="85" w:name="_Toc495651906"/>
      <w:r>
        <w:t>Example Messages</w:t>
      </w:r>
      <w:bookmarkEnd w:id="85"/>
    </w:p>
    <w:p w14:paraId="4A30D32C" w14:textId="1B170EBA" w:rsidR="00810AAC" w:rsidRDefault="00377F40" w:rsidP="00810AAC">
      <w:pPr>
        <w:pStyle w:val="BodyText1"/>
      </w:pPr>
      <w:r>
        <w:t xml:space="preserve">This section includes some example messages for Protocol 0. </w:t>
      </w:r>
    </w:p>
    <w:p w14:paraId="5D7CE2D6" w14:textId="7E583B54" w:rsidR="00377F40" w:rsidRDefault="007045CD" w:rsidP="00810AAC">
      <w:pPr>
        <w:pStyle w:val="BodyText1"/>
      </w:pPr>
      <w:r>
        <w:t xml:space="preserve">Example </w:t>
      </w:r>
      <w:r w:rsidR="00377F40">
        <w:t xml:space="preserve">RequestSession message: </w:t>
      </w:r>
    </w:p>
    <w:p w14:paraId="09DE5C46" w14:textId="6B18BF09" w:rsidR="00A00A8B" w:rsidRDefault="00377F40" w:rsidP="00377F40">
      <w:pPr>
        <w:pStyle w:val="CodeExample"/>
        <w:rPr>
          <w:color w:val="000000"/>
        </w:rPr>
      </w:pPr>
      <w:r>
        <w:rPr>
          <w:color w:val="008000"/>
        </w:rPr>
        <w:t>// Opening web socket connection...</w:t>
      </w:r>
      <w:r>
        <w:rPr>
          <w:color w:val="000000"/>
        </w:rPr>
        <w:br/>
      </w:r>
      <w:r>
        <w:rPr>
          <w:color w:val="008000"/>
        </w:rPr>
        <w:t>// [] Socket opened.</w:t>
      </w:r>
      <w:r>
        <w:rPr>
          <w:color w:val="000000"/>
        </w:rPr>
        <w:br/>
      </w:r>
      <w:r>
        <w:rPr>
          <w:color w:val="008000"/>
        </w:rPr>
        <w:t>// [] Message sent at 2017-06-16 17:15:34.3673</w:t>
      </w:r>
      <w:r>
        <w:rPr>
          <w:color w:val="000000"/>
        </w:rPr>
        <w:br/>
        <w:t>{</w:t>
      </w:r>
      <w:r>
        <w:t>"protocol"</w:t>
      </w:r>
      <w:r>
        <w:rPr>
          <w:color w:val="000000"/>
        </w:rPr>
        <w:t>:</w:t>
      </w:r>
      <w:r>
        <w:rPr>
          <w:color w:val="00008B"/>
        </w:rPr>
        <w:t>0</w:t>
      </w:r>
      <w:r>
        <w:rPr>
          <w:color w:val="000000"/>
        </w:rPr>
        <w:t>,</w:t>
      </w:r>
      <w:r>
        <w:t>"messageType"</w:t>
      </w:r>
      <w:r>
        <w:rPr>
          <w:color w:val="000000"/>
        </w:rPr>
        <w:t>:</w:t>
      </w:r>
      <w:r>
        <w:rPr>
          <w:color w:val="00008B"/>
        </w:rPr>
        <w:t>1</w:t>
      </w:r>
      <w:r>
        <w:rPr>
          <w:color w:val="000000"/>
        </w:rPr>
        <w:t>,</w:t>
      </w:r>
      <w:r>
        <w:t>"correlationId"</w:t>
      </w:r>
      <w:r>
        <w:rPr>
          <w:color w:val="000000"/>
        </w:rPr>
        <w:t>:</w:t>
      </w:r>
      <w:r>
        <w:rPr>
          <w:color w:val="00008B"/>
        </w:rPr>
        <w:t>0</w:t>
      </w:r>
      <w:r>
        <w:rPr>
          <w:color w:val="000000"/>
        </w:rPr>
        <w:t>,</w:t>
      </w:r>
      <w:r>
        <w:t>"messageId"</w:t>
      </w:r>
      <w:r>
        <w:rPr>
          <w:color w:val="000000"/>
        </w:rPr>
        <w:t>:</w:t>
      </w:r>
      <w:r>
        <w:rPr>
          <w:color w:val="00008B"/>
        </w:rPr>
        <w:t>1</w:t>
      </w:r>
      <w:r>
        <w:rPr>
          <w:color w:val="000000"/>
        </w:rPr>
        <w:t>,</w:t>
      </w:r>
      <w:r>
        <w:t>"messageFlags"</w:t>
      </w:r>
      <w:r>
        <w:rPr>
          <w:color w:val="000000"/>
        </w:rPr>
        <w:t>:</w:t>
      </w:r>
      <w:r>
        <w:rPr>
          <w:color w:val="00008B"/>
        </w:rPr>
        <w:t>0</w:t>
      </w:r>
      <w:r>
        <w:rPr>
          <w:color w:val="000000"/>
        </w:rPr>
        <w:t>}</w:t>
      </w:r>
      <w:r>
        <w:rPr>
          <w:color w:val="000000"/>
        </w:rPr>
        <w:br/>
        <w:t>{</w:t>
      </w:r>
      <w:r>
        <w:rPr>
          <w:color w:val="000000"/>
        </w:rPr>
        <w:br/>
        <w:t>  </w:t>
      </w:r>
      <w:r>
        <w:t>"applicationName"</w:t>
      </w:r>
      <w:r>
        <w:rPr>
          <w:color w:val="000000"/>
        </w:rPr>
        <w:t xml:space="preserve">: </w:t>
      </w:r>
      <w:r>
        <w:t>"</w:t>
      </w:r>
      <w:r w:rsidR="00EB1F41">
        <w:t>Application.Name</w:t>
      </w:r>
      <w:r>
        <w:t>"</w:t>
      </w:r>
      <w:r>
        <w:rPr>
          <w:color w:val="000000"/>
        </w:rPr>
        <w:t>,</w:t>
      </w:r>
      <w:r>
        <w:rPr>
          <w:color w:val="000000"/>
        </w:rPr>
        <w:br/>
        <w:t>  </w:t>
      </w:r>
      <w:r>
        <w:t>"applicationVersion"</w:t>
      </w:r>
      <w:r>
        <w:rPr>
          <w:color w:val="000000"/>
        </w:rPr>
        <w:t xml:space="preserve">: </w:t>
      </w:r>
      <w:r>
        <w:t>"1.0.0.0"</w:t>
      </w:r>
      <w:r>
        <w:rPr>
          <w:color w:val="000000"/>
        </w:rPr>
        <w:t>,</w:t>
      </w:r>
      <w:r>
        <w:rPr>
          <w:color w:val="000000"/>
        </w:rPr>
        <w:br/>
        <w:t>  </w:t>
      </w:r>
      <w:r>
        <w:t>"requestedProtocols"</w:t>
      </w:r>
      <w:r>
        <w:rPr>
          <w:color w:val="000000"/>
        </w:rPr>
        <w:t>: [</w:t>
      </w:r>
      <w:r>
        <w:rPr>
          <w:color w:val="000000"/>
        </w:rPr>
        <w:br/>
        <w:t>    {</w:t>
      </w:r>
      <w:r>
        <w:rPr>
          <w:color w:val="000000"/>
        </w:rPr>
        <w:br/>
        <w:t>      </w:t>
      </w:r>
      <w:r>
        <w:t>"protocol"</w:t>
      </w:r>
      <w:r>
        <w:rPr>
          <w:color w:val="000000"/>
        </w:rPr>
        <w:t xml:space="preserve">: </w:t>
      </w:r>
      <w:r>
        <w:rPr>
          <w:color w:val="00008B"/>
        </w:rPr>
        <w:t>1</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"producer"</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"protocol"</w:t>
      </w:r>
      <w:r>
        <w:rPr>
          <w:color w:val="000000"/>
        </w:rPr>
        <w:t xml:space="preserve">: </w:t>
      </w:r>
      <w:r>
        <w:rPr>
          <w:color w:val="00008B"/>
        </w:rPr>
        <w:t>3</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"protocol"</w:t>
      </w:r>
      <w:r>
        <w:rPr>
          <w:color w:val="000000"/>
        </w:rPr>
        <w:t xml:space="preserve">: </w:t>
      </w:r>
      <w:r>
        <w:rPr>
          <w:color w:val="00008B"/>
        </w:rPr>
        <w:t>4</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"protocol"</w:t>
      </w:r>
      <w:r>
        <w:rPr>
          <w:color w:val="000000"/>
        </w:rPr>
        <w:t xml:space="preserve">: </w:t>
      </w:r>
      <w:r>
        <w:rPr>
          <w:color w:val="00008B"/>
        </w:rPr>
        <w:t>5</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r>
      <w:r>
        <w:rPr>
          <w:color w:val="000000"/>
        </w:rPr>
        <w:lastRenderedPageBreak/>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"protocol"</w:t>
      </w:r>
      <w:r>
        <w:rPr>
          <w:color w:val="000000"/>
        </w:rPr>
        <w:t xml:space="preserve">: </w:t>
      </w:r>
      <w:r>
        <w:rPr>
          <w:color w:val="00008B"/>
        </w:rPr>
        <w:t>6</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"supportedObjects"</w:t>
      </w:r>
      <w:r>
        <w:rPr>
          <w:color w:val="000000"/>
        </w:rPr>
        <w:t>: []</w:t>
      </w:r>
      <w:r>
        <w:rPr>
          <w:color w:val="000000"/>
        </w:rPr>
        <w:br/>
        <w:t>}</w:t>
      </w:r>
    </w:p>
    <w:p w14:paraId="712A22DB" w14:textId="77777777" w:rsidR="00A00A8B" w:rsidRDefault="00A00A8B" w:rsidP="00377F40">
      <w:pPr>
        <w:pStyle w:val="CodeExample"/>
        <w:rPr>
          <w:color w:val="000000"/>
        </w:rPr>
      </w:pPr>
    </w:p>
    <w:p w14:paraId="34D01E20" w14:textId="77777777" w:rsidR="004B5A59" w:rsidRDefault="004B5A59" w:rsidP="008D4805">
      <w:pPr>
        <w:pStyle w:val="BodyText1"/>
      </w:pPr>
    </w:p>
    <w:p w14:paraId="55285ACE" w14:textId="3EB37667" w:rsidR="007045CD" w:rsidRPr="004B5A59" w:rsidRDefault="007045CD" w:rsidP="008D4805">
      <w:pPr>
        <w:pStyle w:val="BodyText1"/>
      </w:pPr>
      <w:r>
        <w:t>Ex</w:t>
      </w:r>
      <w:r w:rsidR="00136F86">
        <w:t>a</w:t>
      </w:r>
      <w:r>
        <w:t>mple OpenSession message in response</w:t>
      </w:r>
      <w:r w:rsidRPr="007045CD">
        <w:t>:</w:t>
      </w:r>
    </w:p>
    <w:p w14:paraId="788821CB" w14:textId="77777777" w:rsidR="00A00A8B" w:rsidRDefault="00A00A8B" w:rsidP="00377F40">
      <w:pPr>
        <w:pStyle w:val="CodeExample"/>
        <w:rPr>
          <w:color w:val="000000"/>
        </w:rPr>
      </w:pPr>
    </w:p>
    <w:p w14:paraId="79CA35BF" w14:textId="4BA3EB4F" w:rsidR="00377F40" w:rsidRDefault="00377F40" w:rsidP="00377F40">
      <w:pPr>
        <w:pStyle w:val="CodeExample"/>
        <w:rPr>
          <w:color w:val="000000"/>
        </w:rPr>
      </w:pPr>
      <w:r>
        <w:rPr>
          <w:color w:val="000000"/>
        </w:rPr>
        <w:br/>
      </w:r>
      <w:r>
        <w:rPr>
          <w:color w:val="008000"/>
        </w:rPr>
        <w:t>// [1eb614ee-ee09-46d2-9c86-c8ee0be0a8bd] Message received at 2017-06-16 17:15:35.0693</w:t>
      </w:r>
      <w:r>
        <w:rPr>
          <w:color w:val="000000"/>
        </w:rPr>
        <w:br/>
        <w:t>{</w:t>
      </w:r>
      <w:r>
        <w:t>"protocol"</w:t>
      </w:r>
      <w:r>
        <w:rPr>
          <w:color w:val="000000"/>
        </w:rPr>
        <w:t>:</w:t>
      </w:r>
      <w:r>
        <w:rPr>
          <w:color w:val="00008B"/>
        </w:rPr>
        <w:t>0</w:t>
      </w:r>
      <w:r>
        <w:rPr>
          <w:color w:val="000000"/>
        </w:rPr>
        <w:t>,</w:t>
      </w:r>
      <w:r>
        <w:t>"messageType"</w:t>
      </w:r>
      <w:r>
        <w:rPr>
          <w:color w:val="000000"/>
        </w:rPr>
        <w:t>:</w:t>
      </w:r>
      <w:r>
        <w:rPr>
          <w:color w:val="00008B"/>
        </w:rPr>
        <w:t>2</w:t>
      </w:r>
      <w:r>
        <w:rPr>
          <w:color w:val="000000"/>
        </w:rPr>
        <w:t>,</w:t>
      </w:r>
      <w:r>
        <w:t>"correlationId"</w:t>
      </w:r>
      <w:r>
        <w:rPr>
          <w:color w:val="000000"/>
        </w:rPr>
        <w:t>:</w:t>
      </w:r>
      <w:r>
        <w:rPr>
          <w:color w:val="00008B"/>
        </w:rPr>
        <w:t>1</w:t>
      </w:r>
      <w:r>
        <w:rPr>
          <w:color w:val="000000"/>
        </w:rPr>
        <w:t>,</w:t>
      </w:r>
      <w:r>
        <w:t>"messageId"</w:t>
      </w:r>
      <w:r>
        <w:rPr>
          <w:color w:val="000000"/>
        </w:rPr>
        <w:t>:</w:t>
      </w:r>
      <w:r>
        <w:rPr>
          <w:color w:val="00008B"/>
        </w:rPr>
        <w:t>1</w:t>
      </w:r>
      <w:r>
        <w:rPr>
          <w:color w:val="000000"/>
        </w:rPr>
        <w:t>,</w:t>
      </w:r>
      <w:r>
        <w:t>"messageFlags"</w:t>
      </w:r>
      <w:r>
        <w:rPr>
          <w:color w:val="000000"/>
        </w:rPr>
        <w:t>:</w:t>
      </w:r>
      <w:r>
        <w:rPr>
          <w:color w:val="00008B"/>
        </w:rPr>
        <w:t>0</w:t>
      </w:r>
      <w:r>
        <w:rPr>
          <w:color w:val="000000"/>
        </w:rPr>
        <w:t>}</w:t>
      </w:r>
      <w:r>
        <w:rPr>
          <w:color w:val="000000"/>
        </w:rPr>
        <w:br/>
        <w:t>{</w:t>
      </w:r>
      <w:r>
        <w:rPr>
          <w:color w:val="000000"/>
        </w:rPr>
        <w:br/>
        <w:t>  </w:t>
      </w:r>
      <w:r>
        <w:t>"applicationName"</w:t>
      </w:r>
      <w:r>
        <w:rPr>
          <w:color w:val="000000"/>
        </w:rPr>
        <w:t xml:space="preserve">: </w:t>
      </w:r>
      <w:r>
        <w:t>"</w:t>
      </w:r>
      <w:r w:rsidR="00EB1F41">
        <w:t>Application.Name</w:t>
      </w:r>
      <w:r>
        <w:t>"</w:t>
      </w:r>
      <w:r>
        <w:rPr>
          <w:color w:val="000000"/>
        </w:rPr>
        <w:t>,</w:t>
      </w:r>
      <w:r>
        <w:rPr>
          <w:color w:val="000000"/>
        </w:rPr>
        <w:br/>
        <w:t>  </w:t>
      </w:r>
      <w:r>
        <w:t>"applicationVersion"</w:t>
      </w:r>
      <w:r>
        <w:rPr>
          <w:color w:val="000000"/>
        </w:rPr>
        <w:t xml:space="preserve">: </w:t>
      </w:r>
      <w:r>
        <w:t>"1.0.0.0"</w:t>
      </w:r>
      <w:r>
        <w:rPr>
          <w:color w:val="000000"/>
        </w:rPr>
        <w:t>,</w:t>
      </w:r>
      <w:r>
        <w:rPr>
          <w:color w:val="000000"/>
        </w:rPr>
        <w:br/>
        <w:t>  </w:t>
      </w:r>
      <w:r>
        <w:t>"sessionId"</w:t>
      </w:r>
      <w:r>
        <w:rPr>
          <w:color w:val="000000"/>
        </w:rPr>
        <w:t xml:space="preserve">: </w:t>
      </w:r>
      <w:r>
        <w:t>"1eb614ee-ee09-46d2-9c86-c8ee0be0a8bd"</w:t>
      </w:r>
      <w:r>
        <w:rPr>
          <w:color w:val="000000"/>
        </w:rPr>
        <w:t>,</w:t>
      </w:r>
      <w:r>
        <w:rPr>
          <w:color w:val="000000"/>
        </w:rPr>
        <w:br/>
        <w:t>  </w:t>
      </w:r>
      <w:r>
        <w:t>"supportedProtocols"</w:t>
      </w:r>
      <w:r>
        <w:rPr>
          <w:color w:val="000000"/>
        </w:rPr>
        <w:t>: [</w:t>
      </w:r>
      <w:r>
        <w:rPr>
          <w:color w:val="000000"/>
        </w:rPr>
        <w:br/>
        <w:t>    {</w:t>
      </w:r>
      <w:r>
        <w:rPr>
          <w:color w:val="000000"/>
        </w:rPr>
        <w:br/>
        <w:t>      </w:t>
      </w:r>
      <w:r>
        <w:t>"protocol"</w:t>
      </w:r>
      <w:r>
        <w:rPr>
          <w:color w:val="000000"/>
        </w:rPr>
        <w:t xml:space="preserve">: </w:t>
      </w:r>
      <w:r>
        <w:rPr>
          <w:color w:val="00008B"/>
        </w:rPr>
        <w:t>1</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"producer"</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"protocol"</w:t>
      </w:r>
      <w:r>
        <w:rPr>
          <w:color w:val="000000"/>
        </w:rPr>
        <w:t xml:space="preserve">: </w:t>
      </w:r>
      <w:r>
        <w:rPr>
          <w:color w:val="00008B"/>
        </w:rPr>
        <w:t>3</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t>"maxGetResourcesResponse"</w:t>
      </w:r>
      <w:r>
        <w:rPr>
          <w:color w:val="000000"/>
        </w:rPr>
        <w:t>: {</w:t>
      </w:r>
      <w:r>
        <w:rPr>
          <w:color w:val="000000"/>
        </w:rPr>
        <w:br/>
        <w:t>          </w:t>
      </w:r>
      <w:r>
        <w:t>"item"</w:t>
      </w:r>
      <w:r>
        <w:rPr>
          <w:color w:val="000000"/>
        </w:rPr>
        <w:t xml:space="preserve">: </w:t>
      </w:r>
      <w:r>
        <w:rPr>
          <w:color w:val="00008B"/>
        </w:rPr>
        <w:t>1000.0</w:t>
      </w:r>
      <w:r>
        <w:rPr>
          <w:color w:val="000000"/>
        </w:rPr>
        <w:br/>
        <w:t>        }</w:t>
      </w:r>
      <w:r>
        <w:rPr>
          <w:color w:val="000000"/>
        </w:rPr>
        <w:br/>
        <w:t>      }</w:t>
      </w:r>
      <w:r>
        <w:rPr>
          <w:color w:val="000000"/>
        </w:rPr>
        <w:br/>
      </w:r>
      <w:r>
        <w:rPr>
          <w:color w:val="000000"/>
        </w:rPr>
        <w:lastRenderedPageBreak/>
        <w:t>    },</w:t>
      </w:r>
      <w:r>
        <w:rPr>
          <w:color w:val="000000"/>
        </w:rPr>
        <w:br/>
        <w:t>    {</w:t>
      </w:r>
      <w:r>
        <w:rPr>
          <w:color w:val="000000"/>
        </w:rPr>
        <w:br/>
        <w:t>      </w:t>
      </w:r>
      <w:r>
        <w:t>"protocol"</w:t>
      </w:r>
      <w:r>
        <w:rPr>
          <w:color w:val="000000"/>
        </w:rPr>
        <w:t xml:space="preserve">: </w:t>
      </w:r>
      <w:r>
        <w:rPr>
          <w:color w:val="00008B"/>
        </w:rPr>
        <w:t>4</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"protocol"</w:t>
      </w:r>
      <w:r>
        <w:rPr>
          <w:color w:val="000000"/>
        </w:rPr>
        <w:t xml:space="preserve">: </w:t>
      </w:r>
      <w:r>
        <w:rPr>
          <w:color w:val="00008B"/>
        </w:rPr>
        <w:t>5</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"protocol"</w:t>
      </w:r>
      <w:r>
        <w:rPr>
          <w:color w:val="000000"/>
        </w:rPr>
        <w:t xml:space="preserve">: </w:t>
      </w:r>
      <w:r>
        <w:rPr>
          <w:color w:val="00008B"/>
        </w:rPr>
        <w:t>6</w:t>
      </w:r>
      <w:r>
        <w:rPr>
          <w:color w:val="000000"/>
        </w:rPr>
        <w:t>,</w:t>
      </w:r>
      <w:r>
        <w:rPr>
          <w:color w:val="000000"/>
        </w:rPr>
        <w:br/>
        <w:t>      </w:t>
      </w:r>
      <w:r>
        <w:t>"protocolVersion"</w:t>
      </w:r>
      <w:r>
        <w:rPr>
          <w:color w:val="000000"/>
        </w:rPr>
        <w:t>: {</w:t>
      </w:r>
      <w:r>
        <w:rPr>
          <w:color w:val="000000"/>
        </w:rPr>
        <w:br/>
        <w:t>        </w:t>
      </w:r>
      <w:r>
        <w:t>"major"</w:t>
      </w:r>
      <w:r>
        <w:rPr>
          <w:color w:val="000000"/>
        </w:rPr>
        <w:t xml:space="preserve">: </w:t>
      </w:r>
      <w:r>
        <w:rPr>
          <w:color w:val="00008B"/>
        </w:rPr>
        <w:t>1</w:t>
      </w:r>
      <w:r>
        <w:rPr>
          <w:color w:val="000000"/>
        </w:rPr>
        <w:t>,</w:t>
      </w:r>
      <w:r>
        <w:rPr>
          <w:color w:val="000000"/>
        </w:rPr>
        <w:br/>
        <w:t>        </w:t>
      </w:r>
      <w:r>
        <w:t>"minor"</w:t>
      </w:r>
      <w:r>
        <w:rPr>
          <w:color w:val="000000"/>
        </w:rPr>
        <w:t xml:space="preserve">: </w:t>
      </w:r>
      <w:r>
        <w:rPr>
          <w:color w:val="00008B"/>
        </w:rPr>
        <w:t>1</w:t>
      </w:r>
      <w:r>
        <w:rPr>
          <w:color w:val="000000"/>
        </w:rPr>
        <w:t>,</w:t>
      </w:r>
      <w:r>
        <w:rPr>
          <w:color w:val="000000"/>
        </w:rPr>
        <w:br/>
        <w:t>        </w:t>
      </w:r>
      <w:r>
        <w:t>"revision"</w:t>
      </w:r>
      <w:r>
        <w:rPr>
          <w:color w:val="000000"/>
        </w:rPr>
        <w:t xml:space="preserve">: </w:t>
      </w:r>
      <w:r>
        <w:rPr>
          <w:color w:val="00008B"/>
        </w:rPr>
        <w:t>0</w:t>
      </w:r>
      <w:r>
        <w:rPr>
          <w:color w:val="000000"/>
        </w:rPr>
        <w:t>,</w:t>
      </w:r>
      <w:r>
        <w:rPr>
          <w:color w:val="000000"/>
        </w:rPr>
        <w:br/>
        <w:t>        </w:t>
      </w:r>
      <w:r>
        <w:t>"patch"</w:t>
      </w:r>
      <w:r>
        <w:rPr>
          <w:color w:val="000000"/>
        </w:rPr>
        <w:t xml:space="preserve">: </w:t>
      </w:r>
      <w:r>
        <w:rPr>
          <w:color w:val="00008B"/>
        </w:rPr>
        <w:t>0</w:t>
      </w:r>
      <w:r>
        <w:rPr>
          <w:color w:val="000000"/>
        </w:rPr>
        <w:br/>
        <w:t>      },</w:t>
      </w:r>
      <w:r>
        <w:rPr>
          <w:color w:val="000000"/>
        </w:rPr>
        <w:br/>
        <w:t>      </w:t>
      </w:r>
      <w:r>
        <w:t>"role"</w:t>
      </w:r>
      <w:r>
        <w:rPr>
          <w:color w:val="000000"/>
        </w:rPr>
        <w:t xml:space="preserve">: </w:t>
      </w:r>
      <w:r>
        <w:t>"store"</w:t>
      </w:r>
      <w:r>
        <w:rPr>
          <w:color w:val="000000"/>
        </w:rPr>
        <w:t>,</w:t>
      </w:r>
      <w:r>
        <w:rPr>
          <w:color w:val="000000"/>
        </w:rPr>
        <w:br/>
        <w:t>      </w:t>
      </w:r>
      <w:r>
        <w:t>"protocolCapabilities"</w:t>
      </w:r>
      <w:r>
        <w:rPr>
          <w:color w:val="000000"/>
        </w:rPr>
        <w:t>: {}</w:t>
      </w:r>
      <w:r>
        <w:rPr>
          <w:color w:val="000000"/>
        </w:rPr>
        <w:br/>
        <w:t>    }</w:t>
      </w:r>
      <w:r>
        <w:rPr>
          <w:color w:val="000000"/>
        </w:rPr>
        <w:br/>
        <w:t>  ],</w:t>
      </w:r>
      <w:r>
        <w:rPr>
          <w:color w:val="000000"/>
        </w:rPr>
        <w:br/>
        <w:t>  </w:t>
      </w:r>
      <w:r>
        <w:t>"supportedObjects"</w:t>
      </w:r>
      <w:r>
        <w:rPr>
          <w:color w:val="000000"/>
        </w:rPr>
        <w:t>: [</w:t>
      </w:r>
      <w:r>
        <w:rPr>
          <w:color w:val="000000"/>
        </w:rPr>
        <w:br/>
        <w:t>    </w:t>
      </w:r>
      <w:r>
        <w:t>"application/x-eml+xml;version=2.1;type=Activity"</w:t>
      </w:r>
      <w:r>
        <w:rPr>
          <w:color w:val="000000"/>
        </w:rPr>
        <w:t>,</w:t>
      </w:r>
      <w:r>
        <w:rPr>
          <w:color w:val="000000"/>
        </w:rPr>
        <w:br/>
        <w:t>    </w:t>
      </w:r>
      <w:r>
        <w:t>"application/x-eml+xml;version=2.1;type=ActivityTemplate"</w:t>
      </w:r>
      <w:r>
        <w:rPr>
          <w:color w:val="000000"/>
        </w:rPr>
        <w:t>,</w:t>
      </w:r>
      <w:r>
        <w:rPr>
          <w:color w:val="000000"/>
        </w:rPr>
        <w:br/>
        <w:t>    </w:t>
      </w:r>
      <w:r>
        <w:t>"application/x-eml+xml;version=2.1;type=DataAssuranceRecord"</w:t>
      </w:r>
      <w:r>
        <w:rPr>
          <w:color w:val="000000"/>
        </w:rPr>
        <w:t>,</w:t>
      </w:r>
      <w:r>
        <w:rPr>
          <w:color w:val="000000"/>
        </w:rPr>
        <w:br/>
        <w:t>    </w:t>
      </w:r>
      <w:r>
        <w:t>"application/x-witsml+xml;version=1.3.1.1;type=log"</w:t>
      </w:r>
      <w:r>
        <w:rPr>
          <w:color w:val="000000"/>
        </w:rPr>
        <w:t>,</w:t>
      </w:r>
      <w:r>
        <w:rPr>
          <w:color w:val="000000"/>
        </w:rPr>
        <w:br/>
        <w:t>    </w:t>
      </w:r>
      <w:r>
        <w:t>"application/x-witsml+xml;version=1.3.1.1;type=message"</w:t>
      </w:r>
      <w:r>
        <w:rPr>
          <w:color w:val="000000"/>
        </w:rPr>
        <w:t>,</w:t>
      </w:r>
      <w:r>
        <w:rPr>
          <w:color w:val="000000"/>
        </w:rPr>
        <w:br/>
        <w:t>    </w:t>
      </w:r>
      <w:r>
        <w:t>"application/x-witsml+xml;version=1.3.1.1;type=mudLog"</w:t>
      </w:r>
      <w:r>
        <w:rPr>
          <w:color w:val="000000"/>
        </w:rPr>
        <w:t>,</w:t>
      </w:r>
      <w:r>
        <w:rPr>
          <w:color w:val="000000"/>
        </w:rPr>
        <w:br/>
        <w:t>    </w:t>
      </w:r>
      <w:r>
        <w:t>"application/x-witsml+xml;version=1.3.1.1;type=rig"</w:t>
      </w:r>
      <w:r>
        <w:rPr>
          <w:color w:val="000000"/>
        </w:rPr>
        <w:t>,</w:t>
      </w:r>
      <w:r>
        <w:rPr>
          <w:color w:val="000000"/>
        </w:rPr>
        <w:br/>
        <w:t>    </w:t>
      </w:r>
      <w:r>
        <w:t>"application/x-witsml+xml;version=1.3.1.1;type=trajectory"</w:t>
      </w:r>
      <w:r>
        <w:rPr>
          <w:color w:val="000000"/>
        </w:rPr>
        <w:t>,</w:t>
      </w:r>
      <w:r>
        <w:rPr>
          <w:color w:val="000000"/>
        </w:rPr>
        <w:br/>
        <w:t>    </w:t>
      </w:r>
      <w:r>
        <w:t>"application/x-witsml+xml;version=1.3.1.1;type=wbGeometry"</w:t>
      </w:r>
      <w:r>
        <w:rPr>
          <w:color w:val="000000"/>
        </w:rPr>
        <w:t>,</w:t>
      </w:r>
      <w:r>
        <w:rPr>
          <w:color w:val="000000"/>
        </w:rPr>
        <w:br/>
        <w:t>    </w:t>
      </w:r>
      <w:r>
        <w:t>"application/x-witsml+xml;version=1.3.1.1;type=well"</w:t>
      </w:r>
      <w:r>
        <w:rPr>
          <w:color w:val="000000"/>
        </w:rPr>
        <w:t>,</w:t>
      </w:r>
      <w:r>
        <w:rPr>
          <w:color w:val="000000"/>
        </w:rPr>
        <w:br/>
        <w:t>    </w:t>
      </w:r>
      <w:r>
        <w:t>"application/x-witsml+xml;version=1.3.1.1;type=wellbore"</w:t>
      </w:r>
      <w:r>
        <w:rPr>
          <w:color w:val="000000"/>
        </w:rPr>
        <w:t>,</w:t>
      </w:r>
      <w:r>
        <w:rPr>
          <w:color w:val="000000"/>
        </w:rPr>
        <w:br/>
        <w:t>    </w:t>
      </w:r>
      <w:r>
        <w:t>"application/x-witsml+xml;version=1.4.1.1;type=attachment"</w:t>
      </w:r>
      <w:r>
        <w:rPr>
          <w:color w:val="000000"/>
        </w:rPr>
        <w:t>,</w:t>
      </w:r>
      <w:r>
        <w:rPr>
          <w:color w:val="000000"/>
        </w:rPr>
        <w:br/>
        <w:t>    </w:t>
      </w:r>
      <w:r>
        <w:t>"application/x-witsml+xml;version=1.4.1.1;type=log"</w:t>
      </w:r>
      <w:r>
        <w:rPr>
          <w:color w:val="000000"/>
        </w:rPr>
        <w:t>,</w:t>
      </w:r>
      <w:r>
        <w:rPr>
          <w:color w:val="000000"/>
        </w:rPr>
        <w:br/>
        <w:t>    </w:t>
      </w:r>
      <w:r>
        <w:t>"application/x-witsml+xml;version=1.4.1.1;type=message"</w:t>
      </w:r>
      <w:r>
        <w:rPr>
          <w:color w:val="000000"/>
        </w:rPr>
        <w:t>,</w:t>
      </w:r>
      <w:r>
        <w:rPr>
          <w:color w:val="000000"/>
        </w:rPr>
        <w:br/>
        <w:t>    </w:t>
      </w:r>
      <w:r>
        <w:t>"application/x-witsml+xml;version=1.4.1.1;type=mudLog"</w:t>
      </w:r>
      <w:r>
        <w:rPr>
          <w:color w:val="000000"/>
        </w:rPr>
        <w:t>,</w:t>
      </w:r>
      <w:r>
        <w:rPr>
          <w:color w:val="000000"/>
        </w:rPr>
        <w:br/>
        <w:t>    </w:t>
      </w:r>
      <w:r>
        <w:t>"application/x-witsml+xml;version=1.4.1.1;type=rig"</w:t>
      </w:r>
      <w:r>
        <w:rPr>
          <w:color w:val="000000"/>
        </w:rPr>
        <w:t>,</w:t>
      </w:r>
      <w:r>
        <w:rPr>
          <w:color w:val="000000"/>
        </w:rPr>
        <w:br/>
        <w:t>    </w:t>
      </w:r>
      <w:r>
        <w:t>"application/x-witsml+xml;version=1.4.1.1;type=trajectory"</w:t>
      </w:r>
      <w:r>
        <w:rPr>
          <w:color w:val="000000"/>
        </w:rPr>
        <w:t>,</w:t>
      </w:r>
      <w:r>
        <w:rPr>
          <w:color w:val="000000"/>
        </w:rPr>
        <w:br/>
        <w:t>    </w:t>
      </w:r>
      <w:r>
        <w:t>"application/x-witsml+xml;version=1.4.1.1;type=wbGeometry"</w:t>
      </w:r>
      <w:r>
        <w:rPr>
          <w:color w:val="000000"/>
        </w:rPr>
        <w:t>,</w:t>
      </w:r>
      <w:r>
        <w:rPr>
          <w:color w:val="000000"/>
        </w:rPr>
        <w:br/>
        <w:t>    </w:t>
      </w:r>
      <w:r>
        <w:t>"application/x-witsml+xml;version=1.4.1.1;type=well"</w:t>
      </w:r>
      <w:r>
        <w:rPr>
          <w:color w:val="000000"/>
        </w:rPr>
        <w:t>,</w:t>
      </w:r>
      <w:r>
        <w:rPr>
          <w:color w:val="000000"/>
        </w:rPr>
        <w:br/>
        <w:t>    </w:t>
      </w:r>
      <w:r>
        <w:t>"application/x-witsml+xml;version=1.4.1.1;type=wellbore"</w:t>
      </w:r>
      <w:r>
        <w:rPr>
          <w:color w:val="000000"/>
        </w:rPr>
        <w:t>,</w:t>
      </w:r>
      <w:r>
        <w:rPr>
          <w:color w:val="000000"/>
        </w:rPr>
        <w:br/>
        <w:t>    </w:t>
      </w:r>
      <w:r>
        <w:t>"application/x-witsml+xml;version=2.0;type=Attachment"</w:t>
      </w:r>
      <w:r>
        <w:rPr>
          <w:color w:val="000000"/>
        </w:rPr>
        <w:t>,</w:t>
      </w:r>
      <w:r>
        <w:rPr>
          <w:color w:val="000000"/>
        </w:rPr>
        <w:br/>
        <w:t>    </w:t>
      </w:r>
      <w:r>
        <w:t>"application/x-witsml+xml;version=2.0;type=Channel"</w:t>
      </w:r>
      <w:r>
        <w:rPr>
          <w:color w:val="000000"/>
        </w:rPr>
        <w:t>,</w:t>
      </w:r>
      <w:r>
        <w:rPr>
          <w:color w:val="000000"/>
        </w:rPr>
        <w:br/>
        <w:t>    </w:t>
      </w:r>
      <w:r>
        <w:t>"application/x-witsml+xml;version=2.0;type=ChannelSet"</w:t>
      </w:r>
      <w:r>
        <w:rPr>
          <w:color w:val="000000"/>
        </w:rPr>
        <w:t>,</w:t>
      </w:r>
      <w:r>
        <w:rPr>
          <w:color w:val="000000"/>
        </w:rPr>
        <w:br/>
        <w:t>    </w:t>
      </w:r>
      <w:r>
        <w:t>"application/x-witsml+xml;version=2.0;type=Log"</w:t>
      </w:r>
      <w:r>
        <w:rPr>
          <w:color w:val="000000"/>
        </w:rPr>
        <w:t>,</w:t>
      </w:r>
      <w:r>
        <w:rPr>
          <w:color w:val="000000"/>
        </w:rPr>
        <w:br/>
        <w:t>    </w:t>
      </w:r>
      <w:r>
        <w:t>"application/x-witsml+xml;version=2.0;type=Rig"</w:t>
      </w:r>
      <w:r>
        <w:rPr>
          <w:color w:val="000000"/>
        </w:rPr>
        <w:t>,</w:t>
      </w:r>
      <w:r>
        <w:rPr>
          <w:color w:val="000000"/>
        </w:rPr>
        <w:br/>
      </w:r>
      <w:r>
        <w:rPr>
          <w:color w:val="000000"/>
        </w:rPr>
        <w:lastRenderedPageBreak/>
        <w:t>    </w:t>
      </w:r>
      <w:r>
        <w:t>"application/x-witsml+xml;version=2.0;type=RigUtilization"</w:t>
      </w:r>
      <w:r>
        <w:rPr>
          <w:color w:val="000000"/>
        </w:rPr>
        <w:t>,</w:t>
      </w:r>
      <w:r>
        <w:rPr>
          <w:color w:val="000000"/>
        </w:rPr>
        <w:br/>
        <w:t>    </w:t>
      </w:r>
      <w:r>
        <w:t>"application/x-witsml+xml;version=2.0;type=Trajectory"</w:t>
      </w:r>
      <w:r>
        <w:rPr>
          <w:color w:val="000000"/>
        </w:rPr>
        <w:t>,</w:t>
      </w:r>
      <w:r>
        <w:rPr>
          <w:color w:val="000000"/>
        </w:rPr>
        <w:br/>
        <w:t>    </w:t>
      </w:r>
      <w:r>
        <w:t>"application/x-witsml+xml;version=2.0;type=Well"</w:t>
      </w:r>
      <w:r>
        <w:rPr>
          <w:color w:val="000000"/>
        </w:rPr>
        <w:t>,</w:t>
      </w:r>
      <w:r>
        <w:rPr>
          <w:color w:val="000000"/>
        </w:rPr>
        <w:br/>
        <w:t>    </w:t>
      </w:r>
      <w:r>
        <w:t>"application/x-witsml+xml;version=2.0;type=Wellbore"</w:t>
      </w:r>
      <w:r>
        <w:rPr>
          <w:color w:val="000000"/>
        </w:rPr>
        <w:t>,</w:t>
      </w:r>
      <w:r>
        <w:rPr>
          <w:color w:val="000000"/>
        </w:rPr>
        <w:br/>
        <w:t>    </w:t>
      </w:r>
      <w:r>
        <w:t>"application/x-witsml+xml;version=2.0;type=WellCompletion"</w:t>
      </w:r>
      <w:r>
        <w:rPr>
          <w:color w:val="000000"/>
        </w:rPr>
        <w:br/>
        <w:t>  ]</w:t>
      </w:r>
      <w:r>
        <w:rPr>
          <w:color w:val="000000"/>
        </w:rPr>
        <w:br/>
        <w:t>}</w:t>
      </w:r>
    </w:p>
    <w:p w14:paraId="19A47742" w14:textId="77777777" w:rsidR="00FA0391" w:rsidRDefault="00FA0391" w:rsidP="00FA0391">
      <w:pPr>
        <w:pStyle w:val="BodyText1"/>
        <w:rPr>
          <w:lang w:eastAsia="en-US"/>
        </w:rPr>
      </w:pPr>
    </w:p>
    <w:p w14:paraId="4ECC5563" w14:textId="6B024F22" w:rsidR="00377F40" w:rsidRDefault="00210104" w:rsidP="00FA0391">
      <w:pPr>
        <w:pStyle w:val="BodyText1"/>
        <w:rPr>
          <w:lang w:eastAsia="en-US"/>
        </w:rPr>
      </w:pPr>
      <w:r>
        <w:rPr>
          <w:lang w:eastAsia="en-US"/>
        </w:rPr>
        <w:t>Example CloseSession message:</w:t>
      </w:r>
    </w:p>
    <w:p w14:paraId="7247C0BE" w14:textId="77777777" w:rsidR="00210104" w:rsidRDefault="00210104" w:rsidP="00210104">
      <w:pPr>
        <w:pStyle w:val="CodeExample"/>
        <w:rPr>
          <w:color w:val="000000"/>
        </w:rPr>
      </w:pPr>
      <w:r>
        <w:t>// [1eb614ee-ee09-46d2-9c86-c8ee0be0a8bd] Message sent at 2017-06-16 17:17:22.9219</w:t>
      </w:r>
      <w:r>
        <w:rPr>
          <w:color w:val="000000"/>
        </w:rPr>
        <w:br/>
        <w:t>{</w:t>
      </w:r>
      <w:r>
        <w:rPr>
          <w:color w:val="A0522D"/>
        </w:rPr>
        <w:t>"protocol"</w:t>
      </w:r>
      <w:r>
        <w:rPr>
          <w:color w:val="00008B"/>
        </w:rPr>
        <w:t>0</w:t>
      </w:r>
      <w:r>
        <w:rPr>
          <w:color w:val="A0522D"/>
        </w:rPr>
        <w:t>"messageType"</w:t>
      </w:r>
      <w:r>
        <w:rPr>
          <w:color w:val="00008B"/>
        </w:rPr>
        <w:t>5</w:t>
      </w:r>
      <w:r>
        <w:rPr>
          <w:color w:val="A0522D"/>
        </w:rPr>
        <w:t>"correlationId"</w:t>
      </w:r>
      <w:r>
        <w:rPr>
          <w:color w:val="00008B"/>
        </w:rPr>
        <w:t>0</w:t>
      </w:r>
      <w:r>
        <w:rPr>
          <w:color w:val="A0522D"/>
        </w:rPr>
        <w:t>"messageId"</w:t>
      </w:r>
      <w:r>
        <w:rPr>
          <w:color w:val="00008B"/>
        </w:rPr>
        <w:t>4</w:t>
      </w:r>
      <w:r>
        <w:rPr>
          <w:color w:val="A0522D"/>
        </w:rPr>
        <w:t>"messageFlags"</w:t>
      </w:r>
      <w:r>
        <w:rPr>
          <w:color w:val="00008B"/>
        </w:rPr>
        <w:t>0</w:t>
      </w:r>
      <w:r>
        <w:rPr>
          <w:color w:val="000000"/>
        </w:rPr>
        <w:t>}</w:t>
      </w:r>
      <w:r>
        <w:rPr>
          <w:color w:val="000000"/>
        </w:rPr>
        <w:br/>
        <w:t>{</w:t>
      </w:r>
      <w:r>
        <w:rPr>
          <w:color w:val="000000"/>
        </w:rPr>
        <w:br/>
      </w:r>
      <w:r>
        <w:rPr>
          <w:color w:val="A0522D"/>
        </w:rPr>
        <w:t>    "reason": "Session closed"</w:t>
      </w:r>
      <w:r>
        <w:rPr>
          <w:color w:val="000000"/>
        </w:rPr>
        <w:br/>
        <w:t>}</w:t>
      </w:r>
      <w:r>
        <w:rPr>
          <w:color w:val="000000"/>
        </w:rPr>
        <w:br/>
      </w:r>
      <w:r>
        <w:t>// [1eb614ee-ee09-46d2-9c86-c8ee0be0a8bd] Socket closed.</w:t>
      </w:r>
    </w:p>
    <w:p w14:paraId="096A4C0A" w14:textId="43B7219D" w:rsidR="00825C1A" w:rsidRDefault="00825C1A" w:rsidP="00612894">
      <w:pPr>
        <w:pStyle w:val="Heading1"/>
      </w:pPr>
      <w:bookmarkStart w:id="86" w:name="_Ref476743892"/>
      <w:bookmarkStart w:id="87" w:name="_Toc495651907"/>
      <w:r>
        <w:lastRenderedPageBreak/>
        <w:t>Stream</w:t>
      </w:r>
      <w:r w:rsidR="00350BB6">
        <w:t xml:space="preserve">ing </w:t>
      </w:r>
      <w:r w:rsidR="00892E97">
        <w:t xml:space="preserve">Channel </w:t>
      </w:r>
      <w:r w:rsidR="00350BB6">
        <w:t>D</w:t>
      </w:r>
      <w:r>
        <w:t>ata (</w:t>
      </w:r>
      <w:r w:rsidR="00892E97">
        <w:t>Protocol 1: ChannelStreaming)</w:t>
      </w:r>
      <w:bookmarkEnd w:id="86"/>
      <w:bookmarkEnd w:id="87"/>
    </w:p>
    <w:p w14:paraId="5709B141" w14:textId="390F0F0F" w:rsidR="00977D8B" w:rsidRDefault="00977D8B" w:rsidP="00977D8B">
      <w:pPr>
        <w:pStyle w:val="BodyText1"/>
      </w:pPr>
      <w:r w:rsidRPr="003F3771">
        <w:rPr>
          <w:b/>
        </w:rPr>
        <w:t>Protocol Stability Index:</w:t>
      </w:r>
      <w:r>
        <w:t xml:space="preserve"> </w:t>
      </w:r>
      <w:r w:rsidRPr="001D318C">
        <w:rPr>
          <w:shd w:val="clear" w:color="auto" w:fill="92D050"/>
        </w:rPr>
        <w:t xml:space="preserve">3 </w:t>
      </w:r>
      <w:r>
        <w:rPr>
          <w:shd w:val="clear" w:color="auto" w:fill="92D050"/>
        </w:rPr>
        <w:t xml:space="preserve">– </w:t>
      </w:r>
      <w:r w:rsidRPr="001D318C">
        <w:rPr>
          <w:shd w:val="clear" w:color="auto" w:fill="92D050"/>
        </w:rPr>
        <w:t>Stable</w:t>
      </w:r>
      <w:r>
        <w:t xml:space="preserve"> (for more information on stability indexes, see Section </w:t>
      </w:r>
      <w:r>
        <w:fldChar w:fldCharType="begin"/>
      </w:r>
      <w:r>
        <w:instrText xml:space="preserve"> REF _Ref495571648 \r \h </w:instrText>
      </w:r>
      <w:r>
        <w:fldChar w:fldCharType="separate"/>
      </w:r>
      <w:r>
        <w:t>1.1.2</w:t>
      </w:r>
      <w:r>
        <w:fldChar w:fldCharType="end"/>
      </w:r>
      <w:r>
        <w:t xml:space="preserve">). </w:t>
      </w:r>
    </w:p>
    <w:p w14:paraId="6892AA1B" w14:textId="26FEE5CA" w:rsidR="00CA44C1" w:rsidRDefault="00CA44C1" w:rsidP="00A04B4B">
      <w:pPr>
        <w:pStyle w:val="BodyText1"/>
      </w:pPr>
      <w:r>
        <w:t xml:space="preserve">Protocol 1 </w:t>
      </w:r>
      <w:r w:rsidR="00FA0391">
        <w:t xml:space="preserve">(P1) </w:t>
      </w:r>
      <w:r>
        <w:t xml:space="preserve">allows “true” real-time streaming of channel data (i.e., no polling required). </w:t>
      </w:r>
    </w:p>
    <w:p w14:paraId="14A02B9C" w14:textId="6DF60208" w:rsidR="009E5C30" w:rsidRDefault="00A04B4B" w:rsidP="00A04B4B">
      <w:pPr>
        <w:pStyle w:val="BodyText1"/>
      </w:pPr>
      <w:r>
        <w:t>A c</w:t>
      </w:r>
      <w:r w:rsidRPr="009D32C8">
        <w:t>hannel is the measurement of one physical property versus a range of some other dimension, usually time, depth or both.</w:t>
      </w:r>
      <w:r>
        <w:t xml:space="preserve"> </w:t>
      </w:r>
      <w:r w:rsidR="00E8469A">
        <w:t xml:space="preserve">Because data </w:t>
      </w:r>
      <w:r w:rsidR="009E5C30">
        <w:t>(a new index and its corresponding property) continue to be added</w:t>
      </w:r>
      <w:r w:rsidR="00E8469A">
        <w:t xml:space="preserve">, WITSML refers to these as </w:t>
      </w:r>
      <w:r w:rsidR="00E8469A" w:rsidRPr="00E001C7">
        <w:rPr>
          <w:i/>
        </w:rPr>
        <w:t>growing objects</w:t>
      </w:r>
      <w:r w:rsidR="00E8469A">
        <w:t xml:space="preserve">. </w:t>
      </w:r>
      <w:r>
        <w:t>WITSML v</w:t>
      </w:r>
      <w:r w:rsidR="00652DFF">
        <w:t>2.0</w:t>
      </w:r>
      <w:r w:rsidR="00DF2F82">
        <w:t xml:space="preserve"> </w:t>
      </w:r>
      <w:r w:rsidR="00E8469A">
        <w:t>has several</w:t>
      </w:r>
      <w:r w:rsidR="00B154E4">
        <w:t xml:space="preserve"> growing objects, including a</w:t>
      </w:r>
      <w:r w:rsidR="00D504FC">
        <w:t xml:space="preserve"> </w:t>
      </w:r>
      <w:r>
        <w:t>log</w:t>
      </w:r>
      <w:r w:rsidR="00D504FC">
        <w:t xml:space="preserve"> (which grows </w:t>
      </w:r>
      <w:r w:rsidR="00C477FC">
        <w:t>systematically</w:t>
      </w:r>
      <w:r w:rsidR="00D504FC">
        <w:t xml:space="preserve">), and </w:t>
      </w:r>
      <w:r>
        <w:t>trajecto</w:t>
      </w:r>
      <w:r w:rsidR="00B154E4">
        <w:t>ries</w:t>
      </w:r>
      <w:r w:rsidR="00D504FC">
        <w:t xml:space="preserve"> </w:t>
      </w:r>
      <w:r w:rsidR="00B154E4">
        <w:t xml:space="preserve">and cuttings intervals </w:t>
      </w:r>
      <w:r w:rsidR="00D504FC">
        <w:t>(which grow randomly)</w:t>
      </w:r>
      <w:r>
        <w:t xml:space="preserve">. </w:t>
      </w:r>
      <w:r w:rsidR="0095788D">
        <w:t>For more information on the organization of these domain objects, see the WITSML Technical Usage Guide v2.0.</w:t>
      </w:r>
    </w:p>
    <w:p w14:paraId="10D5F0EC" w14:textId="6DBE9FBD" w:rsidR="00A04B4B" w:rsidRDefault="00A04B4B" w:rsidP="00A04B4B">
      <w:pPr>
        <w:pStyle w:val="BodyText1"/>
      </w:pPr>
      <w:r>
        <w:t xml:space="preserve">Also, </w:t>
      </w:r>
      <w:r w:rsidR="00251F9E">
        <w:t>notifications</w:t>
      </w:r>
      <w:r w:rsidR="0095788D">
        <w:t>—like alarms, alerts and annotations—</w:t>
      </w:r>
      <w:r w:rsidR="00D504FC">
        <w:t xml:space="preserve">which </w:t>
      </w:r>
      <w:r w:rsidR="00251F9E">
        <w:t>are</w:t>
      </w:r>
      <w:r w:rsidR="00D504FC">
        <w:t xml:space="preserve"> not explicitly modeled in XM</w:t>
      </w:r>
      <w:r w:rsidR="00E8469A">
        <w:t>L</w:t>
      </w:r>
      <w:r w:rsidR="0095788D">
        <w:t xml:space="preserve">, </w:t>
      </w:r>
      <w:r>
        <w:t xml:space="preserve">can be </w:t>
      </w:r>
      <w:r w:rsidR="00CA44C1">
        <w:t>streamed in real time as</w:t>
      </w:r>
      <w:r>
        <w:t xml:space="preserve"> channels</w:t>
      </w:r>
      <w:r w:rsidR="005E38AC">
        <w:t>; this</w:t>
      </w:r>
      <w:r>
        <w:t xml:space="preserve"> </w:t>
      </w:r>
      <w:r w:rsidR="00CA44C1">
        <w:t xml:space="preserve">functionality </w:t>
      </w:r>
      <w:r w:rsidR="005E38AC">
        <w:t>replaces</w:t>
      </w:r>
      <w:r w:rsidR="00CA44C1">
        <w:t xml:space="preserve"> </w:t>
      </w:r>
      <w:r w:rsidR="005E38AC">
        <w:t>the Message</w:t>
      </w:r>
      <w:r w:rsidR="00CA44C1">
        <w:t xml:space="preserve"> object in previous versions of WITSML.</w:t>
      </w:r>
    </w:p>
    <w:p w14:paraId="0B9E6779" w14:textId="526C0D28" w:rsidR="00CA44C1" w:rsidRDefault="00CA44C1" w:rsidP="00A04B4B">
      <w:pPr>
        <w:pStyle w:val="BodyText1"/>
      </w:pPr>
      <w:r>
        <w:t xml:space="preserve">This chapter provides examples </w:t>
      </w:r>
      <w:r w:rsidR="0095788D">
        <w:t xml:space="preserve">describing the basic steps for </w:t>
      </w:r>
      <w:r>
        <w:t xml:space="preserve">streaming these objects. </w:t>
      </w:r>
    </w:p>
    <w:p w14:paraId="753349C6" w14:textId="6ADE365E" w:rsidR="00FA0391" w:rsidRDefault="00FA0391" w:rsidP="00E001C7">
      <w:pPr>
        <w:pStyle w:val="Heading2"/>
      </w:pPr>
      <w:bookmarkStart w:id="88" w:name="_Ref490568534"/>
      <w:bookmarkStart w:id="89" w:name="_Ref490568537"/>
      <w:bookmarkStart w:id="90" w:name="_Toc495651908"/>
      <w:r>
        <w:t>Overview of Growing Objects</w:t>
      </w:r>
      <w:bookmarkEnd w:id="88"/>
      <w:bookmarkEnd w:id="89"/>
      <w:r w:rsidR="0095788D">
        <w:t xml:space="preserve"> and How They Work</w:t>
      </w:r>
      <w:bookmarkEnd w:id="90"/>
    </w:p>
    <w:p w14:paraId="21495824" w14:textId="39A662AF" w:rsidR="00DF2F82" w:rsidRDefault="00DF2F82" w:rsidP="00DF2F82">
      <w:pPr>
        <w:pStyle w:val="BodyText1"/>
      </w:pPr>
      <w:r>
        <w:t xml:space="preserve">Growing objects in WITSML </w:t>
      </w:r>
      <w:r w:rsidR="0095788D">
        <w:t>v</w:t>
      </w:r>
      <w:r>
        <w:t>2.0 consist of a constant part</w:t>
      </w:r>
      <w:r w:rsidR="00FA0391">
        <w:t>—similar to</w:t>
      </w:r>
      <w:r>
        <w:t xml:space="preserve"> a header</w:t>
      </w:r>
      <w:r w:rsidR="00FA0391">
        <w:t>—</w:t>
      </w:r>
      <w:r>
        <w:t>and a growing part (or a master/detail</w:t>
      </w:r>
      <w:r w:rsidR="00E8469A">
        <w:t>,</w:t>
      </w:r>
      <w:r>
        <w:t xml:space="preserve"> if that pattern </w:t>
      </w:r>
      <w:r w:rsidR="005B1153">
        <w:t xml:space="preserve">is </w:t>
      </w:r>
      <w:r>
        <w:t xml:space="preserve">more familiar). </w:t>
      </w:r>
      <w:r w:rsidR="00BB54DE">
        <w:t>In WITSML v1411, e</w:t>
      </w:r>
      <w:r>
        <w:t xml:space="preserve">ach growing part is </w:t>
      </w:r>
      <w:r w:rsidR="00B154E4">
        <w:t xml:space="preserve">typically </w:t>
      </w:r>
      <w:r>
        <w:t>not addressable on its own; it exists only in an array of its parent. For example</w:t>
      </w:r>
      <w:r w:rsidR="00364415">
        <w:t>,</w:t>
      </w:r>
      <w:r w:rsidR="00D504FC">
        <w:t xml:space="preserve"> in the </w:t>
      </w:r>
      <w:r w:rsidR="00BB54DE">
        <w:t xml:space="preserve">v1411 </w:t>
      </w:r>
      <w:r w:rsidR="00D504FC">
        <w:t>XML schema</w:t>
      </w:r>
      <w:r>
        <w:t>, a Trajectory has an unbounded array called TrajectoryStation</w:t>
      </w:r>
      <w:r w:rsidR="0043038F">
        <w:t xml:space="preserve">, </w:t>
      </w:r>
      <w:r>
        <w:t xml:space="preserve">whose type is also called TrajectoryStation. There is no way in XML to address a </w:t>
      </w:r>
      <w:r w:rsidR="00B154E4">
        <w:t xml:space="preserve">single </w:t>
      </w:r>
      <w:r>
        <w:t>TrajectoryStation because there is no global element for it.</w:t>
      </w:r>
    </w:p>
    <w:p w14:paraId="15C723BD" w14:textId="4D738EB2" w:rsidR="00DF2F82" w:rsidRDefault="00DF2F82" w:rsidP="00DF2F82">
      <w:pPr>
        <w:pStyle w:val="BodyText1"/>
      </w:pPr>
      <w:r>
        <w:t>To overcome this historical limitation of WITSML</w:t>
      </w:r>
      <w:r w:rsidR="0043038F">
        <w:t>,</w:t>
      </w:r>
      <w:r>
        <w:t xml:space="preserve"> </w:t>
      </w:r>
      <w:r w:rsidR="0043038F">
        <w:t xml:space="preserve">in </w:t>
      </w:r>
      <w:r w:rsidR="00FA0391">
        <w:t>v</w:t>
      </w:r>
      <w:r w:rsidR="0043038F">
        <w:t xml:space="preserve">2.0 </w:t>
      </w:r>
      <w:r w:rsidR="00B154E4">
        <w:t>the growing parts have their own</w:t>
      </w:r>
      <w:r w:rsidR="0043038F">
        <w:t xml:space="preserve"> global elements. These are streamed in real time on a channel as they are produced, eliminating the need for a </w:t>
      </w:r>
      <w:r w:rsidR="00765CD7">
        <w:t>consumer</w:t>
      </w:r>
      <w:r w:rsidR="004023FB">
        <w:t xml:space="preserve"> </w:t>
      </w:r>
      <w:r w:rsidR="0043038F">
        <w:t xml:space="preserve">application to poll a </w:t>
      </w:r>
      <w:r w:rsidR="00765CD7">
        <w:t>producer</w:t>
      </w:r>
      <w:r w:rsidR="004023FB">
        <w:t xml:space="preserve"> application </w:t>
      </w:r>
      <w:r w:rsidR="0043038F">
        <w:t>repeatedly to see if any new data is available.</w:t>
      </w:r>
      <w:r w:rsidR="0043038F" w:rsidRPr="0043038F">
        <w:t xml:space="preserve"> </w:t>
      </w:r>
      <w:r w:rsidR="0043038F">
        <w:t>Streaming the growing portion is done by subscribing to the main object using P</w:t>
      </w:r>
      <w:r w:rsidR="00E8469A">
        <w:t xml:space="preserve">rotocol </w:t>
      </w:r>
      <w:r w:rsidR="0043038F">
        <w:t>1</w:t>
      </w:r>
      <w:r w:rsidR="00E8469A">
        <w:t xml:space="preserve"> (P1)</w:t>
      </w:r>
      <w:r w:rsidR="0043038F">
        <w:t xml:space="preserve">. The </w:t>
      </w:r>
      <w:r w:rsidR="00B154E4">
        <w:t>growing part objects</w:t>
      </w:r>
      <w:r w:rsidR="0043038F">
        <w:t xml:space="preserve"> are transferred as channel data. </w:t>
      </w:r>
    </w:p>
    <w:p w14:paraId="646DD24C" w14:textId="7CF335EB" w:rsidR="00451350" w:rsidRDefault="00451350" w:rsidP="00DF2F82">
      <w:pPr>
        <w:pStyle w:val="BodyText1"/>
      </w:pPr>
      <w:r>
        <w:t>NOTE: Any object that is “channel subscribable” (that</w:t>
      </w:r>
      <w:r w:rsidR="006E38E8">
        <w:t xml:space="preserve"> is, its Resource record has a c</w:t>
      </w:r>
      <w:r>
        <w:t xml:space="preserve">hannelSubcribable flag </w:t>
      </w:r>
      <w:r w:rsidR="006E38E8">
        <w:t xml:space="preserve">set to “true” </w:t>
      </w:r>
      <w:r>
        <w:t xml:space="preserve">as described in Section 3.3.17.3 in the </w:t>
      </w:r>
      <w:r w:rsidRPr="002466E9">
        <w:rPr>
          <w:i/>
        </w:rPr>
        <w:t>ETP Specification</w:t>
      </w:r>
      <w:r>
        <w:t>) can be described in Protocol 1.</w:t>
      </w:r>
    </w:p>
    <w:p w14:paraId="506885A3" w14:textId="50234475" w:rsidR="0043038F" w:rsidRDefault="0043038F" w:rsidP="00DF2F82">
      <w:pPr>
        <w:pStyle w:val="BodyText1"/>
      </w:pPr>
      <w:r w:rsidRPr="005C1263">
        <w:rPr>
          <w:highlight w:val="yellow"/>
          <w:rPrChange w:id="91" w:author="Donna" w:date="2018-03-13T08:39:00Z">
            <w:rPr/>
          </w:rPrChange>
        </w:rPr>
        <w:t xml:space="preserve">The header (or master) portion of the growing object </w:t>
      </w:r>
      <w:r w:rsidR="00080904" w:rsidRPr="005C1263">
        <w:rPr>
          <w:highlight w:val="yellow"/>
          <w:rPrChange w:id="92" w:author="Donna" w:date="2018-03-13T08:39:00Z">
            <w:rPr/>
          </w:rPrChange>
        </w:rPr>
        <w:t>MUST be</w:t>
      </w:r>
      <w:r w:rsidRPr="005C1263">
        <w:rPr>
          <w:highlight w:val="yellow"/>
          <w:rPrChange w:id="93" w:author="Donna" w:date="2018-03-13T08:39:00Z">
            <w:rPr/>
          </w:rPrChange>
        </w:rPr>
        <w:t xml:space="preserve"> sent as part of the channel metadata, </w:t>
      </w:r>
      <w:r w:rsidR="00FA0391" w:rsidRPr="005C1263">
        <w:rPr>
          <w:highlight w:val="yellow"/>
          <w:rPrChange w:id="94" w:author="Donna" w:date="2018-03-13T08:39:00Z">
            <w:rPr/>
          </w:rPrChange>
        </w:rPr>
        <w:t xml:space="preserve">because </w:t>
      </w:r>
      <w:r w:rsidRPr="005C1263">
        <w:rPr>
          <w:highlight w:val="yellow"/>
          <w:rPrChange w:id="95" w:author="Donna" w:date="2018-03-13T08:39:00Z">
            <w:rPr/>
          </w:rPrChange>
        </w:rPr>
        <w:t>it applies to the entire set of data, not just a portion.</w:t>
      </w:r>
      <w:r w:rsidR="00080904" w:rsidRPr="005C1263">
        <w:rPr>
          <w:highlight w:val="yellow"/>
          <w:rPrChange w:id="96" w:author="Donna" w:date="2018-03-13T08:39:00Z">
            <w:rPr/>
          </w:rPrChange>
        </w:rPr>
        <w:t xml:space="preserve"> This WITSML XML document is attached as a domainObject to the ChannelMetadata message.</w:t>
      </w:r>
    </w:p>
    <w:p w14:paraId="0D6645AA" w14:textId="60943ED0" w:rsidR="00080904" w:rsidRDefault="00080904" w:rsidP="00DF2F82">
      <w:pPr>
        <w:pStyle w:val="BodyText1"/>
      </w:pPr>
      <w:r w:rsidRPr="005C1263">
        <w:rPr>
          <w:highlight w:val="yellow"/>
          <w:rPrChange w:id="97" w:author="Donna" w:date="2018-03-13T08:38:00Z">
            <w:rPr/>
          </w:rPrChange>
        </w:rPr>
        <w:t xml:space="preserve">It is not necessary to send a new ChannelMetadata record each time any attribute of the header domain data object is changed in the store. Even though a ChannelDescribe is a subscription to changes, the only changes </w:t>
      </w:r>
      <w:r w:rsidR="00FA0391" w:rsidRPr="005C1263">
        <w:rPr>
          <w:highlight w:val="yellow"/>
          <w:rPrChange w:id="98" w:author="Donna" w:date="2018-03-13T08:38:00Z">
            <w:rPr/>
          </w:rPrChange>
        </w:rPr>
        <w:t>that</w:t>
      </w:r>
      <w:r w:rsidRPr="005C1263">
        <w:rPr>
          <w:highlight w:val="yellow"/>
          <w:rPrChange w:id="99" w:author="Donna" w:date="2018-03-13T08:38:00Z">
            <w:rPr/>
          </w:rPrChange>
        </w:rPr>
        <w:t xml:space="preserve"> should cause the sending of a new ChannelMetadata record </w:t>
      </w:r>
      <w:r w:rsidR="00F34045" w:rsidRPr="005C1263">
        <w:rPr>
          <w:highlight w:val="yellow"/>
          <w:rPrChange w:id="100" w:author="Donna" w:date="2018-03-13T08:38:00Z">
            <w:rPr/>
          </w:rPrChange>
        </w:rPr>
        <w:t>is</w:t>
      </w:r>
      <w:r w:rsidRPr="005C1263">
        <w:rPr>
          <w:highlight w:val="yellow"/>
          <w:rPrChange w:id="101" w:author="Donna" w:date="2018-03-13T08:38:00Z">
            <w:rPr/>
          </w:rPrChange>
        </w:rPr>
        <w:t xml:space="preserve"> the addition or deletion of a Channel.</w:t>
      </w:r>
      <w:r w:rsidR="0099745E" w:rsidRPr="005C1263">
        <w:rPr>
          <w:highlight w:val="yellow"/>
          <w:rPrChange w:id="102" w:author="Donna" w:date="2018-03-13T08:38:00Z">
            <w:rPr/>
          </w:rPrChange>
        </w:rPr>
        <w:t xml:space="preserve"> If </w:t>
      </w:r>
      <w:r w:rsidR="000B7BB1" w:rsidRPr="005C1263">
        <w:rPr>
          <w:highlight w:val="yellow"/>
          <w:rPrChange w:id="103" w:author="Donna" w:date="2018-03-13T08:38:00Z">
            <w:rPr/>
          </w:rPrChange>
        </w:rPr>
        <w:t xml:space="preserve">the </w:t>
      </w:r>
      <w:r w:rsidR="00765CD7" w:rsidRPr="005C1263">
        <w:rPr>
          <w:highlight w:val="yellow"/>
          <w:rPrChange w:id="104" w:author="Donna" w:date="2018-03-13T08:38:00Z">
            <w:rPr/>
          </w:rPrChange>
        </w:rPr>
        <w:t>consumer</w:t>
      </w:r>
      <w:r w:rsidR="000B7BB1" w:rsidRPr="005C1263">
        <w:rPr>
          <w:highlight w:val="yellow"/>
          <w:rPrChange w:id="105" w:author="Donna" w:date="2018-03-13T08:38:00Z">
            <w:rPr/>
          </w:rPrChange>
        </w:rPr>
        <w:t xml:space="preserve"> wants </w:t>
      </w:r>
      <w:r w:rsidR="0099745E" w:rsidRPr="005C1263">
        <w:rPr>
          <w:highlight w:val="yellow"/>
          <w:rPrChange w:id="106" w:author="Donna" w:date="2018-03-13T08:38:00Z">
            <w:rPr/>
          </w:rPrChange>
        </w:rPr>
        <w:t xml:space="preserve">an update to the metadata, </w:t>
      </w:r>
      <w:r w:rsidR="000B7BB1" w:rsidRPr="005C1263">
        <w:rPr>
          <w:highlight w:val="yellow"/>
          <w:rPrChange w:id="107" w:author="Donna" w:date="2018-03-13T08:38:00Z">
            <w:rPr/>
          </w:rPrChange>
        </w:rPr>
        <w:t xml:space="preserve">then the </w:t>
      </w:r>
      <w:r w:rsidR="00765CD7" w:rsidRPr="005C1263">
        <w:rPr>
          <w:highlight w:val="yellow"/>
          <w:rPrChange w:id="108" w:author="Donna" w:date="2018-03-13T08:38:00Z">
            <w:rPr/>
          </w:rPrChange>
        </w:rPr>
        <w:t>consumer</w:t>
      </w:r>
      <w:r w:rsidR="000B7BB1" w:rsidRPr="005C1263">
        <w:rPr>
          <w:highlight w:val="yellow"/>
          <w:rPrChange w:id="109" w:author="Donna" w:date="2018-03-13T08:38:00Z">
            <w:rPr/>
          </w:rPrChange>
        </w:rPr>
        <w:t xml:space="preserve"> </w:t>
      </w:r>
      <w:r w:rsidR="00D40823" w:rsidRPr="005C1263">
        <w:rPr>
          <w:highlight w:val="yellow"/>
          <w:rPrChange w:id="110" w:author="Donna" w:date="2018-03-13T08:38:00Z">
            <w:rPr/>
          </w:rPrChange>
        </w:rPr>
        <w:t xml:space="preserve">must </w:t>
      </w:r>
      <w:r w:rsidR="0099745E" w:rsidRPr="005C1263">
        <w:rPr>
          <w:highlight w:val="yellow"/>
          <w:rPrChange w:id="111" w:author="Donna" w:date="2018-03-13T08:38:00Z">
            <w:rPr/>
          </w:rPrChange>
        </w:rPr>
        <w:t>issue a new ChannelDescribe message.</w:t>
      </w:r>
    </w:p>
    <w:p w14:paraId="5CBB84C7" w14:textId="595F86D6" w:rsidR="00B32ABA" w:rsidRDefault="00716DBA" w:rsidP="003F3771">
      <w:pPr>
        <w:pStyle w:val="Heading3"/>
      </w:pPr>
      <w:bookmarkStart w:id="112" w:name="_Toc495651909"/>
      <w:r>
        <w:t>Getting</w:t>
      </w:r>
      <w:r w:rsidR="003F52C5">
        <w:t xml:space="preserve"> Historical </w:t>
      </w:r>
      <w:r>
        <w:t>Channel (Log) Data</w:t>
      </w:r>
      <w:bookmarkEnd w:id="112"/>
    </w:p>
    <w:p w14:paraId="1A705A8C" w14:textId="5F6F8E1C" w:rsidR="003F52C5" w:rsidRPr="003F3771" w:rsidRDefault="00716DBA" w:rsidP="003F52C5">
      <w:pPr>
        <w:pStyle w:val="BodyText1"/>
        <w:rPr>
          <w:lang w:eastAsia="en-US"/>
        </w:rPr>
      </w:pPr>
      <w:r>
        <w:t xml:space="preserve">To retrieve historical channel data, </w:t>
      </w:r>
      <w:r w:rsidR="003F52C5">
        <w:t xml:space="preserve">use ChannelRangeRequest (see Section </w:t>
      </w:r>
      <w:r w:rsidR="003F52C5">
        <w:fldChar w:fldCharType="begin"/>
      </w:r>
      <w:r w:rsidR="003F52C5">
        <w:instrText xml:space="preserve"> REF _Ref494957223 \r \h </w:instrText>
      </w:r>
      <w:r w:rsidR="003F52C5">
        <w:fldChar w:fldCharType="separate"/>
      </w:r>
      <w:r w:rsidR="003F52C5">
        <w:t>4.2.7</w:t>
      </w:r>
      <w:r w:rsidR="003F52C5">
        <w:fldChar w:fldCharType="end"/>
      </w:r>
      <w:r w:rsidR="003F52C5">
        <w:t xml:space="preserve">). </w:t>
      </w:r>
      <w:r>
        <w:t>When Protocol 2 is available, you can use it</w:t>
      </w:r>
      <w:r w:rsidR="002466E9">
        <w:t xml:space="preserve"> to retrieve historical channel data</w:t>
      </w:r>
      <w:r>
        <w:t xml:space="preserve">. </w:t>
      </w:r>
    </w:p>
    <w:p w14:paraId="64B559BB" w14:textId="04DC6011" w:rsidR="00B154E4" w:rsidRDefault="0095788D" w:rsidP="008D4805">
      <w:pPr>
        <w:pStyle w:val="Heading2"/>
      </w:pPr>
      <w:bookmarkStart w:id="113" w:name="_Toc495651910"/>
      <w:bookmarkStart w:id="114" w:name="_Ref482704678"/>
      <w:bookmarkStart w:id="115" w:name="_Ref482706870"/>
      <w:r>
        <w:t xml:space="preserve">Example: </w:t>
      </w:r>
      <w:r w:rsidR="00B154E4">
        <w:t xml:space="preserve">Streaming </w:t>
      </w:r>
      <w:r w:rsidR="001C154E">
        <w:t>Log Channel Data</w:t>
      </w:r>
      <w:bookmarkEnd w:id="113"/>
    </w:p>
    <w:p w14:paraId="5A7393DF" w14:textId="75842025" w:rsidR="00B154E4" w:rsidRPr="00B37398" w:rsidRDefault="009E5C30" w:rsidP="00E8469A">
      <w:pPr>
        <w:pStyle w:val="BodyText1"/>
      </w:pPr>
      <w:r>
        <w:t xml:space="preserve">Sections </w:t>
      </w:r>
      <w:r>
        <w:fldChar w:fldCharType="begin"/>
      </w:r>
      <w:r>
        <w:instrText xml:space="preserve"> REF _Ref490570761 \w \h </w:instrText>
      </w:r>
      <w:r>
        <w:fldChar w:fldCharType="separate"/>
      </w:r>
      <w:r>
        <w:t>4.2.1</w:t>
      </w:r>
      <w:r>
        <w:fldChar w:fldCharType="end"/>
      </w:r>
      <w:r>
        <w:t xml:space="preserve"> through </w:t>
      </w:r>
      <w:r>
        <w:fldChar w:fldCharType="begin"/>
      </w:r>
      <w:r>
        <w:instrText xml:space="preserve"> REF _Ref490570767 \w \h </w:instrText>
      </w:r>
      <w:r>
        <w:fldChar w:fldCharType="separate"/>
      </w:r>
      <w:r>
        <w:t>4.2.6</w:t>
      </w:r>
      <w:r>
        <w:fldChar w:fldCharType="end"/>
      </w:r>
      <w:r w:rsidR="001A0DB7">
        <w:t xml:space="preserve"> </w:t>
      </w:r>
      <w:r w:rsidR="00CD3BE2">
        <w:t>are an example of how</w:t>
      </w:r>
      <w:r w:rsidR="00E8469A">
        <w:t xml:space="preserve"> to stream a log</w:t>
      </w:r>
      <w:r w:rsidR="0095788D">
        <w:t>; the heading names refer to the name of the message used</w:t>
      </w:r>
      <w:r w:rsidR="006765D5">
        <w:t>.</w:t>
      </w:r>
      <w:r>
        <w:t xml:space="preserve"> Section </w:t>
      </w:r>
      <w:r>
        <w:fldChar w:fldCharType="begin"/>
      </w:r>
      <w:r>
        <w:instrText xml:space="preserve"> REF _Ref490570712 \w \h </w:instrText>
      </w:r>
      <w:r>
        <w:fldChar w:fldCharType="separate"/>
      </w:r>
      <w:r>
        <w:t>4.2.7</w:t>
      </w:r>
      <w:r>
        <w:fldChar w:fldCharType="end"/>
      </w:r>
      <w:r>
        <w:t xml:space="preserve"> is an example of how to do a channel change request. </w:t>
      </w:r>
    </w:p>
    <w:p w14:paraId="61348E4B" w14:textId="1E225C8A" w:rsidR="00E81BFF" w:rsidRDefault="00E81BFF" w:rsidP="00E81BFF">
      <w:pPr>
        <w:pStyle w:val="Heading3"/>
      </w:pPr>
      <w:bookmarkStart w:id="116" w:name="_Ref490570761"/>
      <w:bookmarkStart w:id="117" w:name="_Toc495651911"/>
      <w:r>
        <w:lastRenderedPageBreak/>
        <w:t>Start</w:t>
      </w:r>
      <w:bookmarkEnd w:id="116"/>
      <w:r w:rsidR="007B05F8">
        <w:t xml:space="preserve"> Message</w:t>
      </w:r>
      <w:bookmarkEnd w:id="117"/>
    </w:p>
    <w:p w14:paraId="62FDF189" w14:textId="32A83963" w:rsidR="00D40823" w:rsidRPr="00D40823" w:rsidRDefault="00D40823" w:rsidP="00D40823">
      <w:pPr>
        <w:pStyle w:val="BodyText1"/>
        <w:rPr>
          <w:lang w:eastAsia="en-US"/>
        </w:rPr>
      </w:pPr>
      <w:r>
        <w:t>To begin a channel streaming session</w:t>
      </w:r>
      <w:r w:rsidR="00CD3BE2">
        <w:t xml:space="preserve">, the consumer </w:t>
      </w:r>
      <w:r w:rsidR="00AF313B">
        <w:t>must send</w:t>
      </w:r>
      <w:r w:rsidR="00CD3BE2">
        <w:t xml:space="preserve"> a</w:t>
      </w:r>
      <w:r>
        <w:t xml:space="preserve"> Start message to the producer as shown in the example</w:t>
      </w:r>
      <w:r w:rsidR="00CD3BE2">
        <w:t xml:space="preserve"> message below</w:t>
      </w:r>
      <w:r>
        <w:t>, which also uses these example parameters:</w:t>
      </w:r>
    </w:p>
    <w:tbl>
      <w:tblPr>
        <w:tblStyle w:val="TableGrid3"/>
        <w:tblW w:w="0" w:type="auto"/>
        <w:tblInd w:w="355" w:type="dxa"/>
        <w:tblLook w:val="04A0" w:firstRow="1" w:lastRow="0" w:firstColumn="1" w:lastColumn="0" w:noHBand="0" w:noVBand="1"/>
      </w:tblPr>
      <w:tblGrid>
        <w:gridCol w:w="2340"/>
        <w:gridCol w:w="2340"/>
      </w:tblGrid>
      <w:tr w:rsidR="00E81BFF" w:rsidRPr="002525CE" w14:paraId="78974F49" w14:textId="77777777" w:rsidTr="002E3110">
        <w:trPr>
          <w:tblHeader/>
        </w:trPr>
        <w:tc>
          <w:tcPr>
            <w:tcW w:w="2340" w:type="dxa"/>
            <w:shd w:val="clear" w:color="auto" w:fill="C4BC96"/>
          </w:tcPr>
          <w:p w14:paraId="3843CF41" w14:textId="77777777" w:rsidR="00E81BFF" w:rsidRPr="002525CE" w:rsidRDefault="00E81BFF" w:rsidP="008A7D6B">
            <w:pPr>
              <w:pStyle w:val="TableHeading"/>
            </w:pPr>
            <w:r w:rsidRPr="002525CE">
              <w:t>Property Name</w:t>
            </w:r>
          </w:p>
        </w:tc>
        <w:tc>
          <w:tcPr>
            <w:tcW w:w="2340" w:type="dxa"/>
            <w:shd w:val="clear" w:color="auto" w:fill="C4BC96"/>
          </w:tcPr>
          <w:p w14:paraId="1C72BBB2" w14:textId="77777777" w:rsidR="00E81BFF" w:rsidRPr="002525CE" w:rsidRDefault="00E81BFF" w:rsidP="008A7D6B">
            <w:pPr>
              <w:pStyle w:val="TableHeading"/>
            </w:pPr>
            <w:r w:rsidRPr="002525CE">
              <w:t>Example</w:t>
            </w:r>
          </w:p>
        </w:tc>
      </w:tr>
      <w:tr w:rsidR="00E81BFF" w:rsidRPr="002525CE" w14:paraId="583A87B5" w14:textId="77777777" w:rsidTr="002E3110">
        <w:tc>
          <w:tcPr>
            <w:tcW w:w="2340" w:type="dxa"/>
          </w:tcPr>
          <w:p w14:paraId="5FC9A97D" w14:textId="77777777" w:rsidR="00E81BFF" w:rsidRPr="002525CE" w:rsidRDefault="00E81BFF" w:rsidP="008A7D6B">
            <w:pPr>
              <w:pStyle w:val="TableText"/>
            </w:pPr>
            <w:r w:rsidRPr="002525CE">
              <w:t>maxDataItems</w:t>
            </w:r>
          </w:p>
        </w:tc>
        <w:tc>
          <w:tcPr>
            <w:tcW w:w="2340" w:type="dxa"/>
          </w:tcPr>
          <w:p w14:paraId="567817EB" w14:textId="77777777" w:rsidR="00E81BFF" w:rsidRPr="002525CE" w:rsidRDefault="00E81BFF" w:rsidP="008A7D6B">
            <w:pPr>
              <w:pStyle w:val="TableText"/>
            </w:pPr>
            <w:r w:rsidRPr="002525CE">
              <w:t>50</w:t>
            </w:r>
          </w:p>
        </w:tc>
      </w:tr>
      <w:tr w:rsidR="00E81BFF" w:rsidRPr="002525CE" w14:paraId="26C48312" w14:textId="77777777" w:rsidTr="002E3110">
        <w:tc>
          <w:tcPr>
            <w:tcW w:w="2340" w:type="dxa"/>
          </w:tcPr>
          <w:p w14:paraId="587515D3" w14:textId="77777777" w:rsidR="00E81BFF" w:rsidRPr="002525CE" w:rsidRDefault="00E81BFF" w:rsidP="008A7D6B">
            <w:pPr>
              <w:pStyle w:val="TableText"/>
            </w:pPr>
            <w:r w:rsidRPr="002525CE">
              <w:t>maxMessageRate [ms]</w:t>
            </w:r>
          </w:p>
        </w:tc>
        <w:tc>
          <w:tcPr>
            <w:tcW w:w="2340" w:type="dxa"/>
          </w:tcPr>
          <w:p w14:paraId="1ED32F26" w14:textId="77777777" w:rsidR="00E81BFF" w:rsidRPr="002525CE" w:rsidRDefault="00E81BFF" w:rsidP="008A7D6B">
            <w:pPr>
              <w:pStyle w:val="TableText"/>
            </w:pPr>
            <w:r w:rsidRPr="002525CE">
              <w:t>2000</w:t>
            </w:r>
          </w:p>
        </w:tc>
      </w:tr>
    </w:tbl>
    <w:p w14:paraId="2D6A341E" w14:textId="77777777" w:rsidR="00E81BFF" w:rsidRDefault="00E81BFF" w:rsidP="008A7D6B">
      <w:pPr>
        <w:pStyle w:val="BodyText1"/>
      </w:pPr>
    </w:p>
    <w:p w14:paraId="5BE52134" w14:textId="77777777" w:rsidR="00E81BFF" w:rsidRDefault="00E81BFF" w:rsidP="008A7D6B">
      <w:pPr>
        <w:pStyle w:val="CodeExample"/>
      </w:pPr>
      <w:r>
        <w:rPr>
          <w:color w:val="008000"/>
        </w:rPr>
        <w:t>// [91e2682e-5f0a-44bc-86fb-2ba708e78f7f] Message sent at 2017-08-12 10:47:26.8676</w:t>
      </w:r>
      <w:r>
        <w:br/>
        <w:t>{"protocol":</w:t>
      </w:r>
      <w:r>
        <w:rPr>
          <w:color w:val="00008B"/>
        </w:rPr>
        <w:t>1</w:t>
      </w:r>
      <w:r>
        <w:t>,"messageType":</w:t>
      </w:r>
      <w:r>
        <w:rPr>
          <w:color w:val="00008B"/>
        </w:rPr>
        <w:t>0</w:t>
      </w:r>
      <w:r>
        <w:t>,"correlationId":</w:t>
      </w:r>
      <w:r>
        <w:rPr>
          <w:color w:val="00008B"/>
        </w:rPr>
        <w:t>0</w:t>
      </w:r>
      <w:r>
        <w:t>,"messageId":</w:t>
      </w:r>
      <w:r>
        <w:rPr>
          <w:color w:val="00008B"/>
        </w:rPr>
        <w:t>8</w:t>
      </w:r>
      <w:r>
        <w:t>,"messageFlags":</w:t>
      </w:r>
      <w:r>
        <w:rPr>
          <w:color w:val="00008B"/>
        </w:rPr>
        <w:t>0</w:t>
      </w:r>
      <w:r>
        <w:t>}</w:t>
      </w:r>
      <w:r>
        <w:br/>
        <w:t>{</w:t>
      </w:r>
      <w:r>
        <w:br/>
        <w:t xml:space="preserve">  "maxMessageRate": </w:t>
      </w:r>
      <w:r>
        <w:rPr>
          <w:color w:val="00008B"/>
        </w:rPr>
        <w:t>2000</w:t>
      </w:r>
      <w:r>
        <w:t>,</w:t>
      </w:r>
      <w:r>
        <w:br/>
        <w:t xml:space="preserve">  "maxDataItems": </w:t>
      </w:r>
      <w:r>
        <w:rPr>
          <w:color w:val="00008B"/>
        </w:rPr>
        <w:t>50</w:t>
      </w:r>
      <w:r>
        <w:br/>
        <w:t>}</w:t>
      </w:r>
    </w:p>
    <w:p w14:paraId="50DF919A" w14:textId="77777777" w:rsidR="005B1153" w:rsidRDefault="005B1153" w:rsidP="005B1153">
      <w:pPr>
        <w:pStyle w:val="BodyText1"/>
      </w:pPr>
    </w:p>
    <w:p w14:paraId="7A02DC12" w14:textId="77777777" w:rsidR="005B1153" w:rsidRDefault="005B1153" w:rsidP="005B1153">
      <w:pPr>
        <w:pStyle w:val="BodyText1"/>
      </w:pPr>
      <w:r>
        <w:t xml:space="preserve">NOTE: After receiving a Start message, a simple-streamer producer immediately sends channel metadata and begins streaming channel data messages to the consumer. </w:t>
      </w:r>
    </w:p>
    <w:p w14:paraId="5AC19E37" w14:textId="18FC994B" w:rsidR="005B1153" w:rsidRDefault="005B1153" w:rsidP="005B1153">
      <w:pPr>
        <w:pStyle w:val="BodyText1"/>
      </w:pPr>
      <w:r>
        <w:t xml:space="preserve">A non-simple producer </w:t>
      </w:r>
      <w:r w:rsidR="00CD3BE2">
        <w:t>must wait</w:t>
      </w:r>
      <w:r>
        <w:t xml:space="preserve"> until it </w:t>
      </w:r>
      <w:r w:rsidR="00CD3BE2">
        <w:t>receives</w:t>
      </w:r>
      <w:r>
        <w:t xml:space="preserve"> ChannelDescribe message(s) to respond with channel metadata and then needs a ChannelStreamingStart message before </w:t>
      </w:r>
      <w:r w:rsidR="00CD3BE2">
        <w:t>it can send</w:t>
      </w:r>
      <w:r>
        <w:t xml:space="preserve"> </w:t>
      </w:r>
      <w:r w:rsidR="00CD3BE2">
        <w:t xml:space="preserve">channel data, as explained in the next sections. </w:t>
      </w:r>
    </w:p>
    <w:p w14:paraId="0037B5AA" w14:textId="2744D421" w:rsidR="00E81BFF" w:rsidRDefault="00E81BFF" w:rsidP="00E81BFF">
      <w:pPr>
        <w:pStyle w:val="Heading3"/>
      </w:pPr>
      <w:bookmarkStart w:id="118" w:name="_Toc495651912"/>
      <w:r>
        <w:t>ChannelDescribe</w:t>
      </w:r>
      <w:r w:rsidR="007B05F8">
        <w:t xml:space="preserve"> Message</w:t>
      </w:r>
      <w:bookmarkEnd w:id="118"/>
    </w:p>
    <w:p w14:paraId="0DF53510" w14:textId="2CF5B00C" w:rsidR="00D40823" w:rsidRPr="00D40823" w:rsidRDefault="00D40823" w:rsidP="00D40823">
      <w:pPr>
        <w:pStyle w:val="BodyText1"/>
        <w:rPr>
          <w:lang w:eastAsia="en-US"/>
        </w:rPr>
      </w:pPr>
      <w:r>
        <w:t xml:space="preserve">To retrieve channel metadata from </w:t>
      </w:r>
      <w:r w:rsidR="00CD3BE2">
        <w:t xml:space="preserve">a </w:t>
      </w:r>
      <w:r>
        <w:t xml:space="preserve">non-simple producer, </w:t>
      </w:r>
      <w:r w:rsidR="00CD3BE2">
        <w:t xml:space="preserve">the consumer must </w:t>
      </w:r>
      <w:r>
        <w:t xml:space="preserve">send a ChannelDescribe message. Below </w:t>
      </w:r>
      <w:r w:rsidR="00CD3BE2">
        <w:t xml:space="preserve">is an </w:t>
      </w:r>
      <w:r>
        <w:t xml:space="preserve">example </w:t>
      </w:r>
      <w:r w:rsidR="00CD3BE2">
        <w:t xml:space="preserve">ChannelDescribe </w:t>
      </w:r>
      <w:r>
        <w:t>messages for this example URI:</w:t>
      </w:r>
    </w:p>
    <w:tbl>
      <w:tblPr>
        <w:tblStyle w:val="TableGrid4"/>
        <w:tblW w:w="0" w:type="auto"/>
        <w:tblInd w:w="355" w:type="dxa"/>
        <w:tblLook w:val="04A0" w:firstRow="1" w:lastRow="0" w:firstColumn="1" w:lastColumn="0" w:noHBand="0" w:noVBand="1"/>
      </w:tblPr>
      <w:tblGrid>
        <w:gridCol w:w="2610"/>
        <w:gridCol w:w="6387"/>
      </w:tblGrid>
      <w:tr w:rsidR="00E81BFF" w:rsidRPr="002525CE" w14:paraId="4C09E0A6" w14:textId="77777777" w:rsidTr="002E3110">
        <w:tc>
          <w:tcPr>
            <w:tcW w:w="2610" w:type="dxa"/>
            <w:shd w:val="clear" w:color="auto" w:fill="C4BC96"/>
          </w:tcPr>
          <w:p w14:paraId="7440F234" w14:textId="77777777" w:rsidR="00E81BFF" w:rsidRPr="002525CE" w:rsidRDefault="00E81BFF" w:rsidP="008A7D6B">
            <w:pPr>
              <w:pStyle w:val="TableHeading"/>
            </w:pPr>
            <w:r w:rsidRPr="002525CE">
              <w:t>Property Name</w:t>
            </w:r>
          </w:p>
        </w:tc>
        <w:tc>
          <w:tcPr>
            <w:tcW w:w="6387" w:type="dxa"/>
            <w:shd w:val="clear" w:color="auto" w:fill="C4BC96"/>
          </w:tcPr>
          <w:p w14:paraId="7A989E9D" w14:textId="77777777" w:rsidR="00E81BFF" w:rsidRPr="002525CE" w:rsidRDefault="00E81BFF" w:rsidP="008A7D6B">
            <w:pPr>
              <w:pStyle w:val="TableHeading"/>
            </w:pPr>
            <w:r w:rsidRPr="002525CE">
              <w:t>Example</w:t>
            </w:r>
          </w:p>
        </w:tc>
      </w:tr>
      <w:tr w:rsidR="00E81BFF" w:rsidRPr="002525CE" w14:paraId="3D2F4D9E" w14:textId="77777777" w:rsidTr="002E3110">
        <w:tc>
          <w:tcPr>
            <w:tcW w:w="2610" w:type="dxa"/>
          </w:tcPr>
          <w:p w14:paraId="31FC24A3" w14:textId="77777777" w:rsidR="00E81BFF" w:rsidRPr="002525CE" w:rsidRDefault="00E81BFF" w:rsidP="008A7D6B">
            <w:pPr>
              <w:pStyle w:val="TableText"/>
            </w:pPr>
            <w:r w:rsidRPr="002525CE">
              <w:t>uris</w:t>
            </w:r>
          </w:p>
        </w:tc>
        <w:tc>
          <w:tcPr>
            <w:tcW w:w="6387" w:type="dxa"/>
          </w:tcPr>
          <w:p w14:paraId="31163D02" w14:textId="77777777" w:rsidR="00E81BFF" w:rsidRPr="002525CE" w:rsidRDefault="00E81BFF" w:rsidP="008A7D6B">
            <w:pPr>
              <w:pStyle w:val="TableText"/>
            </w:pPr>
            <w:r w:rsidRPr="002525CE">
              <w:t>[</w:t>
            </w:r>
            <w:r>
              <w:t xml:space="preserve"> </w:t>
            </w:r>
            <w:r w:rsidRPr="002525CE">
              <w:t>eml://witsml20/ChannelSet(21b0c388-5a5d-4153-9759-b112e3042339) ]</w:t>
            </w:r>
          </w:p>
        </w:tc>
      </w:tr>
    </w:tbl>
    <w:p w14:paraId="5E5E2236" w14:textId="77777777" w:rsidR="00E81BFF" w:rsidRDefault="00E81BFF" w:rsidP="008A7D6B">
      <w:pPr>
        <w:pStyle w:val="BodyText1"/>
      </w:pPr>
    </w:p>
    <w:p w14:paraId="5AC182B5" w14:textId="77777777" w:rsidR="00E81BFF" w:rsidRDefault="00E81BFF" w:rsidP="008A7D6B">
      <w:pPr>
        <w:pStyle w:val="CodeExample"/>
      </w:pPr>
      <w:r>
        <w:rPr>
          <w:color w:val="008000"/>
        </w:rPr>
        <w:t>// [91e2682e-5f0a-44bc-86fb-2ba708e78f7f] Message sent at 2017-08-12 10:47:33.7457</w:t>
      </w:r>
      <w:r>
        <w:br/>
        <w:t>{"protocol":</w:t>
      </w:r>
      <w:r>
        <w:rPr>
          <w:color w:val="00008B"/>
        </w:rPr>
        <w:t>1</w:t>
      </w:r>
      <w:r>
        <w:t>,"messageType":</w:t>
      </w:r>
      <w:r>
        <w:rPr>
          <w:color w:val="00008B"/>
        </w:rPr>
        <w:t>1</w:t>
      </w:r>
      <w:r>
        <w:t>,"correlationId":</w:t>
      </w:r>
      <w:r>
        <w:rPr>
          <w:color w:val="00008B"/>
        </w:rPr>
        <w:t>0</w:t>
      </w:r>
      <w:r>
        <w:t>,"messageId":</w:t>
      </w:r>
      <w:r>
        <w:rPr>
          <w:color w:val="00008B"/>
        </w:rPr>
        <w:t>9</w:t>
      </w:r>
      <w:r>
        <w:t>,"messageFlags":</w:t>
      </w:r>
      <w:r>
        <w:rPr>
          <w:color w:val="00008B"/>
        </w:rPr>
        <w:t>0</w:t>
      </w:r>
      <w:r>
        <w:t>}</w:t>
      </w:r>
      <w:r>
        <w:br/>
        <w:t>{</w:t>
      </w:r>
      <w:r>
        <w:br/>
        <w:t>  "uris": [</w:t>
      </w:r>
      <w:r>
        <w:br/>
        <w:t>    "eml://witsml20/ChannelSet(21b0c388-5a5d-4153-9759-b112e3042339)"</w:t>
      </w:r>
      <w:r>
        <w:br/>
        <w:t>  ]</w:t>
      </w:r>
      <w:r>
        <w:br/>
        <w:t>}</w:t>
      </w:r>
    </w:p>
    <w:p w14:paraId="4CC05190" w14:textId="168AC018" w:rsidR="00E81BFF" w:rsidRDefault="00E81BFF" w:rsidP="00E81BFF">
      <w:pPr>
        <w:pStyle w:val="Heading3"/>
      </w:pPr>
      <w:bookmarkStart w:id="119" w:name="_Toc495651913"/>
      <w:commentRangeStart w:id="120"/>
      <w:r>
        <w:t>ChannelMetadata</w:t>
      </w:r>
      <w:r w:rsidR="007B05F8">
        <w:t xml:space="preserve"> Message</w:t>
      </w:r>
      <w:bookmarkEnd w:id="119"/>
      <w:commentRangeEnd w:id="120"/>
      <w:r w:rsidR="00DF4371">
        <w:rPr>
          <w:rStyle w:val="CommentReference"/>
          <w:rFonts w:cs="Times New Roman"/>
          <w:b w:val="0"/>
          <w:bCs w:val="0"/>
        </w:rPr>
        <w:commentReference w:id="120"/>
      </w:r>
    </w:p>
    <w:p w14:paraId="5C535E1D" w14:textId="0A4D871E" w:rsidR="00E81BFF" w:rsidRPr="00E81BFF" w:rsidRDefault="001A0DB7" w:rsidP="008A7D6B">
      <w:pPr>
        <w:pStyle w:val="BodyText1"/>
        <w:rPr>
          <w:lang w:eastAsia="en-US"/>
        </w:rPr>
      </w:pPr>
      <w:r>
        <w:rPr>
          <w:lang w:eastAsia="en-US"/>
        </w:rPr>
        <w:t>T</w:t>
      </w:r>
      <w:r w:rsidR="00CD3BE2">
        <w:rPr>
          <w:lang w:eastAsia="en-US"/>
        </w:rPr>
        <w:t>he producer replies to ChannelDescribe message</w:t>
      </w:r>
      <w:r>
        <w:rPr>
          <w:lang w:eastAsia="en-US"/>
        </w:rPr>
        <w:t xml:space="preserve"> </w:t>
      </w:r>
      <w:r w:rsidR="00CD3BE2">
        <w:rPr>
          <w:lang w:eastAsia="en-US"/>
        </w:rPr>
        <w:t>with the</w:t>
      </w:r>
      <w:r w:rsidR="00D712F4">
        <w:rPr>
          <w:lang w:eastAsia="en-US"/>
        </w:rPr>
        <w:t xml:space="preserve"> following</w:t>
      </w:r>
      <w:r>
        <w:rPr>
          <w:lang w:eastAsia="en-US"/>
        </w:rPr>
        <w:t xml:space="preserve"> ChannelMetatdata message</w:t>
      </w:r>
      <w:r w:rsidR="00D712F4">
        <w:rPr>
          <w:lang w:eastAsia="en-US"/>
        </w:rPr>
        <w:t>; below, see the tables that show mappings for channel and index metadata and the domain object XML.</w:t>
      </w:r>
      <w:r w:rsidR="004E2871">
        <w:rPr>
          <w:lang w:eastAsia="en-US"/>
        </w:rPr>
        <w:t xml:space="preserve"> NOTE: </w:t>
      </w:r>
      <w:r w:rsidR="002466E9">
        <w:rPr>
          <w:lang w:eastAsia="en-US"/>
        </w:rPr>
        <w:t>As shown in the example, a</w:t>
      </w:r>
      <w:r w:rsidR="004E2871">
        <w:rPr>
          <w:lang w:eastAsia="en-US"/>
        </w:rPr>
        <w:t xml:space="preserve"> channel must be unique within the context of a server, so the channel URI requires a UUID. The channel index refers to the type of index for the channel (either time, depth or both) so the channel index URI does not require a UUID. </w:t>
      </w:r>
    </w:p>
    <w:p w14:paraId="0905EC2A" w14:textId="68D21AA2" w:rsidR="00E81BFF" w:rsidRDefault="00E81BFF" w:rsidP="008A7D6B">
      <w:pPr>
        <w:pStyle w:val="CodeExample"/>
      </w:pPr>
      <w:r>
        <w:rPr>
          <w:color w:val="008000"/>
        </w:rPr>
        <w:t>// [91e2682e-5f0a-44bc-86fb-2ba708e78f7f] Message received at 2017-08-12 10:47:59.2218</w:t>
      </w:r>
      <w:r>
        <w:br/>
        <w:t>{"protocol":</w:t>
      </w:r>
      <w:r>
        <w:rPr>
          <w:color w:val="00008B"/>
        </w:rPr>
        <w:t>1</w:t>
      </w:r>
      <w:r>
        <w:t>,"messageType":</w:t>
      </w:r>
      <w:r>
        <w:rPr>
          <w:color w:val="00008B"/>
        </w:rPr>
        <w:t>2</w:t>
      </w:r>
      <w:r>
        <w:t>,"correlationId":</w:t>
      </w:r>
      <w:r>
        <w:rPr>
          <w:color w:val="00008B"/>
        </w:rPr>
        <w:t>9</w:t>
      </w:r>
      <w:r>
        <w:t>,"messageId":</w:t>
      </w:r>
      <w:r>
        <w:rPr>
          <w:color w:val="00008B"/>
        </w:rPr>
        <w:t>25</w:t>
      </w:r>
      <w:r>
        <w:t>,"messageFlags":</w:t>
      </w:r>
      <w:r>
        <w:rPr>
          <w:color w:val="00008B"/>
        </w:rPr>
        <w:t>3</w:t>
      </w:r>
      <w:r>
        <w:t>}</w:t>
      </w:r>
      <w:r>
        <w:br/>
        <w:t>{</w:t>
      </w:r>
      <w:r>
        <w:br/>
        <w:t xml:space="preserve">  "channels": </w:t>
      </w:r>
      <w:r>
        <w:br/>
        <w:t>    {</w:t>
      </w:r>
      <w:r>
        <w:br/>
        <w:t>      "channelUri": "eml://witsml20/ChannelSet(21b0c388-5a5d-4153-9759-b112e3042339)/Channel(</w:t>
      </w:r>
      <w:r w:rsidR="00453FFF" w:rsidRPr="00453FFF">
        <w:t>06dd54c2-1e9d-442c-80da-7b15768f31ce</w:t>
      </w:r>
      <w:r>
        <w:t>)",</w:t>
      </w:r>
      <w:r>
        <w:br/>
        <w:t xml:space="preserve">      "channelId": </w:t>
      </w:r>
      <w:r>
        <w:rPr>
          <w:color w:val="00008B"/>
        </w:rPr>
        <w:t>0</w:t>
      </w:r>
      <w:r>
        <w:t>,</w:t>
      </w:r>
      <w:r>
        <w:br/>
      </w:r>
      <w:r>
        <w:lastRenderedPageBreak/>
        <w:t>      "indexes": [</w:t>
      </w:r>
      <w:r>
        <w:br/>
        <w:t>        {</w:t>
      </w:r>
      <w:r>
        <w:br/>
        <w:t>          "indexType": "Depth",</w:t>
      </w:r>
      <w:r>
        <w:br/>
        <w:t>          "uom": "m",</w:t>
      </w:r>
      <w:r>
        <w:br/>
        <w:t xml:space="preserve">          "depthDatum": </w:t>
      </w:r>
      <w:r>
        <w:rPr>
          <w:color w:val="0000FF"/>
        </w:rPr>
        <w:t>null</w:t>
      </w:r>
      <w:r>
        <w:t>,</w:t>
      </w:r>
      <w:r>
        <w:br/>
        <w:t>          "direction": "Increasing",</w:t>
      </w:r>
      <w:r>
        <w:br/>
        <w:t>          "mnemonic": "MD",</w:t>
      </w:r>
      <w:r>
        <w:br/>
        <w:t>          "description": "MD",</w:t>
      </w:r>
      <w:r>
        <w:br/>
        <w:t>          "uri": "eml://witsml20/ChannelSet(21b0c388-5a5d-4153-9759-b112e3042339)/ChannelIndex(</w:t>
      </w:r>
      <w:r w:rsidRPr="006C3978">
        <w:t>MD</w:t>
      </w:r>
      <w:r>
        <w:t>)",</w:t>
      </w:r>
      <w:r>
        <w:br/>
        <w:t>          "customData": {},</w:t>
      </w:r>
      <w:r>
        <w:br/>
        <w:t xml:space="preserve">          "scale": </w:t>
      </w:r>
      <w:r>
        <w:rPr>
          <w:color w:val="00008B"/>
        </w:rPr>
        <w:t>3</w:t>
      </w:r>
      <w:r>
        <w:t>,</w:t>
      </w:r>
      <w:r>
        <w:br/>
        <w:t xml:space="preserve">          "timeDatum": </w:t>
      </w:r>
      <w:r>
        <w:rPr>
          <w:color w:val="0000FF"/>
        </w:rPr>
        <w:t>null</w:t>
      </w:r>
      <w:r>
        <w:br/>
        <w:t>        },</w:t>
      </w:r>
      <w:r>
        <w:br/>
        <w:t>        {</w:t>
      </w:r>
      <w:r>
        <w:br/>
        <w:t>          "indexType": "Time",</w:t>
      </w:r>
      <w:r>
        <w:br/>
        <w:t>          "uom": "s",</w:t>
      </w:r>
      <w:r>
        <w:br/>
        <w:t xml:space="preserve">          "depthDatum": </w:t>
      </w:r>
      <w:r>
        <w:rPr>
          <w:color w:val="0000FF"/>
        </w:rPr>
        <w:t>null</w:t>
      </w:r>
      <w:r>
        <w:t>,</w:t>
      </w:r>
      <w:r>
        <w:br/>
        <w:t>          "direction": "Increasing",</w:t>
      </w:r>
      <w:r>
        <w:br/>
        <w:t>          "mnemonic": "TIME",</w:t>
      </w:r>
      <w:r>
        <w:br/>
        <w:t>          "description": "TIME",</w:t>
      </w:r>
      <w:r>
        <w:br/>
        <w:t>          "uri": "eml://witsml20/ChannelSet(21b0c388-5a5d-4153-9759-b112e3042339)/ChannelIndex(TIME)",</w:t>
      </w:r>
      <w:r>
        <w:br/>
        <w:t>          "customData": {},</w:t>
      </w:r>
      <w:r>
        <w:br/>
        <w:t xml:space="preserve">          "scale": </w:t>
      </w:r>
      <w:r>
        <w:rPr>
          <w:color w:val="00008B"/>
        </w:rPr>
        <w:t>3</w:t>
      </w:r>
      <w:r>
        <w:t>,</w:t>
      </w:r>
      <w:r>
        <w:br/>
        <w:t xml:space="preserve">          "timeDatum": </w:t>
      </w:r>
      <w:r>
        <w:rPr>
          <w:color w:val="0000FF"/>
        </w:rPr>
        <w:t>null</w:t>
      </w:r>
      <w:r>
        <w:br/>
        <w:t>        }</w:t>
      </w:r>
      <w:r>
        <w:br/>
        <w:t>      ],</w:t>
      </w:r>
      <w:r>
        <w:br/>
        <w:t>      "channelName": "ROP",</w:t>
      </w:r>
      <w:r>
        <w:br/>
        <w:t>      "dataType": "double",</w:t>
      </w:r>
      <w:r>
        <w:br/>
        <w:t>      "uom": "m/h",</w:t>
      </w:r>
      <w:r>
        <w:br/>
        <w:t xml:space="preserve">      "startIndex": </w:t>
      </w:r>
      <w:r>
        <w:rPr>
          <w:color w:val="00008B"/>
        </w:rPr>
        <w:t>900</w:t>
      </w:r>
      <w:r>
        <w:t>,</w:t>
      </w:r>
      <w:r>
        <w:br/>
        <w:t xml:space="preserve">      "endIndex": </w:t>
      </w:r>
      <w:r>
        <w:rPr>
          <w:color w:val="00008B"/>
        </w:rPr>
        <w:t>8800</w:t>
      </w:r>
      <w:r>
        <w:t>,</w:t>
      </w:r>
      <w:r>
        <w:br/>
        <w:t>      "description": "ROP",</w:t>
      </w:r>
      <w:r>
        <w:br/>
        <w:t>      "status": "Active",</w:t>
      </w:r>
      <w:r>
        <w:br/>
        <w:t>      "contentType": "application/x-witsml+xml;version=2.0;type=Channel",</w:t>
      </w:r>
      <w:r>
        <w:br/>
        <w:t>      "source": "MWD",</w:t>
      </w:r>
      <w:r>
        <w:br/>
        <w:t>      "measureClass": "Velocity",</w:t>
      </w:r>
      <w:r>
        <w:br/>
        <w:t>      "uuid": "</w:t>
      </w:r>
      <w:r w:rsidR="00453FFF" w:rsidRPr="00453FFF">
        <w:t>06dd54c2-1e9d-442c-80da-7b15768f31ce</w:t>
      </w:r>
      <w:r>
        <w:t>",</w:t>
      </w:r>
      <w:r>
        <w:br/>
        <w:t>      "customData": {},</w:t>
      </w:r>
      <w:r>
        <w:br/>
        <w:t>      "domainObject": {</w:t>
      </w:r>
      <w:r>
        <w:br/>
        <w:t>        "resource": {</w:t>
      </w:r>
      <w:r>
        <w:br/>
        <w:t>          "uri": "eml://witsml20/ChannelSet(21b0c388-5a5d-4153-9759-b112e3042339)/Channel(</w:t>
      </w:r>
      <w:r w:rsidR="00453FFF" w:rsidRPr="00453FFF">
        <w:t>06dd54c2-1e9d-442c-80da-7b15768f31ce</w:t>
      </w:r>
      <w:r>
        <w:t>)",</w:t>
      </w:r>
      <w:r>
        <w:br/>
        <w:t>          "contentType": "application/x-witsml+xml;version=2.0;type=Channel",</w:t>
      </w:r>
      <w:r>
        <w:br/>
        <w:t>          "name": "ROP",</w:t>
      </w:r>
      <w:r>
        <w:br/>
        <w:t xml:space="preserve">          "channelSubscribable": </w:t>
      </w:r>
      <w:r>
        <w:rPr>
          <w:color w:val="0000FF"/>
        </w:rPr>
        <w:t>true</w:t>
      </w:r>
      <w:r>
        <w:t>,</w:t>
      </w:r>
      <w:r>
        <w:br/>
        <w:t>          "customData": {},</w:t>
      </w:r>
      <w:r>
        <w:br/>
        <w:t>          "resourceType": "DataObject",</w:t>
      </w:r>
      <w:r>
        <w:br/>
        <w:t xml:space="preserve">          "hasChildren": </w:t>
      </w:r>
      <w:r>
        <w:rPr>
          <w:color w:val="00008B"/>
        </w:rPr>
        <w:t>0</w:t>
      </w:r>
      <w:r>
        <w:t>,</w:t>
      </w:r>
      <w:r>
        <w:br/>
        <w:t>          "uuid": "</w:t>
      </w:r>
      <w:r w:rsidR="00453FFF" w:rsidRPr="00453FFF">
        <w:t>06dd54c2-1e9d-442c-80da-7b15768f31ce</w:t>
      </w:r>
      <w:r>
        <w:t>",</w:t>
      </w:r>
      <w:r>
        <w:br/>
        <w:t xml:space="preserve">          "lastChanged": </w:t>
      </w:r>
      <w:r>
        <w:rPr>
          <w:color w:val="00008B"/>
        </w:rPr>
        <w:t>0</w:t>
      </w:r>
      <w:r>
        <w:t>,</w:t>
      </w:r>
      <w:r>
        <w:br/>
        <w:t xml:space="preserve">          "objectNotifiable": </w:t>
      </w:r>
      <w:r>
        <w:rPr>
          <w:color w:val="0000FF"/>
        </w:rPr>
        <w:t>true</w:t>
      </w:r>
      <w:r>
        <w:br/>
        <w:t>        },</w:t>
      </w:r>
      <w:r>
        <w:br/>
        <w:t>        "contentEncoding": "gzip",</w:t>
      </w:r>
      <w:r>
        <w:br/>
        <w:t>        "data": [ binary data truncated for readability ]</w:t>
      </w:r>
      <w:r>
        <w:br/>
        <w:t>      }</w:t>
      </w:r>
      <w:r>
        <w:br/>
        <w:t>    },</w:t>
      </w:r>
      <w:r>
        <w:br/>
        <w:t>    {</w:t>
      </w:r>
      <w:r>
        <w:br/>
        <w:t>      "channelUri": "eml://witsml20/ChannelSet(21b0c388-5a5d-4153-9759-b112e3042339)/Channel(</w:t>
      </w:r>
      <w:r w:rsidR="00453FFF" w:rsidRPr="00453FFF">
        <w:t>ef87b732-a9c6-44ba-bc72-9f40386fecea</w:t>
      </w:r>
      <w:r>
        <w:t>)",</w:t>
      </w:r>
      <w:r>
        <w:br/>
      </w:r>
      <w:r>
        <w:lastRenderedPageBreak/>
        <w:t xml:space="preserve">      "channelId": </w:t>
      </w:r>
      <w:r>
        <w:rPr>
          <w:color w:val="00008B"/>
        </w:rPr>
        <w:t>1</w:t>
      </w:r>
      <w:r>
        <w:t>,</w:t>
      </w:r>
      <w:r>
        <w:br/>
        <w:t>      "indexes": [</w:t>
      </w:r>
      <w:r>
        <w:br/>
        <w:t>        {</w:t>
      </w:r>
      <w:r>
        <w:br/>
        <w:t>          "indexType": "Depth",</w:t>
      </w:r>
      <w:r>
        <w:br/>
        <w:t>          "uom": "m",</w:t>
      </w:r>
      <w:r>
        <w:br/>
        <w:t xml:space="preserve">          "depthDatum": </w:t>
      </w:r>
      <w:r>
        <w:rPr>
          <w:color w:val="0000FF"/>
        </w:rPr>
        <w:t>null</w:t>
      </w:r>
      <w:r>
        <w:t>,</w:t>
      </w:r>
      <w:r>
        <w:br/>
        <w:t>          "direction": "Increasing",</w:t>
      </w:r>
      <w:r>
        <w:br/>
        <w:t>          "mnemonic": "MD",</w:t>
      </w:r>
      <w:r>
        <w:br/>
        <w:t>          "description": "MD",</w:t>
      </w:r>
      <w:r>
        <w:br/>
        <w:t>          "uri": "eml://witsml20/ChannelSet(21b0c388-5a5d-4153-9759-b112e3042339)/ChannelIndex(MD)",</w:t>
      </w:r>
      <w:r>
        <w:br/>
        <w:t>          "customData": {},</w:t>
      </w:r>
      <w:r>
        <w:br/>
        <w:t xml:space="preserve">          "scale": </w:t>
      </w:r>
      <w:r>
        <w:rPr>
          <w:color w:val="00008B"/>
        </w:rPr>
        <w:t>3</w:t>
      </w:r>
      <w:r>
        <w:t>,</w:t>
      </w:r>
      <w:r>
        <w:br/>
        <w:t xml:space="preserve">          "timeDatum": </w:t>
      </w:r>
      <w:r>
        <w:rPr>
          <w:color w:val="0000FF"/>
        </w:rPr>
        <w:t>null</w:t>
      </w:r>
      <w:r>
        <w:br/>
        <w:t>        },</w:t>
      </w:r>
      <w:r>
        <w:br/>
        <w:t>        {</w:t>
      </w:r>
      <w:r>
        <w:br/>
        <w:t>          "indexType": "Time",</w:t>
      </w:r>
      <w:r>
        <w:br/>
        <w:t>          "uom": "s",</w:t>
      </w:r>
      <w:r>
        <w:br/>
        <w:t xml:space="preserve">          "depthDatum": </w:t>
      </w:r>
      <w:r>
        <w:rPr>
          <w:color w:val="0000FF"/>
        </w:rPr>
        <w:t>null</w:t>
      </w:r>
      <w:r>
        <w:t>,</w:t>
      </w:r>
      <w:r>
        <w:br/>
        <w:t>          "direction": "Increasing",</w:t>
      </w:r>
      <w:r>
        <w:br/>
        <w:t>          "mnemonic": "TIME",</w:t>
      </w:r>
      <w:r>
        <w:br/>
        <w:t>          "description": "TIME",</w:t>
      </w:r>
      <w:r>
        <w:br/>
        <w:t>          "uri": "eml://witsml20/ChannelSet(21b0c388-5a5d-4153-9759-b112e3042339)/ChannelIndex(TIME)",</w:t>
      </w:r>
      <w:r>
        <w:br/>
        <w:t>          "customData": {},</w:t>
      </w:r>
      <w:r>
        <w:br/>
        <w:t xml:space="preserve">          "scale": </w:t>
      </w:r>
      <w:r>
        <w:rPr>
          <w:color w:val="00008B"/>
        </w:rPr>
        <w:t>3</w:t>
      </w:r>
      <w:r>
        <w:t>,</w:t>
      </w:r>
      <w:r>
        <w:br/>
        <w:t xml:space="preserve">          "timeDatum": </w:t>
      </w:r>
      <w:r>
        <w:rPr>
          <w:color w:val="0000FF"/>
        </w:rPr>
        <w:t>null</w:t>
      </w:r>
      <w:r>
        <w:br/>
        <w:t>        }</w:t>
      </w:r>
      <w:r>
        <w:br/>
        <w:t>      ],</w:t>
      </w:r>
      <w:r>
        <w:br/>
        <w:t>      "channelName": "HKLD",</w:t>
      </w:r>
      <w:r>
        <w:br/>
        <w:t>      "dataType": "double",</w:t>
      </w:r>
      <w:r>
        <w:br/>
        <w:t>      "uom": "klbf",</w:t>
      </w:r>
      <w:r>
        <w:br/>
        <w:t xml:space="preserve">      "startIndex": </w:t>
      </w:r>
      <w:r>
        <w:rPr>
          <w:color w:val="00008B"/>
        </w:rPr>
        <w:t>900</w:t>
      </w:r>
      <w:r>
        <w:t>,</w:t>
      </w:r>
      <w:r>
        <w:br/>
        <w:t xml:space="preserve">      "endIndex": </w:t>
      </w:r>
      <w:r>
        <w:rPr>
          <w:color w:val="00008B"/>
        </w:rPr>
        <w:t>8800</w:t>
      </w:r>
      <w:r>
        <w:t>,</w:t>
      </w:r>
      <w:r>
        <w:br/>
        <w:t>      "description": "HKLD",</w:t>
      </w:r>
      <w:r>
        <w:br/>
        <w:t>      "status": "Active",</w:t>
      </w:r>
      <w:r>
        <w:br/>
        <w:t>      "contentType": "application/x-witsml+xml;version=2.0;type=Channel",</w:t>
      </w:r>
      <w:r>
        <w:br/>
        <w:t>      "source": "MWD",</w:t>
      </w:r>
      <w:r>
        <w:br/>
        <w:t>      "measureClass": "Force",</w:t>
      </w:r>
      <w:r>
        <w:br/>
        <w:t>      "uuid": "</w:t>
      </w:r>
      <w:r w:rsidR="00453FFF" w:rsidRPr="00453FFF">
        <w:t>ef87b732-a9c6-44ba-bc72-9f40386fecea</w:t>
      </w:r>
      <w:r>
        <w:t>",</w:t>
      </w:r>
      <w:r>
        <w:br/>
        <w:t>      "customData": {},</w:t>
      </w:r>
      <w:r>
        <w:br/>
        <w:t>      "domainObject": {</w:t>
      </w:r>
      <w:r>
        <w:br/>
        <w:t>        "resource": {</w:t>
      </w:r>
      <w:r>
        <w:br/>
        <w:t>          "uri": "eml://witsml20/ChannelSet(21b0c388-5a5d-4153-9759-b112e3042339)/Channel(</w:t>
      </w:r>
      <w:r w:rsidR="00453FFF" w:rsidRPr="00453FFF">
        <w:t>ef87b732-a9c6-44ba-bc72-9f40386fecea</w:t>
      </w:r>
      <w:r>
        <w:t>)",</w:t>
      </w:r>
      <w:r>
        <w:br/>
        <w:t>          "contentType": "application/x-witsml+xml;version=2.0;type=Channel",</w:t>
      </w:r>
      <w:r>
        <w:br/>
        <w:t>          "name": "HKLD",</w:t>
      </w:r>
      <w:r>
        <w:br/>
        <w:t xml:space="preserve">          "channelSubscribable": </w:t>
      </w:r>
      <w:r>
        <w:rPr>
          <w:color w:val="0000FF"/>
        </w:rPr>
        <w:t>true</w:t>
      </w:r>
      <w:r>
        <w:t>,</w:t>
      </w:r>
      <w:r>
        <w:br/>
        <w:t>          "customData": {},</w:t>
      </w:r>
      <w:r>
        <w:br/>
        <w:t>          "resourceType": "DataObject",</w:t>
      </w:r>
      <w:r>
        <w:br/>
        <w:t xml:space="preserve">          "hasChildren": </w:t>
      </w:r>
      <w:r>
        <w:rPr>
          <w:color w:val="00008B"/>
        </w:rPr>
        <w:t>0</w:t>
      </w:r>
      <w:r>
        <w:t>,</w:t>
      </w:r>
      <w:r>
        <w:br/>
        <w:t>          "uuid": "</w:t>
      </w:r>
      <w:r w:rsidR="00453FFF" w:rsidRPr="00453FFF">
        <w:t>ef87b732-a9c6-44ba-bc72-9f40386fecea</w:t>
      </w:r>
      <w:r>
        <w:t>",</w:t>
      </w:r>
      <w:r>
        <w:br/>
        <w:t xml:space="preserve">          "lastChanged": </w:t>
      </w:r>
      <w:r>
        <w:rPr>
          <w:color w:val="00008B"/>
        </w:rPr>
        <w:t>0</w:t>
      </w:r>
      <w:r>
        <w:t>,</w:t>
      </w:r>
      <w:r>
        <w:br/>
        <w:t xml:space="preserve">          "objectNotifiable": </w:t>
      </w:r>
      <w:r>
        <w:rPr>
          <w:color w:val="0000FF"/>
        </w:rPr>
        <w:t>true</w:t>
      </w:r>
      <w:r>
        <w:br/>
        <w:t>        },</w:t>
      </w:r>
      <w:r>
        <w:br/>
        <w:t>        "contentEncoding": "gzip",</w:t>
      </w:r>
      <w:r>
        <w:br/>
        <w:t>        "data": [ binary data truncated for readability ]</w:t>
      </w:r>
      <w:r>
        <w:br/>
        <w:t>      }</w:t>
      </w:r>
      <w:r>
        <w:br/>
        <w:t>    },</w:t>
      </w:r>
      <w:r>
        <w:br/>
        <w:t>    {</w:t>
      </w:r>
      <w:r>
        <w:br/>
        <w:t>      "channelUri": "eml://witsml20/ChannelSet(21b0c388-5a5d-4153-9759-</w:t>
      </w:r>
      <w:r>
        <w:lastRenderedPageBreak/>
        <w:t>b112e3042339)/Channel(</w:t>
      </w:r>
      <w:r w:rsidR="00453FFF" w:rsidRPr="00453FFF">
        <w:t>ff9615df-1fb5-45fe-9157-1a7f4ef4e9ae</w:t>
      </w:r>
      <w:r>
        <w:t>)",</w:t>
      </w:r>
      <w:r>
        <w:br/>
        <w:t xml:space="preserve">      "channelId": </w:t>
      </w:r>
      <w:r>
        <w:rPr>
          <w:color w:val="00008B"/>
        </w:rPr>
        <w:t>2</w:t>
      </w:r>
      <w:r>
        <w:t>,</w:t>
      </w:r>
      <w:r>
        <w:br/>
        <w:t>      "indexes": [</w:t>
      </w:r>
      <w:r>
        <w:br/>
        <w:t>        {</w:t>
      </w:r>
      <w:r>
        <w:br/>
        <w:t>          "indexType": "Depth",</w:t>
      </w:r>
      <w:r>
        <w:br/>
        <w:t>          "uom": "m",</w:t>
      </w:r>
      <w:r>
        <w:br/>
        <w:t xml:space="preserve">          "depthDatum": </w:t>
      </w:r>
      <w:r>
        <w:rPr>
          <w:color w:val="0000FF"/>
        </w:rPr>
        <w:t>null</w:t>
      </w:r>
      <w:r>
        <w:t>,</w:t>
      </w:r>
      <w:r>
        <w:br/>
        <w:t>          "direction": "Increasing",</w:t>
      </w:r>
      <w:r>
        <w:br/>
        <w:t>          "mnemonic": "MD",</w:t>
      </w:r>
      <w:r>
        <w:br/>
        <w:t>          "description": "MD",</w:t>
      </w:r>
      <w:r>
        <w:br/>
        <w:t>          "uri": "eml://witsml20/ChannelSet(21b0c388-5a5d-4153-9759-b112e3042339)/ChannelIndex(MD)",</w:t>
      </w:r>
      <w:r>
        <w:br/>
        <w:t>          "customData": {},</w:t>
      </w:r>
      <w:r>
        <w:br/>
        <w:t xml:space="preserve">          "scale": </w:t>
      </w:r>
      <w:r>
        <w:rPr>
          <w:color w:val="00008B"/>
        </w:rPr>
        <w:t>3</w:t>
      </w:r>
      <w:r>
        <w:t>,</w:t>
      </w:r>
      <w:r>
        <w:br/>
        <w:t xml:space="preserve">          "timeDatum": </w:t>
      </w:r>
      <w:r>
        <w:rPr>
          <w:color w:val="0000FF"/>
        </w:rPr>
        <w:t>null</w:t>
      </w:r>
      <w:r>
        <w:br/>
        <w:t>        },</w:t>
      </w:r>
      <w:r>
        <w:br/>
        <w:t>        {</w:t>
      </w:r>
      <w:r>
        <w:br/>
        <w:t>          "indexType": "Time",</w:t>
      </w:r>
      <w:r>
        <w:br/>
        <w:t>          "uom": "s",</w:t>
      </w:r>
      <w:r>
        <w:br/>
        <w:t xml:space="preserve">          "depthDatum": </w:t>
      </w:r>
      <w:r>
        <w:rPr>
          <w:color w:val="0000FF"/>
        </w:rPr>
        <w:t>null</w:t>
      </w:r>
      <w:r>
        <w:t>,</w:t>
      </w:r>
      <w:r>
        <w:br/>
        <w:t>          "direction": "Increasing",</w:t>
      </w:r>
      <w:r>
        <w:br/>
        <w:t>          "mnemonic": "TIME",</w:t>
      </w:r>
      <w:r>
        <w:br/>
        <w:t>          "description": "TIME",</w:t>
      </w:r>
      <w:r>
        <w:br/>
        <w:t>          "uri": "eml://witsml20/ChannelSet(21b0c388-5a5d-4153-9759-b112e3042339)/ChannelIndex(TIME)",</w:t>
      </w:r>
      <w:r>
        <w:br/>
        <w:t>          "customData": {},</w:t>
      </w:r>
      <w:r>
        <w:br/>
        <w:t xml:space="preserve">          "scale": </w:t>
      </w:r>
      <w:r>
        <w:rPr>
          <w:color w:val="00008B"/>
        </w:rPr>
        <w:t>3</w:t>
      </w:r>
      <w:r>
        <w:t>,</w:t>
      </w:r>
      <w:r>
        <w:br/>
        <w:t xml:space="preserve">          "timeDatum": </w:t>
      </w:r>
      <w:r>
        <w:rPr>
          <w:color w:val="0000FF"/>
        </w:rPr>
        <w:t>null</w:t>
      </w:r>
      <w:r>
        <w:br/>
        <w:t>        }</w:t>
      </w:r>
      <w:r>
        <w:br/>
        <w:t>      ],</w:t>
      </w:r>
      <w:r>
        <w:br/>
        <w:t>      "channelName": "GR",</w:t>
      </w:r>
      <w:r>
        <w:br/>
        <w:t>      "dataType": "double",</w:t>
      </w:r>
      <w:r>
        <w:br/>
        <w:t>      "uom": "gAPI",</w:t>
      </w:r>
      <w:r>
        <w:br/>
        <w:t xml:space="preserve">      "startIndex": </w:t>
      </w:r>
      <w:r>
        <w:rPr>
          <w:color w:val="00008B"/>
        </w:rPr>
        <w:t>900</w:t>
      </w:r>
      <w:r>
        <w:t>,</w:t>
      </w:r>
      <w:r>
        <w:br/>
        <w:t xml:space="preserve">      "endIndex": </w:t>
      </w:r>
      <w:r>
        <w:rPr>
          <w:color w:val="00008B"/>
        </w:rPr>
        <w:t>8800</w:t>
      </w:r>
      <w:r>
        <w:t>,</w:t>
      </w:r>
      <w:r>
        <w:br/>
        <w:t>      "description": "GR",</w:t>
      </w:r>
      <w:r>
        <w:br/>
        <w:t>      "status": "Active",</w:t>
      </w:r>
      <w:r>
        <w:br/>
        <w:t>      "contentType": "application/x-witsml+xml;version=2.0;type=Channel",</w:t>
      </w:r>
      <w:r>
        <w:br/>
        <w:t>      "source": "MWD",</w:t>
      </w:r>
      <w:r>
        <w:br/>
        <w:t>      "measureClass": "Gamma_Ray",</w:t>
      </w:r>
      <w:r>
        <w:br/>
        <w:t>      "uuid": "</w:t>
      </w:r>
      <w:r w:rsidR="00453FFF" w:rsidRPr="00453FFF">
        <w:t>ff9615df-1fb5-45fe-9157-1a7f4ef4e9ae</w:t>
      </w:r>
      <w:r>
        <w:t>",</w:t>
      </w:r>
      <w:r>
        <w:br/>
        <w:t>      "customData": {},</w:t>
      </w:r>
      <w:r>
        <w:br/>
        <w:t>      "domainObject": {</w:t>
      </w:r>
      <w:r>
        <w:br/>
        <w:t>        "resource": {</w:t>
      </w:r>
      <w:r>
        <w:br/>
        <w:t>          "uri": "eml://witsml20/ChannelSet(21b0c388-5a5d-4153-9759-b112e3042339)/Channel(</w:t>
      </w:r>
      <w:r w:rsidR="00453FFF" w:rsidRPr="00453FFF">
        <w:t>ff9615df-1fb5-45fe-9157-1a7f4ef4e9ae</w:t>
      </w:r>
      <w:r>
        <w:t>)",</w:t>
      </w:r>
      <w:r>
        <w:br/>
        <w:t>          "contentType": "application/x-witsml+xml;version=2.0;type=Channel",</w:t>
      </w:r>
      <w:r>
        <w:br/>
        <w:t>          "name": "GR",</w:t>
      </w:r>
      <w:r>
        <w:br/>
        <w:t xml:space="preserve">          "channelSubscribable": </w:t>
      </w:r>
      <w:r>
        <w:rPr>
          <w:color w:val="0000FF"/>
        </w:rPr>
        <w:t>true</w:t>
      </w:r>
      <w:r>
        <w:t>,</w:t>
      </w:r>
      <w:r>
        <w:br/>
        <w:t>          "customData": {},</w:t>
      </w:r>
      <w:r>
        <w:br/>
        <w:t>          "resourceType": "DataObject",</w:t>
      </w:r>
      <w:r>
        <w:br/>
        <w:t xml:space="preserve">          "hasChildren": </w:t>
      </w:r>
      <w:r>
        <w:rPr>
          <w:color w:val="00008B"/>
        </w:rPr>
        <w:t>0</w:t>
      </w:r>
      <w:r>
        <w:t>,</w:t>
      </w:r>
      <w:r>
        <w:br/>
        <w:t>          "uuid": "</w:t>
      </w:r>
      <w:r w:rsidR="00453FFF" w:rsidRPr="00453FFF">
        <w:t>ff9615df-1fb5-45fe-9157-1a7f4ef4e9ae</w:t>
      </w:r>
      <w:r>
        <w:t>",</w:t>
      </w:r>
      <w:r>
        <w:br/>
        <w:t xml:space="preserve">          "lastChanged": </w:t>
      </w:r>
      <w:r>
        <w:rPr>
          <w:color w:val="00008B"/>
        </w:rPr>
        <w:t>0</w:t>
      </w:r>
      <w:r>
        <w:t>,</w:t>
      </w:r>
      <w:r>
        <w:br/>
        <w:t xml:space="preserve">          "objectNotifiable": </w:t>
      </w:r>
      <w:r>
        <w:rPr>
          <w:color w:val="0000FF"/>
        </w:rPr>
        <w:t>true</w:t>
      </w:r>
      <w:r>
        <w:br/>
        <w:t>        },</w:t>
      </w:r>
      <w:r>
        <w:br/>
        <w:t>        "contentEncoding": "gzip",</w:t>
      </w:r>
      <w:r>
        <w:br/>
        <w:t>        "data": [ binary data truncated for readability ]</w:t>
      </w:r>
      <w:r>
        <w:br/>
        <w:t>      }</w:t>
      </w:r>
      <w:r>
        <w:br/>
        <w:t>    }</w:t>
      </w:r>
      <w:r>
        <w:br/>
      </w:r>
      <w:r>
        <w:lastRenderedPageBreak/>
        <w:t>  ]</w:t>
      </w:r>
      <w:r>
        <w:br/>
        <w:t>}</w:t>
      </w:r>
    </w:p>
    <w:p w14:paraId="054E58FA" w14:textId="77777777" w:rsidR="00E81BFF" w:rsidRDefault="00E81BFF" w:rsidP="008A7D6B">
      <w:pPr>
        <w:pStyle w:val="BodyText1"/>
      </w:pPr>
    </w:p>
    <w:p w14:paraId="71B6178B" w14:textId="1770A881" w:rsidR="00572F87" w:rsidRDefault="00E81BFF" w:rsidP="008A7D6B">
      <w:pPr>
        <w:pStyle w:val="BodyText1"/>
      </w:pPr>
      <w:r>
        <w:t>Channel Metadata Record</w:t>
      </w:r>
      <w:r w:rsidR="001A0DB7">
        <w:t>:</w:t>
      </w:r>
    </w:p>
    <w:tbl>
      <w:tblPr>
        <w:tblStyle w:val="TableGrid5"/>
        <w:tblW w:w="9355" w:type="dxa"/>
        <w:tblLayout w:type="fixed"/>
        <w:tblLook w:val="04A0" w:firstRow="1" w:lastRow="0" w:firstColumn="1" w:lastColumn="0" w:noHBand="0" w:noVBand="1"/>
      </w:tblPr>
      <w:tblGrid>
        <w:gridCol w:w="2335"/>
        <w:gridCol w:w="3150"/>
        <w:gridCol w:w="3870"/>
      </w:tblGrid>
      <w:tr w:rsidR="00E81BFF" w:rsidRPr="002525CE" w14:paraId="12E7D006" w14:textId="77777777" w:rsidTr="008A7D6B">
        <w:trPr>
          <w:tblHeader/>
        </w:trPr>
        <w:tc>
          <w:tcPr>
            <w:tcW w:w="2335" w:type="dxa"/>
            <w:shd w:val="clear" w:color="auto" w:fill="C4BC96"/>
          </w:tcPr>
          <w:p w14:paraId="4BC24EAD" w14:textId="77777777" w:rsidR="00E81BFF" w:rsidRPr="002525CE" w:rsidRDefault="00E81BFF" w:rsidP="00E81BFF">
            <w:pPr>
              <w:pStyle w:val="TableHeading"/>
            </w:pPr>
            <w:r w:rsidRPr="002525CE">
              <w:t>Metadata Property</w:t>
            </w:r>
          </w:p>
        </w:tc>
        <w:tc>
          <w:tcPr>
            <w:tcW w:w="3150" w:type="dxa"/>
            <w:shd w:val="clear" w:color="auto" w:fill="C4BC96"/>
          </w:tcPr>
          <w:p w14:paraId="78511963" w14:textId="77777777" w:rsidR="00E81BFF" w:rsidRPr="002525CE" w:rsidRDefault="00E81BFF" w:rsidP="00E81BFF">
            <w:pPr>
              <w:pStyle w:val="TableHeading"/>
            </w:pPr>
            <w:r>
              <w:t>Channel</w:t>
            </w:r>
            <w:r w:rsidRPr="002525CE">
              <w:t xml:space="preserve"> Property</w:t>
            </w:r>
          </w:p>
        </w:tc>
        <w:tc>
          <w:tcPr>
            <w:tcW w:w="3870" w:type="dxa"/>
            <w:shd w:val="clear" w:color="auto" w:fill="C4BC96"/>
          </w:tcPr>
          <w:p w14:paraId="5A47E34C" w14:textId="77777777" w:rsidR="00E81BFF" w:rsidRPr="002525CE" w:rsidRDefault="00E81BFF" w:rsidP="00E81BFF">
            <w:pPr>
              <w:pStyle w:val="TableHeading"/>
            </w:pPr>
            <w:r w:rsidRPr="002525CE">
              <w:t>Example</w:t>
            </w:r>
          </w:p>
        </w:tc>
      </w:tr>
      <w:tr w:rsidR="00E81BFF" w:rsidRPr="002525CE" w14:paraId="602E7D60" w14:textId="77777777" w:rsidTr="008A7D6B">
        <w:tc>
          <w:tcPr>
            <w:tcW w:w="2335" w:type="dxa"/>
          </w:tcPr>
          <w:p w14:paraId="622441DB" w14:textId="77777777" w:rsidR="00E81BFF" w:rsidRPr="002525CE" w:rsidRDefault="00E81BFF" w:rsidP="00E81BFF">
            <w:pPr>
              <w:pStyle w:val="TableText"/>
            </w:pPr>
            <w:r w:rsidRPr="002525CE">
              <w:t>channelUri</w:t>
            </w:r>
          </w:p>
        </w:tc>
        <w:tc>
          <w:tcPr>
            <w:tcW w:w="3150" w:type="dxa"/>
          </w:tcPr>
          <w:p w14:paraId="23FF59EF" w14:textId="77777777" w:rsidR="00E81BFF" w:rsidRPr="002525CE" w:rsidRDefault="00E81BFF" w:rsidP="00E81BFF">
            <w:pPr>
              <w:pStyle w:val="TableText"/>
            </w:pPr>
            <w:r>
              <w:t>Channel</w:t>
            </w:r>
            <w:r w:rsidRPr="002525CE">
              <w:t xml:space="preserve"> URI</w:t>
            </w:r>
          </w:p>
        </w:tc>
        <w:tc>
          <w:tcPr>
            <w:tcW w:w="3870" w:type="dxa"/>
          </w:tcPr>
          <w:p w14:paraId="1629E478" w14:textId="77777777" w:rsidR="00E81BFF" w:rsidRPr="002525CE" w:rsidRDefault="00E81BFF" w:rsidP="00E81BFF">
            <w:pPr>
              <w:pStyle w:val="TableText"/>
            </w:pPr>
            <w:r w:rsidRPr="002525CE">
              <w:t>eml://witsml20/</w:t>
            </w:r>
            <w:r>
              <w:t>Channel</w:t>
            </w:r>
            <w:r w:rsidRPr="002525CE">
              <w:t>(</w:t>
            </w:r>
            <w:r w:rsidRPr="002E3E83">
              <w:t>4a403536-ebf2-490f-a2c2-ae3a38713aa6</w:t>
            </w:r>
            <w:r w:rsidRPr="002525CE">
              <w:t>)</w:t>
            </w:r>
          </w:p>
        </w:tc>
      </w:tr>
      <w:tr w:rsidR="00E81BFF" w:rsidRPr="002525CE" w14:paraId="008C7E39" w14:textId="77777777" w:rsidTr="008A7D6B">
        <w:tc>
          <w:tcPr>
            <w:tcW w:w="2335" w:type="dxa"/>
          </w:tcPr>
          <w:p w14:paraId="728CA509" w14:textId="77777777" w:rsidR="00E81BFF" w:rsidRPr="002525CE" w:rsidRDefault="00E81BFF" w:rsidP="00E81BFF">
            <w:pPr>
              <w:pStyle w:val="TableText"/>
            </w:pPr>
            <w:r w:rsidRPr="002525CE">
              <w:t>channelId</w:t>
            </w:r>
          </w:p>
        </w:tc>
        <w:tc>
          <w:tcPr>
            <w:tcW w:w="3150" w:type="dxa"/>
          </w:tcPr>
          <w:p w14:paraId="18A45052" w14:textId="77777777" w:rsidR="00E81BFF" w:rsidRPr="002525CE" w:rsidRDefault="00E81BFF" w:rsidP="00E81BFF">
            <w:pPr>
              <w:pStyle w:val="TableText"/>
            </w:pPr>
            <w:r w:rsidRPr="002525CE">
              <w:t>Unique channel identifier, per session</w:t>
            </w:r>
          </w:p>
        </w:tc>
        <w:tc>
          <w:tcPr>
            <w:tcW w:w="3870" w:type="dxa"/>
          </w:tcPr>
          <w:p w14:paraId="72AA0B9D" w14:textId="77777777" w:rsidR="00E81BFF" w:rsidRPr="002525CE" w:rsidRDefault="00E81BFF" w:rsidP="00E81BFF">
            <w:pPr>
              <w:pStyle w:val="TableText"/>
            </w:pPr>
            <w:r w:rsidRPr="002525CE">
              <w:t>0</w:t>
            </w:r>
          </w:p>
        </w:tc>
      </w:tr>
      <w:tr w:rsidR="00E81BFF" w:rsidRPr="002525CE" w14:paraId="77AFA933" w14:textId="77777777" w:rsidTr="008A7D6B">
        <w:tc>
          <w:tcPr>
            <w:tcW w:w="2335" w:type="dxa"/>
          </w:tcPr>
          <w:p w14:paraId="28D311AC" w14:textId="77777777" w:rsidR="00E81BFF" w:rsidRPr="002525CE" w:rsidRDefault="00E81BFF" w:rsidP="00E81BFF">
            <w:pPr>
              <w:pStyle w:val="TableText"/>
            </w:pPr>
            <w:r w:rsidRPr="002525CE">
              <w:t>channelName</w:t>
            </w:r>
          </w:p>
        </w:tc>
        <w:tc>
          <w:tcPr>
            <w:tcW w:w="3150" w:type="dxa"/>
          </w:tcPr>
          <w:p w14:paraId="4459B978" w14:textId="77777777" w:rsidR="00E81BFF" w:rsidRPr="002525CE" w:rsidRDefault="00E81BFF" w:rsidP="00E81BFF">
            <w:pPr>
              <w:pStyle w:val="TableText"/>
            </w:pPr>
            <w:r>
              <w:t>Channel.Citation.Mnemonic</w:t>
            </w:r>
          </w:p>
        </w:tc>
        <w:tc>
          <w:tcPr>
            <w:tcW w:w="3870" w:type="dxa"/>
          </w:tcPr>
          <w:p w14:paraId="412D0899" w14:textId="77777777" w:rsidR="00E81BFF" w:rsidRPr="002525CE" w:rsidRDefault="00E81BFF" w:rsidP="00E81BFF">
            <w:pPr>
              <w:pStyle w:val="TableText"/>
            </w:pPr>
            <w:r>
              <w:t>GR</w:t>
            </w:r>
          </w:p>
        </w:tc>
      </w:tr>
      <w:tr w:rsidR="00E81BFF" w:rsidRPr="002525CE" w14:paraId="11F79023" w14:textId="77777777" w:rsidTr="008A7D6B">
        <w:tc>
          <w:tcPr>
            <w:tcW w:w="2335" w:type="dxa"/>
          </w:tcPr>
          <w:p w14:paraId="28FAFEA4" w14:textId="77777777" w:rsidR="00E81BFF" w:rsidRPr="002525CE" w:rsidRDefault="00E81BFF" w:rsidP="00E81BFF">
            <w:pPr>
              <w:pStyle w:val="TableText"/>
            </w:pPr>
            <w:r w:rsidRPr="002525CE">
              <w:t>dataType</w:t>
            </w:r>
          </w:p>
        </w:tc>
        <w:tc>
          <w:tcPr>
            <w:tcW w:w="3150" w:type="dxa"/>
          </w:tcPr>
          <w:p w14:paraId="4007AFD2" w14:textId="77777777" w:rsidR="00E81BFF" w:rsidRPr="002525CE" w:rsidRDefault="00E81BFF" w:rsidP="00E81BFF">
            <w:pPr>
              <w:pStyle w:val="TableText"/>
            </w:pPr>
            <w:r>
              <w:t>Channel.DataType</w:t>
            </w:r>
          </w:p>
        </w:tc>
        <w:tc>
          <w:tcPr>
            <w:tcW w:w="3870" w:type="dxa"/>
          </w:tcPr>
          <w:p w14:paraId="01F0E7C1" w14:textId="77777777" w:rsidR="00E81BFF" w:rsidRPr="002525CE" w:rsidRDefault="00E81BFF" w:rsidP="00E81BFF">
            <w:pPr>
              <w:pStyle w:val="TableText"/>
            </w:pPr>
            <w:r>
              <w:t>double</w:t>
            </w:r>
          </w:p>
        </w:tc>
      </w:tr>
      <w:tr w:rsidR="00E81BFF" w:rsidRPr="002525CE" w14:paraId="537E72CA" w14:textId="77777777" w:rsidTr="008A7D6B">
        <w:tc>
          <w:tcPr>
            <w:tcW w:w="2335" w:type="dxa"/>
          </w:tcPr>
          <w:p w14:paraId="61614AF5" w14:textId="77777777" w:rsidR="00E81BFF" w:rsidRPr="002525CE" w:rsidRDefault="00E81BFF" w:rsidP="00E81BFF">
            <w:pPr>
              <w:pStyle w:val="TableText"/>
            </w:pPr>
            <w:r w:rsidRPr="002525CE">
              <w:t>uom</w:t>
            </w:r>
          </w:p>
        </w:tc>
        <w:tc>
          <w:tcPr>
            <w:tcW w:w="3150" w:type="dxa"/>
          </w:tcPr>
          <w:p w14:paraId="6C858B58" w14:textId="77777777" w:rsidR="00E81BFF" w:rsidRPr="002525CE" w:rsidRDefault="00E81BFF" w:rsidP="00E81BFF">
            <w:pPr>
              <w:pStyle w:val="TableText"/>
            </w:pPr>
            <w:r>
              <w:t>Channel</w:t>
            </w:r>
            <w:r w:rsidRPr="002525CE">
              <w:t>.Uom</w:t>
            </w:r>
          </w:p>
        </w:tc>
        <w:tc>
          <w:tcPr>
            <w:tcW w:w="3870" w:type="dxa"/>
          </w:tcPr>
          <w:p w14:paraId="5A3F8FDA" w14:textId="77777777" w:rsidR="00E81BFF" w:rsidRPr="002525CE" w:rsidRDefault="00E81BFF" w:rsidP="00E81BFF">
            <w:pPr>
              <w:pStyle w:val="TableText"/>
            </w:pPr>
            <w:r>
              <w:t>gAPI</w:t>
            </w:r>
          </w:p>
        </w:tc>
      </w:tr>
      <w:tr w:rsidR="00E81BFF" w:rsidRPr="002525CE" w14:paraId="3A850937" w14:textId="77777777" w:rsidTr="008A7D6B">
        <w:tc>
          <w:tcPr>
            <w:tcW w:w="2335" w:type="dxa"/>
          </w:tcPr>
          <w:p w14:paraId="35068BFF" w14:textId="77777777" w:rsidR="00E81BFF" w:rsidRPr="002525CE" w:rsidRDefault="00E81BFF" w:rsidP="00E81BFF">
            <w:pPr>
              <w:pStyle w:val="TableText"/>
            </w:pPr>
            <w:r w:rsidRPr="002525CE">
              <w:t>startIndex</w:t>
            </w:r>
          </w:p>
        </w:tc>
        <w:tc>
          <w:tcPr>
            <w:tcW w:w="3150" w:type="dxa"/>
          </w:tcPr>
          <w:p w14:paraId="57357C98" w14:textId="77777777" w:rsidR="00E81BFF" w:rsidRPr="002525CE" w:rsidRDefault="00E81BFF" w:rsidP="00E81BFF">
            <w:pPr>
              <w:pStyle w:val="TableText"/>
            </w:pPr>
            <w:r>
              <w:t>Channel.StartIndex.Depth</w:t>
            </w:r>
          </w:p>
        </w:tc>
        <w:tc>
          <w:tcPr>
            <w:tcW w:w="3870" w:type="dxa"/>
          </w:tcPr>
          <w:p w14:paraId="39F9AD95" w14:textId="77777777" w:rsidR="00E81BFF" w:rsidRPr="002525CE" w:rsidRDefault="00E81BFF" w:rsidP="00E81BFF">
            <w:pPr>
              <w:pStyle w:val="TableText"/>
            </w:pPr>
            <w:r w:rsidRPr="002525CE">
              <w:t>0.0</w:t>
            </w:r>
          </w:p>
        </w:tc>
      </w:tr>
      <w:tr w:rsidR="00E81BFF" w:rsidRPr="002525CE" w14:paraId="4E960463" w14:textId="77777777" w:rsidTr="008A7D6B">
        <w:tc>
          <w:tcPr>
            <w:tcW w:w="2335" w:type="dxa"/>
          </w:tcPr>
          <w:p w14:paraId="1CBF65E3" w14:textId="77777777" w:rsidR="00E81BFF" w:rsidRPr="002525CE" w:rsidRDefault="00E81BFF" w:rsidP="00E81BFF">
            <w:pPr>
              <w:pStyle w:val="TableText"/>
            </w:pPr>
            <w:r w:rsidRPr="002525CE">
              <w:t>endIndex</w:t>
            </w:r>
          </w:p>
        </w:tc>
        <w:tc>
          <w:tcPr>
            <w:tcW w:w="3150" w:type="dxa"/>
          </w:tcPr>
          <w:p w14:paraId="75B4864F" w14:textId="77777777" w:rsidR="00E81BFF" w:rsidRPr="002525CE" w:rsidRDefault="00E81BFF" w:rsidP="00E81BFF">
            <w:pPr>
              <w:pStyle w:val="TableText"/>
            </w:pPr>
            <w:r>
              <w:t>Channel.EndIndex.Depth</w:t>
            </w:r>
          </w:p>
        </w:tc>
        <w:tc>
          <w:tcPr>
            <w:tcW w:w="3870" w:type="dxa"/>
          </w:tcPr>
          <w:p w14:paraId="29918487" w14:textId="77777777" w:rsidR="00E81BFF" w:rsidRPr="002525CE" w:rsidRDefault="00E81BFF" w:rsidP="00E81BFF">
            <w:pPr>
              <w:pStyle w:val="TableText"/>
            </w:pPr>
            <w:r w:rsidRPr="002525CE">
              <w:t>0.0</w:t>
            </w:r>
          </w:p>
        </w:tc>
      </w:tr>
      <w:tr w:rsidR="00E81BFF" w14:paraId="55F4E2F0" w14:textId="77777777" w:rsidTr="008A7D6B">
        <w:tc>
          <w:tcPr>
            <w:tcW w:w="2335" w:type="dxa"/>
          </w:tcPr>
          <w:p w14:paraId="6C331F88" w14:textId="77777777" w:rsidR="00E81BFF" w:rsidRDefault="00E81BFF" w:rsidP="00E81BFF">
            <w:pPr>
              <w:pStyle w:val="TableText"/>
            </w:pPr>
            <w:r>
              <w:t>description</w:t>
            </w:r>
          </w:p>
        </w:tc>
        <w:tc>
          <w:tcPr>
            <w:tcW w:w="3150" w:type="dxa"/>
          </w:tcPr>
          <w:p w14:paraId="004D8EE2" w14:textId="77777777" w:rsidR="00E81BFF" w:rsidRDefault="00E81BFF" w:rsidP="00E81BFF">
            <w:pPr>
              <w:pStyle w:val="TableText"/>
            </w:pPr>
            <w:r>
              <w:t>Channel.Citation.Description or Channel.Citation.Title</w:t>
            </w:r>
          </w:p>
        </w:tc>
        <w:tc>
          <w:tcPr>
            <w:tcW w:w="3870" w:type="dxa"/>
          </w:tcPr>
          <w:p w14:paraId="3A6F2BEC" w14:textId="77777777" w:rsidR="00E81BFF" w:rsidRDefault="00E81BFF" w:rsidP="00E81BFF">
            <w:pPr>
              <w:pStyle w:val="TableText"/>
            </w:pPr>
            <w:r>
              <w:t>GR1AX</w:t>
            </w:r>
          </w:p>
        </w:tc>
      </w:tr>
      <w:tr w:rsidR="00E81BFF" w14:paraId="72539886" w14:textId="77777777" w:rsidTr="008A7D6B">
        <w:tc>
          <w:tcPr>
            <w:tcW w:w="2335" w:type="dxa"/>
          </w:tcPr>
          <w:p w14:paraId="2EB2F01F" w14:textId="77777777" w:rsidR="00E81BFF" w:rsidRDefault="00E81BFF" w:rsidP="00E81BFF">
            <w:pPr>
              <w:pStyle w:val="TableText"/>
            </w:pPr>
            <w:r>
              <w:t>status</w:t>
            </w:r>
          </w:p>
        </w:tc>
        <w:tc>
          <w:tcPr>
            <w:tcW w:w="3150" w:type="dxa"/>
          </w:tcPr>
          <w:p w14:paraId="21B2B46C" w14:textId="77777777" w:rsidR="00E81BFF" w:rsidRDefault="00E81BFF" w:rsidP="00E81BFF">
            <w:pPr>
              <w:pStyle w:val="TableText"/>
            </w:pPr>
            <w:r>
              <w:t>Channel.GrowingStatus</w:t>
            </w:r>
          </w:p>
        </w:tc>
        <w:tc>
          <w:tcPr>
            <w:tcW w:w="3870" w:type="dxa"/>
          </w:tcPr>
          <w:p w14:paraId="5FC060EF" w14:textId="77777777" w:rsidR="00E81BFF" w:rsidRDefault="00E81BFF" w:rsidP="00E81BFF">
            <w:pPr>
              <w:pStyle w:val="TableText"/>
            </w:pPr>
            <w:r>
              <w:t>active</w:t>
            </w:r>
          </w:p>
        </w:tc>
      </w:tr>
      <w:tr w:rsidR="00E81BFF" w14:paraId="6614F6A4" w14:textId="77777777" w:rsidTr="008A7D6B">
        <w:tc>
          <w:tcPr>
            <w:tcW w:w="2335" w:type="dxa"/>
          </w:tcPr>
          <w:p w14:paraId="0C0F3582" w14:textId="77777777" w:rsidR="00E81BFF" w:rsidRDefault="00E81BFF" w:rsidP="00E81BFF">
            <w:pPr>
              <w:pStyle w:val="TableText"/>
            </w:pPr>
            <w:r>
              <w:t>contentType</w:t>
            </w:r>
          </w:p>
        </w:tc>
        <w:tc>
          <w:tcPr>
            <w:tcW w:w="3150" w:type="dxa"/>
          </w:tcPr>
          <w:p w14:paraId="3E847433" w14:textId="77777777" w:rsidR="00E81BFF" w:rsidRDefault="00E81BFF" w:rsidP="00E81BFF">
            <w:pPr>
              <w:pStyle w:val="TableText"/>
            </w:pPr>
            <w:r>
              <w:t>Channel Content Type</w:t>
            </w:r>
          </w:p>
        </w:tc>
        <w:tc>
          <w:tcPr>
            <w:tcW w:w="3870" w:type="dxa"/>
          </w:tcPr>
          <w:p w14:paraId="7A6A964D" w14:textId="77777777" w:rsidR="00E81BFF" w:rsidRDefault="00E81BFF" w:rsidP="00E81BFF">
            <w:pPr>
              <w:pStyle w:val="TableText"/>
            </w:pPr>
            <w:r w:rsidRPr="0099545B">
              <w:t>application/x-witsml+xml;version=2.0;type=</w:t>
            </w:r>
            <w:r>
              <w:t>Channel</w:t>
            </w:r>
          </w:p>
        </w:tc>
      </w:tr>
      <w:tr w:rsidR="00E81BFF" w:rsidRPr="00EB6883" w14:paraId="36318A4B" w14:textId="77777777" w:rsidTr="008A7D6B">
        <w:tc>
          <w:tcPr>
            <w:tcW w:w="2335" w:type="dxa"/>
          </w:tcPr>
          <w:p w14:paraId="4D46D65B" w14:textId="77777777" w:rsidR="00E81BFF" w:rsidRDefault="00E81BFF" w:rsidP="00E81BFF">
            <w:pPr>
              <w:pStyle w:val="TableText"/>
            </w:pPr>
            <w:r>
              <w:t>source</w:t>
            </w:r>
          </w:p>
        </w:tc>
        <w:tc>
          <w:tcPr>
            <w:tcW w:w="3150" w:type="dxa"/>
          </w:tcPr>
          <w:p w14:paraId="319A46AA" w14:textId="77777777" w:rsidR="00E81BFF" w:rsidRDefault="00E81BFF" w:rsidP="00E81BFF">
            <w:pPr>
              <w:pStyle w:val="TableText"/>
            </w:pPr>
            <w:r>
              <w:rPr>
                <w:rFonts w:cs="Arial"/>
                <w:szCs w:val="18"/>
              </w:rPr>
              <w:t>Channel.Citation.Source</w:t>
            </w:r>
          </w:p>
        </w:tc>
        <w:tc>
          <w:tcPr>
            <w:tcW w:w="3870" w:type="dxa"/>
          </w:tcPr>
          <w:p w14:paraId="0695A6ED" w14:textId="77777777" w:rsidR="00E81BFF" w:rsidRPr="00EB6883" w:rsidRDefault="00E81BFF" w:rsidP="00E81BFF">
            <w:pPr>
              <w:pStyle w:val="TableText"/>
            </w:pPr>
            <w:r w:rsidRPr="00EB6883">
              <w:t>ACME Drilling Company</w:t>
            </w:r>
          </w:p>
        </w:tc>
      </w:tr>
      <w:tr w:rsidR="00E81BFF" w14:paraId="30F580F5" w14:textId="77777777" w:rsidTr="008A7D6B">
        <w:tc>
          <w:tcPr>
            <w:tcW w:w="2335" w:type="dxa"/>
          </w:tcPr>
          <w:p w14:paraId="259341EE" w14:textId="77777777" w:rsidR="00E81BFF" w:rsidRDefault="00E81BFF" w:rsidP="00E81BFF">
            <w:pPr>
              <w:pStyle w:val="TableText"/>
            </w:pPr>
            <w:r>
              <w:t>measureClass</w:t>
            </w:r>
          </w:p>
        </w:tc>
        <w:tc>
          <w:tcPr>
            <w:tcW w:w="3150" w:type="dxa"/>
          </w:tcPr>
          <w:p w14:paraId="1D550368" w14:textId="77777777" w:rsidR="00E81BFF" w:rsidRDefault="00E81BFF" w:rsidP="00E81BFF">
            <w:pPr>
              <w:pStyle w:val="TableText"/>
            </w:pPr>
            <w:r>
              <w:t>Channel.ChannelClass.Title</w:t>
            </w:r>
          </w:p>
        </w:tc>
        <w:tc>
          <w:tcPr>
            <w:tcW w:w="3870" w:type="dxa"/>
          </w:tcPr>
          <w:p w14:paraId="61706C3E" w14:textId="77777777" w:rsidR="00E81BFF" w:rsidRDefault="00E81BFF" w:rsidP="00E81BFF">
            <w:pPr>
              <w:pStyle w:val="TableText"/>
            </w:pPr>
            <w:r>
              <w:t>Gamma_Ray</w:t>
            </w:r>
          </w:p>
        </w:tc>
      </w:tr>
      <w:tr w:rsidR="00E81BFF" w14:paraId="07DB5B24" w14:textId="77777777" w:rsidTr="008A7D6B">
        <w:tc>
          <w:tcPr>
            <w:tcW w:w="2335" w:type="dxa"/>
          </w:tcPr>
          <w:p w14:paraId="55610933" w14:textId="77777777" w:rsidR="00E81BFF" w:rsidRDefault="00E81BFF" w:rsidP="00E81BFF">
            <w:pPr>
              <w:pStyle w:val="TableText"/>
            </w:pPr>
            <w:r>
              <w:t>uuid</w:t>
            </w:r>
          </w:p>
        </w:tc>
        <w:tc>
          <w:tcPr>
            <w:tcW w:w="3150" w:type="dxa"/>
          </w:tcPr>
          <w:p w14:paraId="06AACD56" w14:textId="77777777" w:rsidR="00E81BFF" w:rsidRDefault="00E81BFF" w:rsidP="00E81BFF">
            <w:pPr>
              <w:pStyle w:val="TableText"/>
            </w:pPr>
            <w:r>
              <w:t>Channel.Uuid</w:t>
            </w:r>
          </w:p>
        </w:tc>
        <w:tc>
          <w:tcPr>
            <w:tcW w:w="3870" w:type="dxa"/>
          </w:tcPr>
          <w:p w14:paraId="61940D9E" w14:textId="77777777" w:rsidR="00E81BFF" w:rsidRDefault="00E81BFF" w:rsidP="00E81BFF">
            <w:pPr>
              <w:pStyle w:val="TableText"/>
            </w:pPr>
            <w:r w:rsidRPr="002E3E83">
              <w:t>4a403536-ebf2-490f-a2c2-ae3a38713aa6</w:t>
            </w:r>
          </w:p>
        </w:tc>
      </w:tr>
      <w:tr w:rsidR="00E81BFF" w14:paraId="6ADA50F7" w14:textId="77777777" w:rsidTr="008A7D6B">
        <w:tc>
          <w:tcPr>
            <w:tcW w:w="2335" w:type="dxa"/>
          </w:tcPr>
          <w:p w14:paraId="05442768" w14:textId="77777777" w:rsidR="00E81BFF" w:rsidRDefault="00E81BFF" w:rsidP="00E81BFF">
            <w:pPr>
              <w:pStyle w:val="TableText"/>
            </w:pPr>
            <w:r>
              <w:t>indexes</w:t>
            </w:r>
          </w:p>
        </w:tc>
        <w:tc>
          <w:tcPr>
            <w:tcW w:w="3150" w:type="dxa"/>
          </w:tcPr>
          <w:p w14:paraId="22A88485" w14:textId="77777777" w:rsidR="00E81BFF" w:rsidRDefault="00E81BFF" w:rsidP="00E81BFF">
            <w:pPr>
              <w:pStyle w:val="TableText"/>
            </w:pPr>
            <w:r>
              <w:t>See Index Metadata Record below</w:t>
            </w:r>
          </w:p>
        </w:tc>
        <w:tc>
          <w:tcPr>
            <w:tcW w:w="3870" w:type="dxa"/>
          </w:tcPr>
          <w:p w14:paraId="35F09D96" w14:textId="77777777" w:rsidR="00E81BFF" w:rsidRDefault="00E81BFF" w:rsidP="00E81BFF">
            <w:pPr>
              <w:pStyle w:val="TableText"/>
            </w:pPr>
            <w:r>
              <w:t>[ ]</w:t>
            </w:r>
          </w:p>
        </w:tc>
      </w:tr>
      <w:tr w:rsidR="00E81BFF" w14:paraId="2DE34E1A" w14:textId="77777777" w:rsidTr="008A7D6B">
        <w:tc>
          <w:tcPr>
            <w:tcW w:w="2335" w:type="dxa"/>
          </w:tcPr>
          <w:p w14:paraId="54610CE3" w14:textId="77777777" w:rsidR="00E81BFF" w:rsidRDefault="00E81BFF" w:rsidP="00E81BFF">
            <w:pPr>
              <w:pStyle w:val="TableText"/>
            </w:pPr>
            <w:r>
              <w:t>domainObject</w:t>
            </w:r>
          </w:p>
        </w:tc>
        <w:tc>
          <w:tcPr>
            <w:tcW w:w="3150" w:type="dxa"/>
          </w:tcPr>
          <w:p w14:paraId="2A3855BB" w14:textId="26D84F52" w:rsidR="004E2871" w:rsidRDefault="00E81BFF" w:rsidP="00915DC6">
            <w:pPr>
              <w:pStyle w:val="TableText"/>
            </w:pPr>
            <w:r>
              <w:t>DataObject with Resource and Data</w:t>
            </w:r>
            <w:r w:rsidR="004E2871">
              <w:t>.</w:t>
            </w:r>
            <w:r w:rsidR="00BE4956">
              <w:t xml:space="preserve"> While this </w:t>
            </w:r>
            <w:r w:rsidR="00915DC6">
              <w:t xml:space="preserve">property </w:t>
            </w:r>
            <w:r w:rsidR="00BE4956">
              <w:t xml:space="preserve">is optional in ETP, </w:t>
            </w:r>
            <w:r w:rsidR="00915DC6">
              <w:t xml:space="preserve">for WITSML v2.0 you must send the domain object. The Channel Metadata message does not have elements for all necessary WITSML elements (for example, AxisDefinitions); therefore, you must always send the domain object. </w:t>
            </w:r>
          </w:p>
        </w:tc>
        <w:tc>
          <w:tcPr>
            <w:tcW w:w="3870" w:type="dxa"/>
          </w:tcPr>
          <w:p w14:paraId="4E3DA4AD" w14:textId="77777777" w:rsidR="00E81BFF" w:rsidRDefault="00E81BFF" w:rsidP="00E81BFF">
            <w:pPr>
              <w:pStyle w:val="TableText"/>
            </w:pPr>
            <w:r>
              <w:t>{ }</w:t>
            </w:r>
          </w:p>
        </w:tc>
      </w:tr>
      <w:tr w:rsidR="00E81BFF" w14:paraId="64E0D264" w14:textId="77777777" w:rsidTr="008A7D6B">
        <w:tc>
          <w:tcPr>
            <w:tcW w:w="2335" w:type="dxa"/>
          </w:tcPr>
          <w:p w14:paraId="0437F957" w14:textId="720168EC" w:rsidR="00E81BFF" w:rsidRDefault="00E81BFF" w:rsidP="00E81BFF">
            <w:pPr>
              <w:pStyle w:val="TableText"/>
            </w:pPr>
            <w:r>
              <w:t>customData</w:t>
            </w:r>
          </w:p>
        </w:tc>
        <w:tc>
          <w:tcPr>
            <w:tcW w:w="3150" w:type="dxa"/>
          </w:tcPr>
          <w:p w14:paraId="7265336D" w14:textId="77777777" w:rsidR="00E81BFF" w:rsidRDefault="00E81BFF" w:rsidP="00E81BFF">
            <w:pPr>
              <w:pStyle w:val="TableText"/>
            </w:pPr>
            <w:r>
              <w:t>n/a</w:t>
            </w:r>
          </w:p>
        </w:tc>
        <w:tc>
          <w:tcPr>
            <w:tcW w:w="3870" w:type="dxa"/>
          </w:tcPr>
          <w:p w14:paraId="2F72DEF9" w14:textId="77777777" w:rsidR="00E81BFF" w:rsidRDefault="00E81BFF" w:rsidP="00E81BFF">
            <w:pPr>
              <w:pStyle w:val="TableText"/>
            </w:pPr>
            <w:r>
              <w:t>{ }</w:t>
            </w:r>
          </w:p>
        </w:tc>
      </w:tr>
    </w:tbl>
    <w:p w14:paraId="1FF441AA" w14:textId="68980525" w:rsidR="00E81BFF" w:rsidRDefault="00E81BFF" w:rsidP="00E81BFF">
      <w:pPr>
        <w:pStyle w:val="BodyText1"/>
      </w:pPr>
      <w:r>
        <w:br/>
        <w:t>Index Metadata Record</w:t>
      </w:r>
      <w:r w:rsidR="00D712F4">
        <w:t>:</w:t>
      </w:r>
    </w:p>
    <w:tbl>
      <w:tblPr>
        <w:tblStyle w:val="TableGrid6"/>
        <w:tblW w:w="0" w:type="auto"/>
        <w:tblLook w:val="04A0" w:firstRow="1" w:lastRow="0" w:firstColumn="1" w:lastColumn="0" w:noHBand="0" w:noVBand="1"/>
      </w:tblPr>
      <w:tblGrid>
        <w:gridCol w:w="2073"/>
        <w:gridCol w:w="3461"/>
        <w:gridCol w:w="3818"/>
      </w:tblGrid>
      <w:tr w:rsidR="00E81BFF" w:rsidRPr="002525CE" w14:paraId="254BECBF" w14:textId="77777777" w:rsidTr="002E3110">
        <w:trPr>
          <w:tblHeader/>
        </w:trPr>
        <w:tc>
          <w:tcPr>
            <w:tcW w:w="2605" w:type="dxa"/>
            <w:shd w:val="clear" w:color="auto" w:fill="C4BC96"/>
          </w:tcPr>
          <w:p w14:paraId="7887C97B" w14:textId="77777777" w:rsidR="00E81BFF" w:rsidRPr="002525CE" w:rsidRDefault="00E81BFF" w:rsidP="00E81BFF">
            <w:pPr>
              <w:pStyle w:val="TableHeading"/>
            </w:pPr>
            <w:r w:rsidRPr="002525CE">
              <w:t>Metadata Property</w:t>
            </w:r>
          </w:p>
        </w:tc>
        <w:tc>
          <w:tcPr>
            <w:tcW w:w="3870" w:type="dxa"/>
            <w:shd w:val="clear" w:color="auto" w:fill="C4BC96"/>
          </w:tcPr>
          <w:p w14:paraId="0C4972C4" w14:textId="77777777" w:rsidR="00E81BFF" w:rsidRPr="002525CE" w:rsidRDefault="00E81BFF" w:rsidP="00E81BFF">
            <w:pPr>
              <w:pStyle w:val="TableHeading"/>
            </w:pPr>
            <w:r>
              <w:t>ChannelIndex</w:t>
            </w:r>
            <w:r w:rsidRPr="002525CE">
              <w:t xml:space="preserve"> Property</w:t>
            </w:r>
          </w:p>
        </w:tc>
        <w:tc>
          <w:tcPr>
            <w:tcW w:w="4315" w:type="dxa"/>
            <w:shd w:val="clear" w:color="auto" w:fill="C4BC96"/>
          </w:tcPr>
          <w:p w14:paraId="78C47F13" w14:textId="77777777" w:rsidR="00E81BFF" w:rsidRPr="002525CE" w:rsidRDefault="00E81BFF" w:rsidP="00E81BFF">
            <w:pPr>
              <w:pStyle w:val="TableHeading"/>
            </w:pPr>
            <w:r w:rsidRPr="002525CE">
              <w:t>Example</w:t>
            </w:r>
          </w:p>
        </w:tc>
      </w:tr>
      <w:tr w:rsidR="00E81BFF" w:rsidRPr="002525CE" w14:paraId="767DE73E" w14:textId="77777777" w:rsidTr="002E3110">
        <w:tc>
          <w:tcPr>
            <w:tcW w:w="2605" w:type="dxa"/>
          </w:tcPr>
          <w:p w14:paraId="6CC62424" w14:textId="77777777" w:rsidR="00E81BFF" w:rsidRPr="002525CE" w:rsidRDefault="00E81BFF" w:rsidP="00E81BFF">
            <w:pPr>
              <w:pStyle w:val="TableText"/>
            </w:pPr>
            <w:r w:rsidRPr="002525CE">
              <w:t>indexType</w:t>
            </w:r>
          </w:p>
        </w:tc>
        <w:tc>
          <w:tcPr>
            <w:tcW w:w="3870" w:type="dxa"/>
          </w:tcPr>
          <w:p w14:paraId="0865613B" w14:textId="77777777" w:rsidR="00E81BFF" w:rsidRPr="002525CE" w:rsidRDefault="00E81BFF" w:rsidP="00E81BFF">
            <w:pPr>
              <w:pStyle w:val="TableText"/>
            </w:pPr>
            <w:r w:rsidRPr="002525CE">
              <w:t>Channel</w:t>
            </w:r>
            <w:r>
              <w:t>.</w:t>
            </w:r>
            <w:r w:rsidRPr="002525CE">
              <w:t>Index</w:t>
            </w:r>
            <w:r>
              <w:t>.Index</w:t>
            </w:r>
            <w:r w:rsidRPr="002525CE">
              <w:t>Type</w:t>
            </w:r>
          </w:p>
        </w:tc>
        <w:tc>
          <w:tcPr>
            <w:tcW w:w="4315" w:type="dxa"/>
          </w:tcPr>
          <w:p w14:paraId="344FDA7E" w14:textId="77777777" w:rsidR="00E81BFF" w:rsidRPr="002525CE" w:rsidRDefault="00E81BFF" w:rsidP="00E81BFF">
            <w:pPr>
              <w:pStyle w:val="TableText"/>
            </w:pPr>
            <w:r>
              <w:t>ChannelIndexTypes.</w:t>
            </w:r>
            <w:r w:rsidRPr="002525CE">
              <w:t>Depth</w:t>
            </w:r>
          </w:p>
        </w:tc>
      </w:tr>
      <w:tr w:rsidR="00E81BFF" w:rsidRPr="002525CE" w14:paraId="7CBC5E65" w14:textId="77777777" w:rsidTr="002E3110">
        <w:tc>
          <w:tcPr>
            <w:tcW w:w="2605" w:type="dxa"/>
          </w:tcPr>
          <w:p w14:paraId="571D1CB3" w14:textId="77777777" w:rsidR="00E81BFF" w:rsidRPr="002525CE" w:rsidRDefault="00E81BFF" w:rsidP="00E81BFF">
            <w:pPr>
              <w:pStyle w:val="TableText"/>
            </w:pPr>
            <w:r w:rsidRPr="002525CE">
              <w:t>uom</w:t>
            </w:r>
          </w:p>
        </w:tc>
        <w:tc>
          <w:tcPr>
            <w:tcW w:w="3870" w:type="dxa"/>
          </w:tcPr>
          <w:p w14:paraId="12E2DD84" w14:textId="77777777" w:rsidR="00E81BFF" w:rsidRPr="002525CE" w:rsidRDefault="00E81BFF" w:rsidP="00E81BFF">
            <w:pPr>
              <w:pStyle w:val="TableText"/>
            </w:pPr>
            <w:r>
              <w:t>Channel.Index</w:t>
            </w:r>
            <w:r w:rsidRPr="002525CE">
              <w:t>.Uom</w:t>
            </w:r>
          </w:p>
        </w:tc>
        <w:tc>
          <w:tcPr>
            <w:tcW w:w="4315" w:type="dxa"/>
          </w:tcPr>
          <w:p w14:paraId="2458C64E" w14:textId="77777777" w:rsidR="00E81BFF" w:rsidRPr="002525CE" w:rsidRDefault="00E81BFF" w:rsidP="00E81BFF">
            <w:pPr>
              <w:pStyle w:val="TableText"/>
            </w:pPr>
            <w:r w:rsidRPr="002525CE">
              <w:t>ft</w:t>
            </w:r>
          </w:p>
        </w:tc>
      </w:tr>
      <w:tr w:rsidR="00E81BFF" w:rsidRPr="002525CE" w14:paraId="1317F349" w14:textId="77777777" w:rsidTr="002E3110">
        <w:tc>
          <w:tcPr>
            <w:tcW w:w="2605" w:type="dxa"/>
          </w:tcPr>
          <w:p w14:paraId="617E5482" w14:textId="77777777" w:rsidR="00E81BFF" w:rsidRPr="002525CE" w:rsidRDefault="00E81BFF" w:rsidP="00E81BFF">
            <w:pPr>
              <w:pStyle w:val="TableText"/>
            </w:pPr>
            <w:r w:rsidRPr="002525CE">
              <w:t>depthDatum</w:t>
            </w:r>
          </w:p>
        </w:tc>
        <w:tc>
          <w:tcPr>
            <w:tcW w:w="3870" w:type="dxa"/>
          </w:tcPr>
          <w:p w14:paraId="467CD6F8" w14:textId="77777777" w:rsidR="00E81BFF" w:rsidRPr="002525CE" w:rsidRDefault="00E81BFF" w:rsidP="00E81BFF">
            <w:pPr>
              <w:pStyle w:val="TableText"/>
            </w:pPr>
            <w:r>
              <w:t>Channel.Index.DatumReference</w:t>
            </w:r>
          </w:p>
        </w:tc>
        <w:tc>
          <w:tcPr>
            <w:tcW w:w="4315" w:type="dxa"/>
          </w:tcPr>
          <w:p w14:paraId="3E4FB678" w14:textId="77777777" w:rsidR="00E81BFF" w:rsidRPr="002525CE" w:rsidRDefault="00E81BFF" w:rsidP="00E81BFF">
            <w:pPr>
              <w:pStyle w:val="TableText"/>
            </w:pPr>
            <w:r w:rsidRPr="002525CE">
              <w:t>KB</w:t>
            </w:r>
          </w:p>
        </w:tc>
      </w:tr>
      <w:tr w:rsidR="00E81BFF" w:rsidRPr="002525CE" w14:paraId="59F206BB" w14:textId="77777777" w:rsidTr="002E3110">
        <w:tc>
          <w:tcPr>
            <w:tcW w:w="2605" w:type="dxa"/>
          </w:tcPr>
          <w:p w14:paraId="18DCFB42" w14:textId="77777777" w:rsidR="00E81BFF" w:rsidRPr="002525CE" w:rsidRDefault="00E81BFF" w:rsidP="00E81BFF">
            <w:pPr>
              <w:pStyle w:val="TableText"/>
            </w:pPr>
            <w:r w:rsidRPr="002525CE">
              <w:t>direction</w:t>
            </w:r>
          </w:p>
        </w:tc>
        <w:tc>
          <w:tcPr>
            <w:tcW w:w="3870" w:type="dxa"/>
          </w:tcPr>
          <w:p w14:paraId="709FCE3E" w14:textId="77777777" w:rsidR="00E81BFF" w:rsidRPr="002525CE" w:rsidRDefault="00E81BFF" w:rsidP="00E81BFF">
            <w:pPr>
              <w:pStyle w:val="TableText"/>
            </w:pPr>
            <w:r>
              <w:t>Channel.Index.Direction</w:t>
            </w:r>
          </w:p>
        </w:tc>
        <w:tc>
          <w:tcPr>
            <w:tcW w:w="4315" w:type="dxa"/>
          </w:tcPr>
          <w:p w14:paraId="3DB8145D" w14:textId="77777777" w:rsidR="00E81BFF" w:rsidRPr="002525CE" w:rsidRDefault="00E81BFF" w:rsidP="00E81BFF">
            <w:pPr>
              <w:pStyle w:val="TableText"/>
            </w:pPr>
            <w:r w:rsidRPr="002525CE">
              <w:t>IndexDirections.Increasing</w:t>
            </w:r>
          </w:p>
        </w:tc>
      </w:tr>
      <w:tr w:rsidR="00E81BFF" w:rsidRPr="002525CE" w14:paraId="149F6861" w14:textId="77777777" w:rsidTr="002E3110">
        <w:tc>
          <w:tcPr>
            <w:tcW w:w="2605" w:type="dxa"/>
          </w:tcPr>
          <w:p w14:paraId="34F910B2" w14:textId="77777777" w:rsidR="00E81BFF" w:rsidRPr="002525CE" w:rsidRDefault="00E81BFF" w:rsidP="00E81BFF">
            <w:pPr>
              <w:pStyle w:val="TableText"/>
            </w:pPr>
            <w:r w:rsidRPr="002525CE">
              <w:t>mnemonic</w:t>
            </w:r>
          </w:p>
        </w:tc>
        <w:tc>
          <w:tcPr>
            <w:tcW w:w="3870" w:type="dxa"/>
          </w:tcPr>
          <w:p w14:paraId="5202518F" w14:textId="77777777" w:rsidR="00E81BFF" w:rsidRPr="002525CE" w:rsidRDefault="00E81BFF" w:rsidP="00E81BFF">
            <w:pPr>
              <w:pStyle w:val="TableText"/>
            </w:pPr>
            <w:r>
              <w:t>Channel.Index.Mnemonic</w:t>
            </w:r>
          </w:p>
        </w:tc>
        <w:tc>
          <w:tcPr>
            <w:tcW w:w="4315" w:type="dxa"/>
          </w:tcPr>
          <w:p w14:paraId="3DFFAD12" w14:textId="77777777" w:rsidR="00E81BFF" w:rsidRPr="002525CE" w:rsidRDefault="00E81BFF" w:rsidP="00E81BFF">
            <w:pPr>
              <w:pStyle w:val="TableText"/>
            </w:pPr>
            <w:r w:rsidRPr="002525CE">
              <w:t>MD</w:t>
            </w:r>
          </w:p>
        </w:tc>
      </w:tr>
      <w:tr w:rsidR="00E81BFF" w:rsidRPr="002525CE" w14:paraId="1601C0A7" w14:textId="77777777" w:rsidTr="002E3110">
        <w:tc>
          <w:tcPr>
            <w:tcW w:w="2605" w:type="dxa"/>
          </w:tcPr>
          <w:p w14:paraId="427406BD" w14:textId="77777777" w:rsidR="00E81BFF" w:rsidRPr="002525CE" w:rsidRDefault="00E81BFF" w:rsidP="00E81BFF">
            <w:pPr>
              <w:pStyle w:val="TableText"/>
            </w:pPr>
            <w:r w:rsidRPr="002525CE">
              <w:lastRenderedPageBreak/>
              <w:t>description</w:t>
            </w:r>
          </w:p>
        </w:tc>
        <w:tc>
          <w:tcPr>
            <w:tcW w:w="3870" w:type="dxa"/>
          </w:tcPr>
          <w:p w14:paraId="78334EA8" w14:textId="77777777" w:rsidR="00E81BFF" w:rsidRPr="002525CE" w:rsidRDefault="00E81BFF" w:rsidP="00E81BFF">
            <w:pPr>
              <w:pStyle w:val="TableText"/>
            </w:pPr>
            <w:r>
              <w:t>Channel.Index.Mnemonic</w:t>
            </w:r>
          </w:p>
        </w:tc>
        <w:tc>
          <w:tcPr>
            <w:tcW w:w="4315" w:type="dxa"/>
          </w:tcPr>
          <w:p w14:paraId="635D869A" w14:textId="77777777" w:rsidR="00E81BFF" w:rsidRPr="002525CE" w:rsidRDefault="00E81BFF" w:rsidP="00E81BFF">
            <w:pPr>
              <w:pStyle w:val="TableText"/>
            </w:pPr>
            <w:r w:rsidRPr="002525CE">
              <w:t>measured depth</w:t>
            </w:r>
          </w:p>
        </w:tc>
      </w:tr>
      <w:tr w:rsidR="00E81BFF" w:rsidRPr="002525CE" w14:paraId="30104658" w14:textId="77777777" w:rsidTr="002E3110">
        <w:tc>
          <w:tcPr>
            <w:tcW w:w="2605" w:type="dxa"/>
          </w:tcPr>
          <w:p w14:paraId="5C488010" w14:textId="77777777" w:rsidR="00E81BFF" w:rsidRPr="002525CE" w:rsidRDefault="00E81BFF" w:rsidP="00E81BFF">
            <w:pPr>
              <w:pStyle w:val="TableText"/>
            </w:pPr>
            <w:r>
              <w:t>scale</w:t>
            </w:r>
          </w:p>
        </w:tc>
        <w:tc>
          <w:tcPr>
            <w:tcW w:w="3870" w:type="dxa"/>
          </w:tcPr>
          <w:p w14:paraId="6465C4E5" w14:textId="77777777" w:rsidR="00E81BFF" w:rsidRPr="002525CE" w:rsidRDefault="00E81BFF" w:rsidP="00E81BFF">
            <w:pPr>
              <w:pStyle w:val="TableText"/>
            </w:pPr>
            <w:r>
              <w:t>n/a</w:t>
            </w:r>
          </w:p>
        </w:tc>
        <w:tc>
          <w:tcPr>
            <w:tcW w:w="4315" w:type="dxa"/>
          </w:tcPr>
          <w:p w14:paraId="2F3F724A" w14:textId="77777777" w:rsidR="00E81BFF" w:rsidRPr="002525CE" w:rsidRDefault="00E81BFF" w:rsidP="00E81BFF">
            <w:pPr>
              <w:pStyle w:val="TableText"/>
            </w:pPr>
            <w:r>
              <w:t>3</w:t>
            </w:r>
          </w:p>
        </w:tc>
      </w:tr>
      <w:tr w:rsidR="00E81BFF" w:rsidRPr="002525CE" w14:paraId="72ECDA3C" w14:textId="77777777" w:rsidTr="002E3110">
        <w:tc>
          <w:tcPr>
            <w:tcW w:w="2605" w:type="dxa"/>
          </w:tcPr>
          <w:p w14:paraId="7B67600D" w14:textId="77777777" w:rsidR="00E81BFF" w:rsidRPr="002525CE" w:rsidRDefault="00E81BFF" w:rsidP="00E81BFF">
            <w:pPr>
              <w:pStyle w:val="TableText"/>
            </w:pPr>
            <w:r w:rsidRPr="002525CE">
              <w:t>uri</w:t>
            </w:r>
          </w:p>
        </w:tc>
        <w:tc>
          <w:tcPr>
            <w:tcW w:w="3870" w:type="dxa"/>
          </w:tcPr>
          <w:p w14:paraId="47DCDADE" w14:textId="77777777" w:rsidR="00E81BFF" w:rsidRPr="002525CE" w:rsidRDefault="00E81BFF" w:rsidP="00E81BFF">
            <w:pPr>
              <w:pStyle w:val="TableText"/>
            </w:pPr>
            <w:r w:rsidRPr="002525CE">
              <w:t>n/a</w:t>
            </w:r>
          </w:p>
        </w:tc>
        <w:tc>
          <w:tcPr>
            <w:tcW w:w="4315" w:type="dxa"/>
          </w:tcPr>
          <w:p w14:paraId="7EC55222" w14:textId="77777777" w:rsidR="00E81BFF" w:rsidRPr="002525CE" w:rsidRDefault="00E81BFF" w:rsidP="00E81BFF">
            <w:pPr>
              <w:pStyle w:val="TableText"/>
            </w:pPr>
            <w:r w:rsidRPr="002525CE">
              <w:t>eml://witsml20/</w:t>
            </w:r>
            <w:r>
              <w:t>Channel</w:t>
            </w:r>
            <w:r w:rsidRPr="002525CE">
              <w:t>(</w:t>
            </w:r>
            <w:r w:rsidRPr="002E3E83">
              <w:t>4a403536-ebf2-490f-a2c2-ae3a38713aa6</w:t>
            </w:r>
            <w:r>
              <w:t>)/MD</w:t>
            </w:r>
          </w:p>
        </w:tc>
      </w:tr>
    </w:tbl>
    <w:p w14:paraId="037D219E" w14:textId="77777777" w:rsidR="00E81BFF" w:rsidRDefault="00E81BFF" w:rsidP="00E81BFF">
      <w:pPr>
        <w:pStyle w:val="BodyText1"/>
      </w:pPr>
    </w:p>
    <w:p w14:paraId="727F5A93" w14:textId="797EB263" w:rsidR="00E81BFF" w:rsidRDefault="00E81BFF" w:rsidP="003F3771">
      <w:pPr>
        <w:pStyle w:val="BodyText1"/>
        <w:keepNext/>
      </w:pPr>
      <w:r>
        <w:t>Domain Object XML</w:t>
      </w:r>
      <w:r w:rsidR="001A0DB7">
        <w:t>:</w:t>
      </w:r>
    </w:p>
    <w:p w14:paraId="1AC2B1BD" w14:textId="77777777" w:rsidR="00E81BFF" w:rsidRDefault="00E81BFF" w:rsidP="00E81BFF">
      <w:pPr>
        <w:pStyle w:val="CodeExample"/>
        <w:rPr>
          <w:color w:val="8B008B"/>
        </w:rPr>
      </w:pPr>
      <w:r>
        <w:rPr>
          <w:color w:val="8B008B"/>
        </w:rPr>
        <w:t xml:space="preserve">&lt;Channel </w:t>
      </w:r>
      <w:r>
        <w:rPr>
          <w:color w:val="FF0000"/>
        </w:rPr>
        <w:t>schemaVersion</w:t>
      </w:r>
      <w:r>
        <w:t>="2.0"</w:t>
      </w:r>
      <w:r>
        <w:rPr>
          <w:color w:val="8B008B"/>
        </w:rPr>
        <w:t xml:space="preserve"> </w:t>
      </w:r>
      <w:r>
        <w:rPr>
          <w:color w:val="FF0000"/>
        </w:rPr>
        <w:t>uuid</w:t>
      </w:r>
      <w:r>
        <w:t>="4a403536-ebf2-490f-a2c2-ae3a38713aa6"</w:t>
      </w:r>
      <w:r>
        <w:rPr>
          <w:color w:val="8B008B"/>
        </w:rPr>
        <w:t xml:space="preserve"> xmlns:</w:t>
      </w:r>
      <w:r>
        <w:rPr>
          <w:color w:val="FF0000"/>
        </w:rPr>
        <w:t>xsi</w:t>
      </w:r>
      <w:r>
        <w:t>="http://www.w3.org/2001/XMLSchema-instance"</w:t>
      </w:r>
      <w:r>
        <w:rPr>
          <w:color w:val="8B008B"/>
        </w:rPr>
        <w:t xml:space="preserve"> </w:t>
      </w:r>
      <w:r>
        <w:rPr>
          <w:color w:val="FF0000"/>
        </w:rPr>
        <w:t>xmlns</w:t>
      </w:r>
      <w:r>
        <w:t>="http://www.energistics.org/energyml/data/witsmlv2"</w:t>
      </w:r>
      <w:r>
        <w:rPr>
          <w:color w:val="8B008B"/>
        </w:rPr>
        <w:t>&gt;</w:t>
      </w:r>
      <w:r>
        <w:br/>
        <w:t>  </w:t>
      </w:r>
      <w:r>
        <w:rPr>
          <w:color w:val="8B008B"/>
        </w:rPr>
        <w:t xml:space="preserve">&lt;Citation </w:t>
      </w:r>
      <w:r>
        <w:rPr>
          <w:color w:val="FF0000"/>
        </w:rPr>
        <w:t>xmlns</w:t>
      </w:r>
      <w:r>
        <w:t>="http://www.energistics.org/energyml/data/commonv2"</w:t>
      </w:r>
      <w:r>
        <w:rPr>
          <w:color w:val="8B008B"/>
        </w:rPr>
        <w:t>&gt;</w:t>
      </w:r>
      <w:r>
        <w:br/>
        <w:t>    </w:t>
      </w:r>
      <w:r>
        <w:rPr>
          <w:color w:val="8B008B"/>
        </w:rPr>
        <w:t>&lt;Title&gt;</w:t>
      </w:r>
      <w:r>
        <w:t>GR1AX - 170115-141020-039</w:t>
      </w:r>
      <w:r>
        <w:rPr>
          <w:color w:val="8B008B"/>
        </w:rPr>
        <w:t>&lt;/Title&gt;</w:t>
      </w:r>
      <w:r>
        <w:br/>
        <w:t>    </w:t>
      </w:r>
      <w:r>
        <w:rPr>
          <w:color w:val="8B008B"/>
        </w:rPr>
        <w:t>&lt;Originator&gt;</w:t>
      </w:r>
      <w:r>
        <w:t>DataGenerator</w:t>
      </w:r>
      <w:r>
        <w:rPr>
          <w:color w:val="8B008B"/>
        </w:rPr>
        <w:t>&lt;/Originator&gt;</w:t>
      </w:r>
      <w:r>
        <w:br/>
        <w:t>    </w:t>
      </w:r>
      <w:r>
        <w:rPr>
          <w:color w:val="8B008B"/>
        </w:rPr>
        <w:t>&lt;Creation&gt;</w:t>
      </w:r>
      <w:r>
        <w:t>2017-01-15T20:10:20.039Z</w:t>
      </w:r>
      <w:r>
        <w:rPr>
          <w:color w:val="8B008B"/>
        </w:rPr>
        <w:t>&lt;/Creation&gt;</w:t>
      </w:r>
      <w:r>
        <w:br/>
        <w:t>    </w:t>
      </w:r>
      <w:r>
        <w:rPr>
          <w:color w:val="8B008B"/>
        </w:rPr>
        <w:t>&lt;Format&gt;</w:t>
      </w:r>
      <w:r>
        <w:t>PDS.Witsml, Version=2016.1.0.0, Culture=neutral, PublicKeyToken=null</w:t>
      </w:r>
      <w:r>
        <w:rPr>
          <w:color w:val="8B008B"/>
        </w:rPr>
        <w:t>&lt;/Format&gt;</w:t>
      </w:r>
      <w:r>
        <w:br/>
        <w:t>  </w:t>
      </w:r>
      <w:r>
        <w:rPr>
          <w:color w:val="8B008B"/>
        </w:rPr>
        <w:t>&lt;/Citation&gt;</w:t>
      </w:r>
      <w:r>
        <w:br/>
        <w:t>  </w:t>
      </w:r>
      <w:r>
        <w:rPr>
          <w:color w:val="8B008B"/>
        </w:rPr>
        <w:t>&lt;Mnemonic&gt;</w:t>
      </w:r>
      <w:r>
        <w:t>GR</w:t>
      </w:r>
      <w:r>
        <w:rPr>
          <w:color w:val="8B008B"/>
        </w:rPr>
        <w:t>&lt;/Mnemonic&gt;</w:t>
      </w:r>
      <w:r>
        <w:br/>
        <w:t>  </w:t>
      </w:r>
      <w:r>
        <w:rPr>
          <w:color w:val="8B008B"/>
        </w:rPr>
        <w:t>&lt;DataType&gt;</w:t>
      </w:r>
      <w:r>
        <w:t>double</w:t>
      </w:r>
      <w:r>
        <w:rPr>
          <w:color w:val="8B008B"/>
        </w:rPr>
        <w:t>&lt;/DataType&gt;</w:t>
      </w:r>
      <w:r>
        <w:br/>
        <w:t>  </w:t>
      </w:r>
      <w:r>
        <w:rPr>
          <w:color w:val="8B008B"/>
        </w:rPr>
        <w:t>&lt;Uom&gt;</w:t>
      </w:r>
      <w:r>
        <w:t>gAPI</w:t>
      </w:r>
      <w:r>
        <w:rPr>
          <w:color w:val="8B008B"/>
        </w:rPr>
        <w:t>&lt;/Uom&gt;</w:t>
      </w:r>
      <w:r>
        <w:br/>
        <w:t>  </w:t>
      </w:r>
      <w:r>
        <w:rPr>
          <w:color w:val="8B008B"/>
        </w:rPr>
        <w:t>&lt;GrowingStatus&gt;</w:t>
      </w:r>
      <w:r>
        <w:t>active</w:t>
      </w:r>
      <w:r>
        <w:rPr>
          <w:color w:val="8B008B"/>
        </w:rPr>
        <w:t>&lt;/GrowingStatus&gt;</w:t>
      </w:r>
      <w:r>
        <w:br/>
        <w:t>  </w:t>
      </w:r>
      <w:r>
        <w:rPr>
          <w:color w:val="8B008B"/>
        </w:rPr>
        <w:t>&lt;Source&gt;</w:t>
      </w:r>
      <w:r>
        <w:t>MWD</w:t>
      </w:r>
      <w:r>
        <w:rPr>
          <w:color w:val="8B008B"/>
        </w:rPr>
        <w:t>&lt;/Source&gt;</w:t>
      </w:r>
      <w:r>
        <w:br/>
        <w:t>  </w:t>
      </w:r>
      <w:r>
        <w:rPr>
          <w:color w:val="8B008B"/>
        </w:rPr>
        <w:t>&lt;TimeDepth&gt;</w:t>
      </w:r>
      <w:r>
        <w:t>depth</w:t>
      </w:r>
      <w:r>
        <w:rPr>
          <w:color w:val="8B008B"/>
        </w:rPr>
        <w:t>&lt;/TimeDepth&gt;</w:t>
      </w:r>
      <w:r>
        <w:br/>
        <w:t>  </w:t>
      </w:r>
      <w:r>
        <w:rPr>
          <w:color w:val="8B008B"/>
        </w:rPr>
        <w:t>&lt;ChannelClass&gt;</w:t>
      </w:r>
      <w:r>
        <w:br/>
        <w:t>    </w:t>
      </w:r>
      <w:r>
        <w:rPr>
          <w:color w:val="8B008B"/>
        </w:rPr>
        <w:t xml:space="preserve">&lt;ContentType </w:t>
      </w:r>
      <w:r>
        <w:rPr>
          <w:color w:val="FF0000"/>
        </w:rPr>
        <w:t>xmlns</w:t>
      </w:r>
      <w:r>
        <w:t>="http://www.energistics.org/energyml/data/commonv2"</w:t>
      </w:r>
      <w:r>
        <w:rPr>
          <w:color w:val="8B008B"/>
        </w:rPr>
        <w:t>&gt;</w:t>
      </w:r>
      <w:r>
        <w:t>application/x-eml+xml;version=2.1;type=PropertyKind</w:t>
      </w:r>
      <w:r>
        <w:rPr>
          <w:color w:val="8B008B"/>
        </w:rPr>
        <w:t>&lt;/ContentType&gt;</w:t>
      </w:r>
      <w:r>
        <w:br/>
        <w:t>    </w:t>
      </w:r>
      <w:r>
        <w:rPr>
          <w:color w:val="8B008B"/>
        </w:rPr>
        <w:t xml:space="preserve">&lt;Title </w:t>
      </w:r>
      <w:r>
        <w:rPr>
          <w:color w:val="FF0000"/>
        </w:rPr>
        <w:t>xmlns</w:t>
      </w:r>
      <w:r>
        <w:t>="http://www.energistics.org/energyml/data/commonv2"</w:t>
      </w:r>
      <w:r>
        <w:rPr>
          <w:color w:val="8B008B"/>
        </w:rPr>
        <w:t>&gt;</w:t>
      </w:r>
      <w:r>
        <w:t>Gamma_Ray</w:t>
      </w:r>
      <w:r>
        <w:rPr>
          <w:color w:val="8B008B"/>
        </w:rPr>
        <w:t>&lt;/Title&gt;</w:t>
      </w:r>
      <w:r>
        <w:br/>
        <w:t>    </w:t>
      </w:r>
      <w:r>
        <w:rPr>
          <w:color w:val="8B008B"/>
        </w:rPr>
        <w:t xml:space="preserve">&lt;Uuid </w:t>
      </w:r>
      <w:r>
        <w:rPr>
          <w:color w:val="FF0000"/>
        </w:rPr>
        <w:t>xmlns</w:t>
      </w:r>
      <w:r>
        <w:t>="http://www.energistics.org/energyml/data/commonv2"</w:t>
      </w:r>
      <w:r>
        <w:rPr>
          <w:color w:val="8B008B"/>
        </w:rPr>
        <w:t>&gt;</w:t>
      </w:r>
      <w:r>
        <w:t>b0512912-439f-447d-a780-158cc2e46406</w:t>
      </w:r>
      <w:r>
        <w:rPr>
          <w:color w:val="8B008B"/>
        </w:rPr>
        <w:t>&lt;/Uuid&gt;</w:t>
      </w:r>
      <w:r>
        <w:br/>
        <w:t>  </w:t>
      </w:r>
      <w:r>
        <w:rPr>
          <w:color w:val="8B008B"/>
        </w:rPr>
        <w:t>&lt;/ChannelClass&gt;</w:t>
      </w:r>
      <w:r>
        <w:br/>
        <w:t>  </w:t>
      </w:r>
      <w:r>
        <w:rPr>
          <w:color w:val="8B008B"/>
        </w:rPr>
        <w:t>&lt;StartIndex xsi:</w:t>
      </w:r>
      <w:r>
        <w:rPr>
          <w:color w:val="FF0000"/>
        </w:rPr>
        <w:t>type</w:t>
      </w:r>
      <w:r>
        <w:t>="DepthIndexValue"</w:t>
      </w:r>
      <w:r>
        <w:rPr>
          <w:color w:val="8B008B"/>
        </w:rPr>
        <w:t>&gt;</w:t>
      </w:r>
      <w:r>
        <w:br/>
        <w:t>    </w:t>
      </w:r>
      <w:r>
        <w:rPr>
          <w:color w:val="8B008B"/>
        </w:rPr>
        <w:t>&lt;Depth&gt;</w:t>
      </w:r>
      <w:r>
        <w:t>0.9</w:t>
      </w:r>
      <w:r>
        <w:rPr>
          <w:color w:val="8B008B"/>
        </w:rPr>
        <w:t>&lt;/Depth&gt;</w:t>
      </w:r>
      <w:r>
        <w:br/>
        <w:t>  </w:t>
      </w:r>
      <w:r>
        <w:rPr>
          <w:color w:val="8B008B"/>
        </w:rPr>
        <w:t>&lt;/StartIndex&gt;</w:t>
      </w:r>
      <w:r>
        <w:br/>
        <w:t>  </w:t>
      </w:r>
      <w:r>
        <w:rPr>
          <w:color w:val="8B008B"/>
        </w:rPr>
        <w:t>&lt;EndIndex xsi:</w:t>
      </w:r>
      <w:r>
        <w:rPr>
          <w:color w:val="FF0000"/>
        </w:rPr>
        <w:t>type</w:t>
      </w:r>
      <w:r>
        <w:t>="DepthIndexValue"</w:t>
      </w:r>
      <w:r>
        <w:rPr>
          <w:color w:val="8B008B"/>
        </w:rPr>
        <w:t>&gt;</w:t>
      </w:r>
      <w:r>
        <w:br/>
        <w:t>    </w:t>
      </w:r>
      <w:r>
        <w:rPr>
          <w:color w:val="8B008B"/>
        </w:rPr>
        <w:t>&lt;Depth&gt;</w:t>
      </w:r>
      <w:r>
        <w:t>8.8</w:t>
      </w:r>
      <w:r>
        <w:rPr>
          <w:color w:val="8B008B"/>
        </w:rPr>
        <w:t>&lt;/Depth&gt;</w:t>
      </w:r>
      <w:r>
        <w:br/>
        <w:t>  </w:t>
      </w:r>
      <w:r>
        <w:rPr>
          <w:color w:val="8B008B"/>
        </w:rPr>
        <w:t>&lt;/EndIndex&gt;</w:t>
      </w:r>
      <w:r>
        <w:br/>
        <w:t>  </w:t>
      </w:r>
      <w:r>
        <w:rPr>
          <w:color w:val="8B008B"/>
        </w:rPr>
        <w:t>&lt;LoggingMethod&gt;</w:t>
      </w:r>
      <w:r>
        <w:t>MWD</w:t>
      </w:r>
      <w:r>
        <w:rPr>
          <w:color w:val="8B008B"/>
        </w:rPr>
        <w:t>&lt;/LoggingMethod&gt;</w:t>
      </w:r>
      <w:r>
        <w:br/>
        <w:t>  </w:t>
      </w:r>
      <w:r>
        <w:rPr>
          <w:color w:val="8B008B"/>
        </w:rPr>
        <w:t>&lt;Index&gt;</w:t>
      </w:r>
      <w:r>
        <w:br/>
        <w:t>    </w:t>
      </w:r>
      <w:r>
        <w:rPr>
          <w:color w:val="8B008B"/>
        </w:rPr>
        <w:t>&lt;IndexType&gt;</w:t>
      </w:r>
      <w:r>
        <w:t>measured depth</w:t>
      </w:r>
      <w:r>
        <w:rPr>
          <w:color w:val="8B008B"/>
        </w:rPr>
        <w:t>&lt;/IndexType&gt;</w:t>
      </w:r>
      <w:r>
        <w:br/>
        <w:t>    </w:t>
      </w:r>
      <w:r>
        <w:rPr>
          <w:color w:val="8B008B"/>
        </w:rPr>
        <w:t>&lt;Uom&gt;</w:t>
      </w:r>
      <w:r>
        <w:t>m</w:t>
      </w:r>
      <w:r>
        <w:rPr>
          <w:color w:val="8B008B"/>
        </w:rPr>
        <w:t>&lt;/Uom&gt;</w:t>
      </w:r>
      <w:r>
        <w:br/>
        <w:t>    </w:t>
      </w:r>
      <w:r>
        <w:rPr>
          <w:color w:val="8B008B"/>
        </w:rPr>
        <w:t>&lt;Direction&gt;</w:t>
      </w:r>
      <w:r>
        <w:t>increasing</w:t>
      </w:r>
      <w:r>
        <w:rPr>
          <w:color w:val="8B008B"/>
        </w:rPr>
        <w:t>&lt;/Direction&gt;</w:t>
      </w:r>
      <w:r>
        <w:br/>
        <w:t>    </w:t>
      </w:r>
      <w:r>
        <w:rPr>
          <w:color w:val="8B008B"/>
        </w:rPr>
        <w:t>&lt;Mnemonic&gt;</w:t>
      </w:r>
      <w:r>
        <w:t>MD</w:t>
      </w:r>
      <w:r>
        <w:rPr>
          <w:color w:val="8B008B"/>
        </w:rPr>
        <w:t>&lt;/Mnemonic&gt;</w:t>
      </w:r>
      <w:r>
        <w:br/>
        <w:t>    </w:t>
      </w:r>
      <w:r>
        <w:rPr>
          <w:color w:val="8B008B"/>
        </w:rPr>
        <w:t>&lt;DatumReference&gt;</w:t>
      </w:r>
      <w:r>
        <w:t>MSL</w:t>
      </w:r>
      <w:r>
        <w:rPr>
          <w:color w:val="8B008B"/>
        </w:rPr>
        <w:t>&lt;/DatumReference&gt;</w:t>
      </w:r>
      <w:r>
        <w:br/>
        <w:t>  </w:t>
      </w:r>
      <w:r>
        <w:rPr>
          <w:color w:val="8B008B"/>
        </w:rPr>
        <w:t>&lt;/Index&gt;</w:t>
      </w:r>
      <w:r>
        <w:br/>
        <w:t>  </w:t>
      </w:r>
      <w:r>
        <w:rPr>
          <w:color w:val="8B008B"/>
        </w:rPr>
        <w:t>&lt;Index&gt;</w:t>
      </w:r>
      <w:r>
        <w:br/>
        <w:t>    </w:t>
      </w:r>
      <w:r>
        <w:rPr>
          <w:color w:val="8B008B"/>
        </w:rPr>
        <w:t>&lt;IndexType&gt;</w:t>
      </w:r>
      <w:r>
        <w:t>date time</w:t>
      </w:r>
      <w:r>
        <w:rPr>
          <w:color w:val="8B008B"/>
        </w:rPr>
        <w:t>&lt;/IndexType&gt;</w:t>
      </w:r>
      <w:r>
        <w:br/>
        <w:t>    </w:t>
      </w:r>
      <w:r>
        <w:rPr>
          <w:color w:val="8B008B"/>
        </w:rPr>
        <w:t>&lt;Uom&gt;</w:t>
      </w:r>
      <w:r>
        <w:t>s</w:t>
      </w:r>
      <w:r>
        <w:rPr>
          <w:color w:val="8B008B"/>
        </w:rPr>
        <w:t>&lt;/Uom&gt;</w:t>
      </w:r>
      <w:r>
        <w:br/>
        <w:t>    </w:t>
      </w:r>
      <w:r>
        <w:rPr>
          <w:color w:val="8B008B"/>
        </w:rPr>
        <w:t>&lt;Direction&gt;</w:t>
      </w:r>
      <w:r>
        <w:t>increasing</w:t>
      </w:r>
      <w:r>
        <w:rPr>
          <w:color w:val="8B008B"/>
        </w:rPr>
        <w:t>&lt;/Direction&gt;</w:t>
      </w:r>
      <w:r>
        <w:br/>
        <w:t>    </w:t>
      </w:r>
      <w:r>
        <w:rPr>
          <w:color w:val="8B008B"/>
        </w:rPr>
        <w:t>&lt;Mnemonic&gt;</w:t>
      </w:r>
      <w:r>
        <w:t>TIME</w:t>
      </w:r>
      <w:r>
        <w:rPr>
          <w:color w:val="8B008B"/>
        </w:rPr>
        <w:t>&lt;/Mnemonic&gt;</w:t>
      </w:r>
      <w:r>
        <w:br/>
        <w:t>    </w:t>
      </w:r>
      <w:r>
        <w:rPr>
          <w:color w:val="8B008B"/>
        </w:rPr>
        <w:t>&lt;DatumReference&gt;</w:t>
      </w:r>
      <w:r>
        <w:t>MSL</w:t>
      </w:r>
      <w:r>
        <w:rPr>
          <w:color w:val="8B008B"/>
        </w:rPr>
        <w:t>&lt;/DatumReference&gt;</w:t>
      </w:r>
      <w:r>
        <w:br/>
        <w:t>  </w:t>
      </w:r>
      <w:r>
        <w:rPr>
          <w:color w:val="8B008B"/>
        </w:rPr>
        <w:t>&lt;/Index&gt;</w:t>
      </w:r>
      <w:r>
        <w:br/>
      </w:r>
      <w:r>
        <w:rPr>
          <w:color w:val="8B008B"/>
        </w:rPr>
        <w:t>&lt;/Channel&gt;</w:t>
      </w:r>
    </w:p>
    <w:p w14:paraId="196A1F60" w14:textId="77777777" w:rsidR="00E81BFF" w:rsidRDefault="00E81BFF" w:rsidP="00E81BFF">
      <w:pPr>
        <w:pStyle w:val="BodyText1"/>
      </w:pPr>
    </w:p>
    <w:p w14:paraId="3A296EB6" w14:textId="63F824D8" w:rsidR="00E81BFF" w:rsidRDefault="00E81BFF" w:rsidP="00E81BFF">
      <w:pPr>
        <w:pStyle w:val="Heading3"/>
      </w:pPr>
      <w:bookmarkStart w:id="121" w:name="_Toc495651914"/>
      <w:r>
        <w:lastRenderedPageBreak/>
        <w:t>ChannelStreamingStart</w:t>
      </w:r>
      <w:r w:rsidR="007B05F8">
        <w:t xml:space="preserve"> Message</w:t>
      </w:r>
      <w:bookmarkEnd w:id="121"/>
    </w:p>
    <w:p w14:paraId="1742771A" w14:textId="69589622" w:rsidR="00E81BFF" w:rsidRDefault="00D40823" w:rsidP="00E81BFF">
      <w:pPr>
        <w:pStyle w:val="BodyText1"/>
      </w:pPr>
      <w:r>
        <w:t xml:space="preserve">To begin receiving channel data </w:t>
      </w:r>
      <w:r w:rsidRPr="00251F9E">
        <w:t xml:space="preserve">from </w:t>
      </w:r>
      <w:r>
        <w:t>a</w:t>
      </w:r>
      <w:r w:rsidR="00D712F4">
        <w:t xml:space="preserve"> </w:t>
      </w:r>
      <w:r w:rsidRPr="00251F9E">
        <w:t>non-simple producer</w:t>
      </w:r>
      <w:r>
        <w:t xml:space="preserve">, </w:t>
      </w:r>
      <w:r w:rsidR="00D712F4">
        <w:t xml:space="preserve">the consumer must </w:t>
      </w:r>
      <w:r>
        <w:t xml:space="preserve">send the ChannelStreamingStart message, with one ChannelStreamingInfo per channel. Below </w:t>
      </w:r>
      <w:r w:rsidR="00D712F4">
        <w:t>is an</w:t>
      </w:r>
      <w:r>
        <w:t xml:space="preserve"> example messages based on this example data</w:t>
      </w:r>
      <w:r w:rsidR="001A0DB7">
        <w:t>:</w:t>
      </w:r>
    </w:p>
    <w:tbl>
      <w:tblPr>
        <w:tblStyle w:val="TableGrid1"/>
        <w:tblW w:w="0" w:type="auto"/>
        <w:tblInd w:w="175" w:type="dxa"/>
        <w:tblLook w:val="04A0" w:firstRow="1" w:lastRow="0" w:firstColumn="1" w:lastColumn="0" w:noHBand="0" w:noVBand="1"/>
      </w:tblPr>
      <w:tblGrid>
        <w:gridCol w:w="2640"/>
        <w:gridCol w:w="3732"/>
        <w:gridCol w:w="2805"/>
      </w:tblGrid>
      <w:tr w:rsidR="00D40823" w:rsidRPr="002525CE" w14:paraId="31870290" w14:textId="77777777" w:rsidTr="002E3110">
        <w:tc>
          <w:tcPr>
            <w:tcW w:w="2640" w:type="dxa"/>
            <w:shd w:val="clear" w:color="auto" w:fill="C4BC96"/>
          </w:tcPr>
          <w:p w14:paraId="08FAFFE5" w14:textId="77777777" w:rsidR="00D40823" w:rsidRPr="002525CE" w:rsidRDefault="00D40823" w:rsidP="002E3110">
            <w:pPr>
              <w:pStyle w:val="TableHeading"/>
            </w:pPr>
            <w:r w:rsidRPr="002525CE">
              <w:t>Property Name</w:t>
            </w:r>
          </w:p>
        </w:tc>
        <w:tc>
          <w:tcPr>
            <w:tcW w:w="3732" w:type="dxa"/>
            <w:shd w:val="clear" w:color="auto" w:fill="C4BC96"/>
          </w:tcPr>
          <w:p w14:paraId="2037B049" w14:textId="77777777" w:rsidR="00D40823" w:rsidRPr="002525CE" w:rsidRDefault="00D40823" w:rsidP="002E3110">
            <w:pPr>
              <w:pStyle w:val="TableHeading"/>
            </w:pPr>
            <w:r w:rsidRPr="002525CE">
              <w:t>Comment</w:t>
            </w:r>
          </w:p>
        </w:tc>
        <w:tc>
          <w:tcPr>
            <w:tcW w:w="2805" w:type="dxa"/>
            <w:shd w:val="clear" w:color="auto" w:fill="C4BC96"/>
          </w:tcPr>
          <w:p w14:paraId="1372ADEC" w14:textId="77777777" w:rsidR="00D40823" w:rsidRPr="002525CE" w:rsidRDefault="00D40823" w:rsidP="002E3110">
            <w:pPr>
              <w:pStyle w:val="TableHeading"/>
            </w:pPr>
            <w:r w:rsidRPr="002525CE">
              <w:t>Example</w:t>
            </w:r>
          </w:p>
        </w:tc>
      </w:tr>
      <w:tr w:rsidR="00D40823" w:rsidRPr="002525CE" w14:paraId="33A6A9B5" w14:textId="77777777" w:rsidTr="002E3110">
        <w:tc>
          <w:tcPr>
            <w:tcW w:w="2640" w:type="dxa"/>
          </w:tcPr>
          <w:p w14:paraId="237A2143" w14:textId="77777777" w:rsidR="00D40823" w:rsidRPr="002525CE" w:rsidRDefault="00D40823" w:rsidP="002E3110">
            <w:pPr>
              <w:pStyle w:val="TableText"/>
            </w:pPr>
            <w:r w:rsidRPr="002525CE">
              <w:t>channelId</w:t>
            </w:r>
          </w:p>
        </w:tc>
        <w:tc>
          <w:tcPr>
            <w:tcW w:w="3732" w:type="dxa"/>
          </w:tcPr>
          <w:p w14:paraId="1F5ABDBD" w14:textId="77777777" w:rsidR="00D40823" w:rsidRPr="002525CE" w:rsidRDefault="00D40823" w:rsidP="002E3110">
            <w:pPr>
              <w:pStyle w:val="TableText"/>
            </w:pPr>
            <w:r w:rsidRPr="002525CE">
              <w:t>Unique channel identifier, per session</w:t>
            </w:r>
          </w:p>
        </w:tc>
        <w:tc>
          <w:tcPr>
            <w:tcW w:w="2805" w:type="dxa"/>
          </w:tcPr>
          <w:p w14:paraId="772DD08D" w14:textId="77777777" w:rsidR="00D40823" w:rsidRPr="002525CE" w:rsidRDefault="00D40823" w:rsidP="002E3110">
            <w:pPr>
              <w:pStyle w:val="TableText"/>
            </w:pPr>
            <w:r w:rsidRPr="002525CE">
              <w:t>0</w:t>
            </w:r>
          </w:p>
        </w:tc>
      </w:tr>
      <w:tr w:rsidR="00D40823" w:rsidRPr="002525CE" w14:paraId="4E375CAE" w14:textId="77777777" w:rsidTr="002E3110">
        <w:tc>
          <w:tcPr>
            <w:tcW w:w="2640" w:type="dxa"/>
          </w:tcPr>
          <w:p w14:paraId="1BC96198" w14:textId="77777777" w:rsidR="00D40823" w:rsidRPr="002525CE" w:rsidRDefault="00D40823" w:rsidP="002E3110">
            <w:pPr>
              <w:pStyle w:val="TableText"/>
            </w:pPr>
            <w:r w:rsidRPr="002525CE">
              <w:t>startIndex</w:t>
            </w:r>
          </w:p>
        </w:tc>
        <w:tc>
          <w:tcPr>
            <w:tcW w:w="3732" w:type="dxa"/>
          </w:tcPr>
          <w:p w14:paraId="17B1B9B8" w14:textId="77777777" w:rsidR="00D40823" w:rsidRPr="002525CE" w:rsidRDefault="00D40823" w:rsidP="002E3110">
            <w:pPr>
              <w:pStyle w:val="TableText"/>
            </w:pPr>
            <w:r w:rsidRPr="002525CE">
              <w:t>null, int or double</w:t>
            </w:r>
          </w:p>
        </w:tc>
        <w:tc>
          <w:tcPr>
            <w:tcW w:w="2805" w:type="dxa"/>
          </w:tcPr>
          <w:p w14:paraId="182E95D9" w14:textId="77777777" w:rsidR="00D40823" w:rsidRPr="002525CE" w:rsidRDefault="00D40823" w:rsidP="002E3110">
            <w:pPr>
              <w:pStyle w:val="TableText"/>
            </w:pPr>
            <w:r w:rsidRPr="002525CE">
              <w:t>0.0</w:t>
            </w:r>
          </w:p>
        </w:tc>
      </w:tr>
      <w:tr w:rsidR="00D40823" w:rsidRPr="002525CE" w14:paraId="2418DCCD" w14:textId="77777777" w:rsidTr="002E3110">
        <w:tc>
          <w:tcPr>
            <w:tcW w:w="2640" w:type="dxa"/>
          </w:tcPr>
          <w:p w14:paraId="3CEB578D" w14:textId="77777777" w:rsidR="00D40823" w:rsidRPr="002525CE" w:rsidRDefault="00D40823" w:rsidP="002E3110">
            <w:pPr>
              <w:pStyle w:val="TableText"/>
            </w:pPr>
            <w:r w:rsidRPr="002525CE">
              <w:t>receiveChangeNotification</w:t>
            </w:r>
          </w:p>
        </w:tc>
        <w:tc>
          <w:tcPr>
            <w:tcW w:w="3732" w:type="dxa"/>
          </w:tcPr>
          <w:p w14:paraId="2B8A9BFC" w14:textId="77777777" w:rsidR="00D40823" w:rsidRPr="002525CE" w:rsidRDefault="00D40823" w:rsidP="002E3110">
            <w:pPr>
              <w:pStyle w:val="TableText"/>
            </w:pPr>
            <w:r w:rsidRPr="002525CE">
              <w:t>Subscribe to change notifications</w:t>
            </w:r>
          </w:p>
        </w:tc>
        <w:tc>
          <w:tcPr>
            <w:tcW w:w="2805" w:type="dxa"/>
          </w:tcPr>
          <w:p w14:paraId="7F8ECB44" w14:textId="77777777" w:rsidR="00D40823" w:rsidRPr="002525CE" w:rsidRDefault="00D40823" w:rsidP="002E3110">
            <w:pPr>
              <w:pStyle w:val="TableText"/>
            </w:pPr>
            <w:r w:rsidRPr="002525CE">
              <w:t>false</w:t>
            </w:r>
          </w:p>
        </w:tc>
      </w:tr>
    </w:tbl>
    <w:p w14:paraId="38E3748C" w14:textId="77777777" w:rsidR="00D40823" w:rsidRPr="00E81BFF" w:rsidRDefault="00D40823" w:rsidP="00E81BFF">
      <w:pPr>
        <w:pStyle w:val="BodyText1"/>
        <w:rPr>
          <w:lang w:eastAsia="en-US"/>
        </w:rPr>
      </w:pPr>
    </w:p>
    <w:p w14:paraId="628907CB" w14:textId="77777777" w:rsidR="00E81BFF" w:rsidRDefault="00E81BFF" w:rsidP="00E81BFF">
      <w:pPr>
        <w:pStyle w:val="CodeExample"/>
      </w:pPr>
      <w:r>
        <w:rPr>
          <w:color w:val="008000"/>
        </w:rPr>
        <w:t>// [91e2682e-5f0a-44bc-86fb-2ba708e78f7f] Message sent at 2017-08-12 10:57:57.0696</w:t>
      </w:r>
      <w:r>
        <w:br/>
        <w:t>{"protocol":</w:t>
      </w:r>
      <w:r>
        <w:rPr>
          <w:color w:val="00008B"/>
        </w:rPr>
        <w:t>1</w:t>
      </w:r>
      <w:r>
        <w:t>,"messageType":</w:t>
      </w:r>
      <w:r>
        <w:rPr>
          <w:color w:val="00008B"/>
        </w:rPr>
        <w:t>4</w:t>
      </w:r>
      <w:r>
        <w:t>,"correlationId":</w:t>
      </w:r>
      <w:r>
        <w:rPr>
          <w:color w:val="00008B"/>
        </w:rPr>
        <w:t>0</w:t>
      </w:r>
      <w:r>
        <w:t>,"messageId":</w:t>
      </w:r>
      <w:r>
        <w:rPr>
          <w:color w:val="00008B"/>
        </w:rPr>
        <w:t>10</w:t>
      </w:r>
      <w:r>
        <w:t>,"messageFlags":</w:t>
      </w:r>
      <w:r>
        <w:rPr>
          <w:color w:val="00008B"/>
        </w:rPr>
        <w:t>0</w:t>
      </w:r>
      <w:r>
        <w:t>}</w:t>
      </w:r>
      <w:r>
        <w:br/>
        <w:t>{</w:t>
      </w:r>
      <w:r>
        <w:br/>
        <w:t>  "channels": [</w:t>
      </w:r>
      <w:r>
        <w:br/>
        <w:t>    {</w:t>
      </w:r>
      <w:r>
        <w:br/>
        <w:t xml:space="preserve">      "channelId": </w:t>
      </w:r>
      <w:r>
        <w:rPr>
          <w:color w:val="00008B"/>
        </w:rPr>
        <w:t>0</w:t>
      </w:r>
      <w:r>
        <w:t>,</w:t>
      </w:r>
      <w:r>
        <w:br/>
        <w:t>      "startIndex": {</w:t>
      </w:r>
      <w:r>
        <w:br/>
        <w:t xml:space="preserve">        "item": </w:t>
      </w:r>
      <w:r>
        <w:rPr>
          <w:color w:val="0000FF"/>
        </w:rPr>
        <w:t>null</w:t>
      </w:r>
      <w:r>
        <w:br/>
        <w:t>      },</w:t>
      </w:r>
      <w:r>
        <w:br/>
        <w:t xml:space="preserve">      "receiveChangeNotification": </w:t>
      </w:r>
      <w:r>
        <w:rPr>
          <w:color w:val="0000FF"/>
        </w:rPr>
        <w:t>false</w:t>
      </w:r>
      <w:r>
        <w:br/>
        <w:t>    },</w:t>
      </w:r>
      <w:r>
        <w:br/>
        <w:t>    {</w:t>
      </w:r>
      <w:r>
        <w:br/>
        <w:t xml:space="preserve">      "channelId": </w:t>
      </w:r>
      <w:r>
        <w:rPr>
          <w:color w:val="00008B"/>
        </w:rPr>
        <w:t>1</w:t>
      </w:r>
      <w:r>
        <w:t>,</w:t>
      </w:r>
      <w:r>
        <w:br/>
        <w:t>      "startIndex": {</w:t>
      </w:r>
      <w:r>
        <w:br/>
        <w:t xml:space="preserve">        "item": </w:t>
      </w:r>
      <w:r>
        <w:rPr>
          <w:color w:val="0000FF"/>
        </w:rPr>
        <w:t>null</w:t>
      </w:r>
      <w:r>
        <w:br/>
        <w:t>      },</w:t>
      </w:r>
      <w:r>
        <w:br/>
        <w:t xml:space="preserve">      "receiveChangeNotification": </w:t>
      </w:r>
      <w:r>
        <w:rPr>
          <w:color w:val="0000FF"/>
        </w:rPr>
        <w:t>false</w:t>
      </w:r>
      <w:r>
        <w:br/>
        <w:t>    },</w:t>
      </w:r>
      <w:r>
        <w:br/>
        <w:t>    {</w:t>
      </w:r>
      <w:r>
        <w:br/>
        <w:t xml:space="preserve">      "channelId": </w:t>
      </w:r>
      <w:r>
        <w:rPr>
          <w:color w:val="00008B"/>
        </w:rPr>
        <w:t>2</w:t>
      </w:r>
      <w:r>
        <w:t>,</w:t>
      </w:r>
      <w:r>
        <w:br/>
        <w:t>      "startIndex": {</w:t>
      </w:r>
      <w:r>
        <w:br/>
        <w:t xml:space="preserve">        "item": </w:t>
      </w:r>
      <w:r>
        <w:rPr>
          <w:color w:val="0000FF"/>
        </w:rPr>
        <w:t>null</w:t>
      </w:r>
      <w:r>
        <w:br/>
        <w:t>      },</w:t>
      </w:r>
      <w:r>
        <w:br/>
        <w:t xml:space="preserve">      "receiveChangeNotification": </w:t>
      </w:r>
      <w:r>
        <w:rPr>
          <w:color w:val="0000FF"/>
        </w:rPr>
        <w:t>false</w:t>
      </w:r>
      <w:r>
        <w:br/>
        <w:t>    }</w:t>
      </w:r>
      <w:r>
        <w:br/>
        <w:t>  ]</w:t>
      </w:r>
      <w:r>
        <w:br/>
        <w:t>}</w:t>
      </w:r>
    </w:p>
    <w:p w14:paraId="636F7FC2" w14:textId="77777777" w:rsidR="00E81BFF" w:rsidRPr="00E81BFF" w:rsidRDefault="00E81BFF" w:rsidP="00E81BFF">
      <w:pPr>
        <w:pStyle w:val="BodyText1"/>
      </w:pPr>
    </w:p>
    <w:p w14:paraId="35915A4E" w14:textId="41AA614A" w:rsidR="00E81BFF" w:rsidRDefault="00E81BFF" w:rsidP="00E81BFF">
      <w:pPr>
        <w:pStyle w:val="Heading3"/>
      </w:pPr>
      <w:bookmarkStart w:id="122" w:name="_Toc495651915"/>
      <w:r>
        <w:t>ChannelData</w:t>
      </w:r>
      <w:r w:rsidR="007B05F8">
        <w:t xml:space="preserve"> Message</w:t>
      </w:r>
      <w:bookmarkEnd w:id="122"/>
    </w:p>
    <w:p w14:paraId="47852100" w14:textId="2A93881C" w:rsidR="00E81BFF" w:rsidRPr="00E81BFF" w:rsidRDefault="00D712F4" w:rsidP="00E81BFF">
      <w:pPr>
        <w:pStyle w:val="BodyText1"/>
        <w:rPr>
          <w:lang w:eastAsia="en-US"/>
        </w:rPr>
      </w:pPr>
      <w:r>
        <w:rPr>
          <w:lang w:eastAsia="en-US"/>
        </w:rPr>
        <w:t xml:space="preserve">The producer then sends channel data as shown in this example </w:t>
      </w:r>
      <w:r w:rsidR="00E867A7">
        <w:rPr>
          <w:lang w:eastAsia="en-US"/>
        </w:rPr>
        <w:t xml:space="preserve">ChannelData </w:t>
      </w:r>
      <w:r>
        <w:rPr>
          <w:lang w:eastAsia="en-US"/>
        </w:rPr>
        <w:t>message:</w:t>
      </w:r>
    </w:p>
    <w:p w14:paraId="244236EF" w14:textId="77777777" w:rsidR="00E81BFF" w:rsidRDefault="00E81BFF" w:rsidP="00E81BFF">
      <w:pPr>
        <w:pStyle w:val="CodeExample"/>
      </w:pPr>
      <w:r>
        <w:t>// [91e2682e-5f0a-44bc-86fb-2ba708e78f7f] Message received at 2017-08-12 10:58:17.8405</w:t>
      </w:r>
      <w:r>
        <w:br/>
        <w:t>{</w:t>
      </w:r>
      <w:r>
        <w:rPr>
          <w:color w:val="A0522D"/>
        </w:rPr>
        <w:t>"protocol"</w:t>
      </w:r>
      <w:r>
        <w:t>:</w:t>
      </w:r>
      <w:r>
        <w:rPr>
          <w:color w:val="00008B"/>
        </w:rPr>
        <w:t>1</w:t>
      </w:r>
      <w:r>
        <w:t>,</w:t>
      </w:r>
      <w:r>
        <w:rPr>
          <w:color w:val="A0522D"/>
        </w:rPr>
        <w:t>"messageType"</w:t>
      </w:r>
      <w:r>
        <w:t>:</w:t>
      </w:r>
      <w:r>
        <w:rPr>
          <w:color w:val="00008B"/>
        </w:rPr>
        <w:t>3</w:t>
      </w:r>
      <w:r>
        <w:t>,</w:t>
      </w:r>
      <w:r>
        <w:rPr>
          <w:color w:val="A0522D"/>
        </w:rPr>
        <w:t>"correlationId"</w:t>
      </w:r>
      <w:r>
        <w:t>:</w:t>
      </w:r>
      <w:r>
        <w:rPr>
          <w:color w:val="00008B"/>
        </w:rPr>
        <w:t>0</w:t>
      </w:r>
      <w:r>
        <w:t>,</w:t>
      </w:r>
      <w:r>
        <w:rPr>
          <w:color w:val="A0522D"/>
        </w:rPr>
        <w:t>"messageId"</w:t>
      </w:r>
      <w:r>
        <w:t>:</w:t>
      </w:r>
      <w:r>
        <w:rPr>
          <w:color w:val="00008B"/>
        </w:rPr>
        <w:t>26</w:t>
      </w:r>
      <w:r>
        <w:t>,</w:t>
      </w:r>
      <w:r>
        <w:rPr>
          <w:color w:val="A0522D"/>
        </w:rPr>
        <w:t>"messageFlags"</w:t>
      </w:r>
      <w:r>
        <w:t>:</w:t>
      </w:r>
      <w:r>
        <w:rPr>
          <w:color w:val="00008B"/>
        </w:rPr>
        <w:t>1</w:t>
      </w:r>
      <w:r>
        <w:t>}</w:t>
      </w:r>
      <w:r>
        <w:br/>
        <w:t>{</w:t>
      </w:r>
      <w:r>
        <w:br/>
        <w:t>  </w:t>
      </w:r>
      <w:r>
        <w:rPr>
          <w:color w:val="A0522D"/>
        </w:rPr>
        <w:t>"data"</w:t>
      </w:r>
      <w:r>
        <w:t>: [</w:t>
      </w:r>
      <w:r>
        <w:br/>
        <w:t>    {</w:t>
      </w:r>
      <w:r>
        <w:br/>
        <w:t>      </w:t>
      </w:r>
      <w:r>
        <w:rPr>
          <w:color w:val="A0522D"/>
        </w:rPr>
        <w:t>"indexes"</w:t>
      </w:r>
      <w:r>
        <w:t>: [</w:t>
      </w:r>
      <w:r>
        <w:br/>
        <w:t>        </w:t>
      </w:r>
      <w:r>
        <w:rPr>
          <w:color w:val="00008B"/>
        </w:rPr>
        <w:t>8800</w:t>
      </w:r>
      <w:r>
        <w:t>,</w:t>
      </w:r>
      <w:r>
        <w:br/>
        <w:t>        </w:t>
      </w:r>
      <w:r>
        <w:rPr>
          <w:color w:val="00008B"/>
        </w:rPr>
        <w:t>1426614650000000</w:t>
      </w:r>
      <w:r>
        <w:br/>
        <w:t>      ],</w:t>
      </w:r>
      <w:r>
        <w:br/>
        <w:t>      </w:t>
      </w:r>
      <w:r>
        <w:rPr>
          <w:color w:val="A0522D"/>
        </w:rPr>
        <w:t>"channelId"</w:t>
      </w:r>
      <w:r>
        <w:t xml:space="preserve">: </w:t>
      </w:r>
      <w:r>
        <w:rPr>
          <w:color w:val="00008B"/>
        </w:rPr>
        <w:t>0</w:t>
      </w:r>
      <w:r>
        <w:t>,</w:t>
      </w:r>
      <w:r>
        <w:br/>
        <w:t>      </w:t>
      </w:r>
      <w:r>
        <w:rPr>
          <w:color w:val="A0522D"/>
        </w:rPr>
        <w:t>"value"</w:t>
      </w:r>
      <w:r>
        <w:t>: {</w:t>
      </w:r>
      <w:r>
        <w:br/>
        <w:t>        </w:t>
      </w:r>
      <w:r>
        <w:rPr>
          <w:color w:val="A0522D"/>
        </w:rPr>
        <w:t>"item"</w:t>
      </w:r>
      <w:r>
        <w:t xml:space="preserve">: </w:t>
      </w:r>
      <w:r>
        <w:rPr>
          <w:color w:val="00008B"/>
        </w:rPr>
        <w:t>0.393856590797127</w:t>
      </w:r>
      <w:r>
        <w:br/>
        <w:t>      },</w:t>
      </w:r>
      <w:r>
        <w:br/>
        <w:t>      </w:t>
      </w:r>
      <w:r>
        <w:rPr>
          <w:color w:val="A0522D"/>
        </w:rPr>
        <w:t>"valueAttributes"</w:t>
      </w:r>
      <w:r>
        <w:t>: []</w:t>
      </w:r>
      <w:r>
        <w:br/>
      </w:r>
      <w:r>
        <w:lastRenderedPageBreak/>
        <w:t>    },</w:t>
      </w:r>
      <w:r>
        <w:br/>
        <w:t>    {</w:t>
      </w:r>
      <w:r>
        <w:br/>
        <w:t>      </w:t>
      </w:r>
      <w:r>
        <w:rPr>
          <w:color w:val="A0522D"/>
        </w:rPr>
        <w:t>"indexes"</w:t>
      </w:r>
      <w:r>
        <w:t>: [</w:t>
      </w:r>
      <w:r>
        <w:br/>
        <w:t>        </w:t>
      </w:r>
      <w:r>
        <w:rPr>
          <w:color w:val="00008B"/>
        </w:rPr>
        <w:t>8800</w:t>
      </w:r>
      <w:r>
        <w:t>,</w:t>
      </w:r>
      <w:r>
        <w:br/>
        <w:t>        </w:t>
      </w:r>
      <w:r>
        <w:rPr>
          <w:color w:val="00008B"/>
        </w:rPr>
        <w:t>1426614650000000</w:t>
      </w:r>
      <w:r>
        <w:br/>
        <w:t>      ],</w:t>
      </w:r>
      <w:r>
        <w:br/>
        <w:t>      </w:t>
      </w:r>
      <w:r>
        <w:rPr>
          <w:color w:val="A0522D"/>
        </w:rPr>
        <w:t>"channelId"</w:t>
      </w:r>
      <w:r>
        <w:t xml:space="preserve">: </w:t>
      </w:r>
      <w:r>
        <w:rPr>
          <w:color w:val="00008B"/>
        </w:rPr>
        <w:t>1</w:t>
      </w:r>
      <w:r>
        <w:t>,</w:t>
      </w:r>
      <w:r>
        <w:br/>
        <w:t>      </w:t>
      </w:r>
      <w:r>
        <w:rPr>
          <w:color w:val="A0522D"/>
        </w:rPr>
        <w:t>"value"</w:t>
      </w:r>
      <w:r>
        <w:t>: {</w:t>
      </w:r>
      <w:r>
        <w:br/>
        <w:t>        </w:t>
      </w:r>
      <w:r>
        <w:rPr>
          <w:color w:val="A0522D"/>
        </w:rPr>
        <w:t>"item"</w:t>
      </w:r>
      <w:r>
        <w:t xml:space="preserve">: </w:t>
      </w:r>
      <w:r>
        <w:rPr>
          <w:color w:val="00008B"/>
        </w:rPr>
        <w:t>0.517663621584728</w:t>
      </w:r>
      <w:r>
        <w:br/>
        <w:t>      },</w:t>
      </w:r>
      <w:r>
        <w:br/>
        <w:t>      </w:t>
      </w:r>
      <w:r>
        <w:rPr>
          <w:color w:val="A0522D"/>
        </w:rPr>
        <w:t>"valueAttributes"</w:t>
      </w:r>
      <w:r>
        <w:t>: []</w:t>
      </w:r>
      <w:r>
        <w:br/>
        <w:t>    },</w:t>
      </w:r>
      <w:r>
        <w:br/>
        <w:t>    {</w:t>
      </w:r>
      <w:r>
        <w:br/>
        <w:t>      </w:t>
      </w:r>
      <w:r>
        <w:rPr>
          <w:color w:val="A0522D"/>
        </w:rPr>
        <w:t>"indexes"</w:t>
      </w:r>
      <w:r>
        <w:t>: [</w:t>
      </w:r>
      <w:r>
        <w:br/>
        <w:t>        </w:t>
      </w:r>
      <w:r>
        <w:rPr>
          <w:color w:val="00008B"/>
        </w:rPr>
        <w:t>8800</w:t>
      </w:r>
      <w:r>
        <w:t>,</w:t>
      </w:r>
      <w:r>
        <w:br/>
        <w:t>        </w:t>
      </w:r>
      <w:r>
        <w:rPr>
          <w:color w:val="00008B"/>
        </w:rPr>
        <w:t>1426614650000000</w:t>
      </w:r>
      <w:r>
        <w:br/>
        <w:t>      ],</w:t>
      </w:r>
      <w:r>
        <w:br/>
        <w:t>      </w:t>
      </w:r>
      <w:r>
        <w:rPr>
          <w:color w:val="A0522D"/>
        </w:rPr>
        <w:t>"channelId"</w:t>
      </w:r>
      <w:r>
        <w:t xml:space="preserve">: </w:t>
      </w:r>
      <w:r>
        <w:rPr>
          <w:color w:val="00008B"/>
        </w:rPr>
        <w:t>2</w:t>
      </w:r>
      <w:r>
        <w:t>,</w:t>
      </w:r>
      <w:r>
        <w:br/>
        <w:t>      </w:t>
      </w:r>
      <w:r>
        <w:rPr>
          <w:color w:val="A0522D"/>
        </w:rPr>
        <w:t>"value"</w:t>
      </w:r>
      <w:r>
        <w:t>: {</w:t>
      </w:r>
      <w:r>
        <w:br/>
        <w:t>        </w:t>
      </w:r>
      <w:r>
        <w:rPr>
          <w:color w:val="A0522D"/>
        </w:rPr>
        <w:t>"item"</w:t>
      </w:r>
      <w:r>
        <w:t xml:space="preserve">: </w:t>
      </w:r>
      <w:r>
        <w:rPr>
          <w:color w:val="00008B"/>
        </w:rPr>
        <w:t>0.285254846459839</w:t>
      </w:r>
      <w:r>
        <w:br/>
        <w:t>      },</w:t>
      </w:r>
      <w:r>
        <w:br/>
        <w:t>      </w:t>
      </w:r>
      <w:r>
        <w:rPr>
          <w:color w:val="A0522D"/>
        </w:rPr>
        <w:t>"valueAttributes"</w:t>
      </w:r>
      <w:r>
        <w:t>: []</w:t>
      </w:r>
      <w:r>
        <w:br/>
        <w:t>    }</w:t>
      </w:r>
      <w:r>
        <w:br/>
        <w:t>  ]</w:t>
      </w:r>
      <w:r>
        <w:br/>
        <w:t>}</w:t>
      </w:r>
    </w:p>
    <w:p w14:paraId="594FC993" w14:textId="77777777" w:rsidR="00E81BFF" w:rsidRPr="00E81BFF" w:rsidRDefault="00E81BFF" w:rsidP="00E81BFF">
      <w:pPr>
        <w:pStyle w:val="BodyText1"/>
      </w:pPr>
    </w:p>
    <w:p w14:paraId="1B422513" w14:textId="40632029" w:rsidR="00E81BFF" w:rsidRDefault="00E81BFF" w:rsidP="00E81BFF">
      <w:pPr>
        <w:pStyle w:val="Heading3"/>
      </w:pPr>
      <w:bookmarkStart w:id="123" w:name="_Ref490570767"/>
      <w:bookmarkStart w:id="124" w:name="_Toc495651916"/>
      <w:r>
        <w:t>ChannelStreamingStop</w:t>
      </w:r>
      <w:bookmarkEnd w:id="123"/>
      <w:r w:rsidR="007B05F8">
        <w:t xml:space="preserve"> Message</w:t>
      </w:r>
      <w:bookmarkEnd w:id="124"/>
    </w:p>
    <w:p w14:paraId="64F4FEAB" w14:textId="0B9D619D" w:rsidR="00E81BFF" w:rsidRPr="00E81BFF" w:rsidRDefault="001A0DB7" w:rsidP="00E81BFF">
      <w:pPr>
        <w:pStyle w:val="BodyText1"/>
        <w:rPr>
          <w:lang w:eastAsia="en-US"/>
        </w:rPr>
      </w:pPr>
      <w:r>
        <w:t>To stop/pause streaming for the specified channel IDs,</w:t>
      </w:r>
      <w:r w:rsidR="00D712F4">
        <w:t xml:space="preserve"> the consumer</w:t>
      </w:r>
      <w:r>
        <w:t xml:space="preserve"> send</w:t>
      </w:r>
      <w:r w:rsidR="00D712F4">
        <w:t>s</w:t>
      </w:r>
      <w:r>
        <w:t xml:space="preserve"> the ChannelStreamingStop message.</w:t>
      </w:r>
    </w:p>
    <w:tbl>
      <w:tblPr>
        <w:tblStyle w:val="TableGrid2"/>
        <w:tblW w:w="0" w:type="auto"/>
        <w:tblLook w:val="04A0" w:firstRow="1" w:lastRow="0" w:firstColumn="1" w:lastColumn="0" w:noHBand="0" w:noVBand="1"/>
      </w:tblPr>
      <w:tblGrid>
        <w:gridCol w:w="2203"/>
        <w:gridCol w:w="7149"/>
      </w:tblGrid>
      <w:tr w:rsidR="00E81BFF" w:rsidRPr="002525CE" w14:paraId="64C2A69B" w14:textId="77777777" w:rsidTr="002E3110">
        <w:tc>
          <w:tcPr>
            <w:tcW w:w="2425" w:type="dxa"/>
            <w:shd w:val="clear" w:color="auto" w:fill="C4BC96"/>
          </w:tcPr>
          <w:p w14:paraId="539510DC" w14:textId="4572ADA8" w:rsidR="00E81BFF" w:rsidRPr="002525CE" w:rsidRDefault="00E81BFF" w:rsidP="00E81BFF">
            <w:pPr>
              <w:pStyle w:val="TableHeading"/>
            </w:pPr>
            <w:r w:rsidRPr="002525CE">
              <w:t>Property Name</w:t>
            </w:r>
          </w:p>
        </w:tc>
        <w:tc>
          <w:tcPr>
            <w:tcW w:w="8365" w:type="dxa"/>
            <w:shd w:val="clear" w:color="auto" w:fill="C4BC96"/>
          </w:tcPr>
          <w:p w14:paraId="18B4A24A" w14:textId="77777777" w:rsidR="00E81BFF" w:rsidRPr="002525CE" w:rsidRDefault="00E81BFF" w:rsidP="00E81BFF">
            <w:pPr>
              <w:pStyle w:val="TableHeading"/>
            </w:pPr>
            <w:r w:rsidRPr="002525CE">
              <w:t>Example</w:t>
            </w:r>
          </w:p>
        </w:tc>
      </w:tr>
      <w:tr w:rsidR="00E81BFF" w:rsidRPr="002525CE" w14:paraId="0927B77C" w14:textId="77777777" w:rsidTr="002E3110">
        <w:tc>
          <w:tcPr>
            <w:tcW w:w="2425" w:type="dxa"/>
          </w:tcPr>
          <w:p w14:paraId="1A7E6B37" w14:textId="77777777" w:rsidR="00E81BFF" w:rsidRPr="002525CE" w:rsidRDefault="00E81BFF" w:rsidP="00E81BFF">
            <w:pPr>
              <w:pStyle w:val="TableText"/>
            </w:pPr>
            <w:r w:rsidRPr="002525CE">
              <w:t>channels</w:t>
            </w:r>
          </w:p>
        </w:tc>
        <w:tc>
          <w:tcPr>
            <w:tcW w:w="8365" w:type="dxa"/>
          </w:tcPr>
          <w:p w14:paraId="7EE3EDD3" w14:textId="77777777" w:rsidR="00E81BFF" w:rsidRPr="002525CE" w:rsidRDefault="00E81BFF" w:rsidP="00E81BFF">
            <w:pPr>
              <w:pStyle w:val="TableText"/>
            </w:pPr>
            <w:r w:rsidRPr="002525CE">
              <w:t>[ 0 ]</w:t>
            </w:r>
          </w:p>
        </w:tc>
      </w:tr>
    </w:tbl>
    <w:p w14:paraId="5B7CDFB8" w14:textId="77777777" w:rsidR="00E81BFF" w:rsidRDefault="00E81BFF" w:rsidP="00E81BFF">
      <w:pPr>
        <w:pStyle w:val="BodyText1"/>
      </w:pPr>
    </w:p>
    <w:p w14:paraId="53B6BF07" w14:textId="609F7FF1" w:rsidR="00E81BFF" w:rsidRDefault="00E81BFF" w:rsidP="00E81BFF">
      <w:pPr>
        <w:pStyle w:val="CodeExample"/>
      </w:pPr>
      <w:r>
        <w:t>// [91e2682e-5f0a-44bc-86fb-2ba708e78f7f] Message sent at 2017-08-12 10:58:39.4898</w:t>
      </w:r>
      <w:r>
        <w:br/>
        <w:t>{</w:t>
      </w:r>
      <w:r>
        <w:rPr>
          <w:color w:val="A0522D"/>
        </w:rPr>
        <w:t>"protocol"</w:t>
      </w:r>
      <w:r>
        <w:t>:</w:t>
      </w:r>
      <w:r>
        <w:rPr>
          <w:color w:val="00008B"/>
        </w:rPr>
        <w:t>1</w:t>
      </w:r>
      <w:r>
        <w:t>,</w:t>
      </w:r>
      <w:r>
        <w:rPr>
          <w:color w:val="A0522D"/>
        </w:rPr>
        <w:t>"messageType"</w:t>
      </w:r>
      <w:r>
        <w:t>:</w:t>
      </w:r>
      <w:r>
        <w:rPr>
          <w:color w:val="00008B"/>
        </w:rPr>
        <w:t>5</w:t>
      </w:r>
      <w:r>
        <w:t>,</w:t>
      </w:r>
      <w:r>
        <w:rPr>
          <w:color w:val="A0522D"/>
        </w:rPr>
        <w:t>"correlationId"</w:t>
      </w:r>
      <w:r>
        <w:t>:</w:t>
      </w:r>
      <w:r>
        <w:rPr>
          <w:color w:val="00008B"/>
        </w:rPr>
        <w:t>0</w:t>
      </w:r>
      <w:r>
        <w:t>,</w:t>
      </w:r>
      <w:r>
        <w:rPr>
          <w:color w:val="A0522D"/>
        </w:rPr>
        <w:t>"messageId"</w:t>
      </w:r>
      <w:r>
        <w:t>:</w:t>
      </w:r>
      <w:r>
        <w:rPr>
          <w:color w:val="00008B"/>
        </w:rPr>
        <w:t>11</w:t>
      </w:r>
      <w:r>
        <w:t>,</w:t>
      </w:r>
      <w:r>
        <w:rPr>
          <w:color w:val="A0522D"/>
        </w:rPr>
        <w:t>"messageFlags"</w:t>
      </w:r>
      <w:r>
        <w:t>:</w:t>
      </w:r>
      <w:r>
        <w:rPr>
          <w:color w:val="00008B"/>
        </w:rPr>
        <w:t>0</w:t>
      </w:r>
      <w:r>
        <w:t>}</w:t>
      </w:r>
      <w:r>
        <w:br/>
        <w:t>{</w:t>
      </w:r>
      <w:r>
        <w:br/>
        <w:t>  </w:t>
      </w:r>
      <w:r>
        <w:rPr>
          <w:color w:val="A0522D"/>
        </w:rPr>
        <w:t>"channels"</w:t>
      </w:r>
      <w:r>
        <w:t>: [</w:t>
      </w:r>
      <w:r>
        <w:br/>
        <w:t>    </w:t>
      </w:r>
      <w:r>
        <w:rPr>
          <w:color w:val="00008B"/>
        </w:rPr>
        <w:t>0</w:t>
      </w:r>
      <w:r>
        <w:t>,</w:t>
      </w:r>
      <w:r>
        <w:br/>
        <w:t>    </w:t>
      </w:r>
      <w:r>
        <w:rPr>
          <w:color w:val="00008B"/>
        </w:rPr>
        <w:t>1</w:t>
      </w:r>
      <w:r>
        <w:t>,</w:t>
      </w:r>
      <w:r>
        <w:br/>
        <w:t>    </w:t>
      </w:r>
      <w:r>
        <w:rPr>
          <w:color w:val="00008B"/>
        </w:rPr>
        <w:t>2</w:t>
      </w:r>
      <w:r>
        <w:br/>
        <w:t>  ]</w:t>
      </w:r>
      <w:r>
        <w:br/>
        <w:t>}</w:t>
      </w:r>
    </w:p>
    <w:p w14:paraId="61FC222E" w14:textId="77777777" w:rsidR="00E81BFF" w:rsidRPr="00E81BFF" w:rsidRDefault="00E81BFF" w:rsidP="00E81BFF">
      <w:pPr>
        <w:pStyle w:val="BodyText1"/>
      </w:pPr>
    </w:p>
    <w:p w14:paraId="24CB451D" w14:textId="35D59B4A" w:rsidR="00E81BFF" w:rsidRDefault="00E81BFF" w:rsidP="00E81BFF">
      <w:pPr>
        <w:pStyle w:val="Heading3"/>
      </w:pPr>
      <w:bookmarkStart w:id="125" w:name="_Ref490570712"/>
      <w:bookmarkStart w:id="126" w:name="_Ref494957223"/>
      <w:bookmarkStart w:id="127" w:name="_Toc495651917"/>
      <w:r>
        <w:t>ChannelRangeRequest</w:t>
      </w:r>
      <w:bookmarkEnd w:id="125"/>
      <w:r w:rsidR="007B05F8">
        <w:t xml:space="preserve"> Message</w:t>
      </w:r>
      <w:bookmarkEnd w:id="126"/>
      <w:bookmarkEnd w:id="127"/>
    </w:p>
    <w:p w14:paraId="20B8328D" w14:textId="24AFA8FF" w:rsidR="00E81BFF" w:rsidRPr="00E81BFF" w:rsidRDefault="006765D5" w:rsidP="00E81BFF">
      <w:pPr>
        <w:pStyle w:val="BodyText1"/>
        <w:rPr>
          <w:lang w:eastAsia="en-US"/>
        </w:rPr>
      </w:pPr>
      <w:r>
        <w:rPr>
          <w:lang w:eastAsia="en-US"/>
        </w:rPr>
        <w:t xml:space="preserve">This section contains an example of a ChannelRangeRequest message </w:t>
      </w:r>
      <w:r w:rsidR="00E867A7">
        <w:rPr>
          <w:lang w:eastAsia="en-US"/>
        </w:rPr>
        <w:t xml:space="preserve">and a ChannelData response </w:t>
      </w:r>
      <w:r>
        <w:rPr>
          <w:lang w:eastAsia="en-US"/>
        </w:rPr>
        <w:t>using this example data:</w:t>
      </w:r>
    </w:p>
    <w:tbl>
      <w:tblPr>
        <w:tblStyle w:val="TableGrid2"/>
        <w:tblW w:w="0" w:type="auto"/>
        <w:tblLook w:val="04A0" w:firstRow="1" w:lastRow="0" w:firstColumn="1" w:lastColumn="0" w:noHBand="0" w:noVBand="1"/>
      </w:tblPr>
      <w:tblGrid>
        <w:gridCol w:w="2244"/>
        <w:gridCol w:w="7108"/>
      </w:tblGrid>
      <w:tr w:rsidR="00E81BFF" w:rsidRPr="002525CE" w14:paraId="37425EF5" w14:textId="77777777" w:rsidTr="00E81BFF">
        <w:trPr>
          <w:tblHeader/>
        </w:trPr>
        <w:tc>
          <w:tcPr>
            <w:tcW w:w="2425" w:type="dxa"/>
            <w:shd w:val="clear" w:color="auto" w:fill="C4BC96"/>
          </w:tcPr>
          <w:p w14:paraId="25272DA6" w14:textId="77777777" w:rsidR="00E81BFF" w:rsidRPr="002525CE" w:rsidRDefault="00E81BFF" w:rsidP="00E81BFF">
            <w:pPr>
              <w:pStyle w:val="TableHeading"/>
            </w:pPr>
            <w:r w:rsidRPr="002525CE">
              <w:t>Property Name</w:t>
            </w:r>
          </w:p>
        </w:tc>
        <w:tc>
          <w:tcPr>
            <w:tcW w:w="8365" w:type="dxa"/>
            <w:shd w:val="clear" w:color="auto" w:fill="C4BC96"/>
          </w:tcPr>
          <w:p w14:paraId="6B0EF10D" w14:textId="77777777" w:rsidR="00E81BFF" w:rsidRPr="002525CE" w:rsidRDefault="00E81BFF" w:rsidP="00E81BFF">
            <w:pPr>
              <w:pStyle w:val="TableHeading"/>
            </w:pPr>
            <w:r w:rsidRPr="002525CE">
              <w:t>Example</w:t>
            </w:r>
          </w:p>
        </w:tc>
      </w:tr>
      <w:tr w:rsidR="00E81BFF" w:rsidRPr="002525CE" w14:paraId="2DDE73E7" w14:textId="77777777" w:rsidTr="002E3110">
        <w:tc>
          <w:tcPr>
            <w:tcW w:w="2425" w:type="dxa"/>
          </w:tcPr>
          <w:p w14:paraId="0841B1C0" w14:textId="77777777" w:rsidR="00E81BFF" w:rsidRPr="002525CE" w:rsidRDefault="00E81BFF" w:rsidP="00E81BFF">
            <w:pPr>
              <w:pStyle w:val="TableText"/>
            </w:pPr>
            <w:r w:rsidRPr="002525CE">
              <w:t>channel</w:t>
            </w:r>
            <w:r>
              <w:t>Range</w:t>
            </w:r>
            <w:r w:rsidRPr="002525CE">
              <w:t>s</w:t>
            </w:r>
          </w:p>
        </w:tc>
        <w:tc>
          <w:tcPr>
            <w:tcW w:w="8365" w:type="dxa"/>
          </w:tcPr>
          <w:p w14:paraId="5B4CD6EF" w14:textId="77777777" w:rsidR="00E81BFF" w:rsidRPr="002525CE" w:rsidRDefault="00E81BFF" w:rsidP="00E81BFF">
            <w:pPr>
              <w:pStyle w:val="TableText"/>
            </w:pPr>
            <w:r>
              <w:t>An array of ChannelRangeInfo</w:t>
            </w:r>
          </w:p>
        </w:tc>
      </w:tr>
      <w:tr w:rsidR="00E81BFF" w:rsidRPr="002525CE" w14:paraId="281F1556" w14:textId="77777777" w:rsidTr="002E3110">
        <w:tc>
          <w:tcPr>
            <w:tcW w:w="2425" w:type="dxa"/>
          </w:tcPr>
          <w:p w14:paraId="4A114008" w14:textId="77777777" w:rsidR="00E81BFF" w:rsidRPr="002525CE" w:rsidRDefault="00E81BFF" w:rsidP="00E81BFF">
            <w:pPr>
              <w:pStyle w:val="TableText"/>
            </w:pPr>
            <w:r>
              <w:t>channelId</w:t>
            </w:r>
          </w:p>
        </w:tc>
        <w:tc>
          <w:tcPr>
            <w:tcW w:w="8365" w:type="dxa"/>
          </w:tcPr>
          <w:p w14:paraId="12D247F4" w14:textId="77777777" w:rsidR="00E81BFF" w:rsidRPr="002525CE" w:rsidRDefault="00E81BFF" w:rsidP="00E81BFF">
            <w:pPr>
              <w:pStyle w:val="TableText"/>
            </w:pPr>
            <w:r>
              <w:t>[ 0, 1, 2 ]</w:t>
            </w:r>
          </w:p>
        </w:tc>
      </w:tr>
      <w:tr w:rsidR="00E81BFF" w:rsidRPr="002525CE" w14:paraId="520FF804" w14:textId="77777777" w:rsidTr="002E3110">
        <w:tc>
          <w:tcPr>
            <w:tcW w:w="2425" w:type="dxa"/>
          </w:tcPr>
          <w:p w14:paraId="4B8258D6" w14:textId="77777777" w:rsidR="00E81BFF" w:rsidRPr="002525CE" w:rsidRDefault="00E81BFF" w:rsidP="00E81BFF">
            <w:pPr>
              <w:pStyle w:val="TableText"/>
            </w:pPr>
            <w:r>
              <w:t>startIndex</w:t>
            </w:r>
          </w:p>
        </w:tc>
        <w:tc>
          <w:tcPr>
            <w:tcW w:w="8365" w:type="dxa"/>
          </w:tcPr>
          <w:p w14:paraId="6296E65A" w14:textId="77777777" w:rsidR="00E81BFF" w:rsidRPr="002525CE" w:rsidRDefault="00E81BFF" w:rsidP="00E81BFF">
            <w:pPr>
              <w:pStyle w:val="TableText"/>
            </w:pPr>
            <w:r>
              <w:t>0</w:t>
            </w:r>
          </w:p>
        </w:tc>
      </w:tr>
      <w:tr w:rsidR="00E81BFF" w:rsidRPr="002525CE" w14:paraId="7D742EFE" w14:textId="77777777" w:rsidTr="002E3110">
        <w:tc>
          <w:tcPr>
            <w:tcW w:w="2425" w:type="dxa"/>
          </w:tcPr>
          <w:p w14:paraId="49AA8BD1" w14:textId="77777777" w:rsidR="00E81BFF" w:rsidRPr="002525CE" w:rsidRDefault="00E81BFF" w:rsidP="00E81BFF">
            <w:pPr>
              <w:pStyle w:val="TableText"/>
            </w:pPr>
            <w:r>
              <w:t>endIndex</w:t>
            </w:r>
          </w:p>
        </w:tc>
        <w:tc>
          <w:tcPr>
            <w:tcW w:w="8365" w:type="dxa"/>
          </w:tcPr>
          <w:p w14:paraId="2EC2AD04" w14:textId="77777777" w:rsidR="00E81BFF" w:rsidRPr="002525CE" w:rsidRDefault="00E81BFF" w:rsidP="00E81BFF">
            <w:pPr>
              <w:pStyle w:val="TableText"/>
            </w:pPr>
            <w:r>
              <w:t>10000</w:t>
            </w:r>
          </w:p>
        </w:tc>
      </w:tr>
    </w:tbl>
    <w:p w14:paraId="55781E04" w14:textId="77777777" w:rsidR="00E81BFF" w:rsidRDefault="00E81BFF" w:rsidP="00E81BFF">
      <w:pPr>
        <w:pStyle w:val="BodyText1"/>
      </w:pPr>
    </w:p>
    <w:p w14:paraId="26E220C5" w14:textId="1A5086C7" w:rsidR="006765D5" w:rsidRDefault="006765D5" w:rsidP="00E81BFF">
      <w:pPr>
        <w:pStyle w:val="BodyText1"/>
      </w:pPr>
      <w:r>
        <w:t>ChannelRangeRequest message:</w:t>
      </w:r>
    </w:p>
    <w:p w14:paraId="6D3BBD7B" w14:textId="77777777" w:rsidR="00E81BFF" w:rsidRDefault="00E81BFF" w:rsidP="00E81BFF">
      <w:pPr>
        <w:pStyle w:val="CodeExample"/>
      </w:pPr>
      <w:r>
        <w:rPr>
          <w:color w:val="008000"/>
        </w:rPr>
        <w:t>// [3b197bda-c85d-4fc9-ab86-b9c4263407d1] Message sent at 2017-08-12 14:07:00.2222</w:t>
      </w:r>
      <w:r>
        <w:br/>
        <w:t>{"protocol":</w:t>
      </w:r>
      <w:r>
        <w:rPr>
          <w:color w:val="00008B"/>
        </w:rPr>
        <w:t>1</w:t>
      </w:r>
      <w:r>
        <w:t>,"messageType":</w:t>
      </w:r>
      <w:r>
        <w:rPr>
          <w:color w:val="00008B"/>
        </w:rPr>
        <w:t>9</w:t>
      </w:r>
      <w:r>
        <w:t>,"correlationId":</w:t>
      </w:r>
      <w:r>
        <w:rPr>
          <w:color w:val="00008B"/>
        </w:rPr>
        <w:t>0</w:t>
      </w:r>
      <w:r>
        <w:t>,"messageId":</w:t>
      </w:r>
      <w:r>
        <w:rPr>
          <w:color w:val="00008B"/>
        </w:rPr>
        <w:t>7</w:t>
      </w:r>
      <w:r>
        <w:t>,"messageFlags":</w:t>
      </w:r>
      <w:r>
        <w:rPr>
          <w:color w:val="00008B"/>
        </w:rPr>
        <w:t>0</w:t>
      </w:r>
      <w:r>
        <w:t>}</w:t>
      </w:r>
      <w:r>
        <w:br/>
        <w:t>{</w:t>
      </w:r>
      <w:r>
        <w:br/>
        <w:t>  "channelRanges": [</w:t>
      </w:r>
      <w:r>
        <w:br/>
        <w:t>    {</w:t>
      </w:r>
      <w:r>
        <w:br/>
        <w:t>      "channelId": [</w:t>
      </w:r>
      <w:r>
        <w:br/>
        <w:t>        </w:t>
      </w:r>
      <w:r>
        <w:rPr>
          <w:color w:val="00008B"/>
        </w:rPr>
        <w:t>0</w:t>
      </w:r>
      <w:r>
        <w:t>,</w:t>
      </w:r>
      <w:r>
        <w:br/>
        <w:t>        </w:t>
      </w:r>
      <w:r>
        <w:rPr>
          <w:color w:val="00008B"/>
        </w:rPr>
        <w:t>1</w:t>
      </w:r>
      <w:r>
        <w:t>,</w:t>
      </w:r>
      <w:r>
        <w:br/>
        <w:t>        </w:t>
      </w:r>
      <w:r>
        <w:rPr>
          <w:color w:val="00008B"/>
        </w:rPr>
        <w:t>2</w:t>
      </w:r>
      <w:r>
        <w:br/>
        <w:t>      ],</w:t>
      </w:r>
      <w:r>
        <w:br/>
        <w:t xml:space="preserve">      "startIndex": </w:t>
      </w:r>
      <w:r>
        <w:rPr>
          <w:color w:val="00008B"/>
        </w:rPr>
        <w:t>0</w:t>
      </w:r>
      <w:r>
        <w:t>,</w:t>
      </w:r>
      <w:r>
        <w:br/>
        <w:t xml:space="preserve">      "endIndex": </w:t>
      </w:r>
      <w:r>
        <w:rPr>
          <w:color w:val="00008B"/>
        </w:rPr>
        <w:t>10000</w:t>
      </w:r>
      <w:r>
        <w:br/>
        <w:t>    }</w:t>
      </w:r>
      <w:r>
        <w:br/>
        <w:t>  ]</w:t>
      </w:r>
      <w:r>
        <w:br/>
        <w:t>}</w:t>
      </w:r>
    </w:p>
    <w:p w14:paraId="5267DDA7" w14:textId="77777777" w:rsidR="00E81BFF" w:rsidRPr="00E81BFF" w:rsidRDefault="00E81BFF" w:rsidP="00E81BFF">
      <w:pPr>
        <w:pStyle w:val="BodyText1"/>
      </w:pPr>
    </w:p>
    <w:p w14:paraId="27E11797" w14:textId="630627AE" w:rsidR="00E81BFF" w:rsidRDefault="006765D5" w:rsidP="00B37398">
      <w:pPr>
        <w:pStyle w:val="BodyText1"/>
      </w:pPr>
      <w:r>
        <w:t>ChannelData response:</w:t>
      </w:r>
    </w:p>
    <w:p w14:paraId="0152B1BC" w14:textId="77777777" w:rsidR="00E81BFF" w:rsidRDefault="00E81BFF" w:rsidP="00E81BFF">
      <w:pPr>
        <w:pStyle w:val="CodeExample"/>
      </w:pPr>
      <w:r>
        <w:t>// [3b197bda-c85d-4fc9-ab86-b9c4263407d1] Message received at 2017-08-12 14:07:01.7736</w:t>
      </w:r>
      <w:r>
        <w:br/>
        <w:t>{</w:t>
      </w:r>
      <w:r>
        <w:rPr>
          <w:color w:val="A0522D"/>
        </w:rPr>
        <w:t>"protocol"</w:t>
      </w:r>
      <w:r>
        <w:t>:</w:t>
      </w:r>
      <w:r>
        <w:rPr>
          <w:color w:val="00008B"/>
        </w:rPr>
        <w:t>1</w:t>
      </w:r>
      <w:r>
        <w:t>,</w:t>
      </w:r>
      <w:r>
        <w:rPr>
          <w:color w:val="A0522D"/>
        </w:rPr>
        <w:t>"messageType"</w:t>
      </w:r>
      <w:r>
        <w:t>:</w:t>
      </w:r>
      <w:r>
        <w:rPr>
          <w:color w:val="00008B"/>
        </w:rPr>
        <w:t>3</w:t>
      </w:r>
      <w:r>
        <w:t>,</w:t>
      </w:r>
      <w:r>
        <w:rPr>
          <w:color w:val="A0522D"/>
        </w:rPr>
        <w:t>"correlationId"</w:t>
      </w:r>
      <w:r>
        <w:t>:</w:t>
      </w:r>
      <w:r>
        <w:rPr>
          <w:color w:val="00008B"/>
        </w:rPr>
        <w:t>7</w:t>
      </w:r>
      <w:r>
        <w:t>,</w:t>
      </w:r>
      <w:r>
        <w:rPr>
          <w:color w:val="A0522D"/>
        </w:rPr>
        <w:t>"messageId"</w:t>
      </w:r>
      <w:r>
        <w:t>:</w:t>
      </w:r>
      <w:r>
        <w:rPr>
          <w:color w:val="00008B"/>
        </w:rPr>
        <w:t>6</w:t>
      </w:r>
      <w:r>
        <w:t>,</w:t>
      </w:r>
      <w:r>
        <w:rPr>
          <w:color w:val="A0522D"/>
        </w:rPr>
        <w:t>"messageFlags"</w:t>
      </w:r>
      <w:r>
        <w:t>:</w:t>
      </w:r>
      <w:r>
        <w:rPr>
          <w:color w:val="00008B"/>
        </w:rPr>
        <w:t>1</w:t>
      </w:r>
      <w:r>
        <w:t>}</w:t>
      </w:r>
      <w:r>
        <w:br/>
        <w:t>{</w:t>
      </w:r>
      <w:r>
        <w:br/>
        <w:t>  </w:t>
      </w:r>
      <w:r>
        <w:rPr>
          <w:color w:val="A0522D"/>
        </w:rPr>
        <w:t>"data"</w:t>
      </w:r>
      <w:r>
        <w:t>: [</w:t>
      </w:r>
      <w:r>
        <w:br/>
        <w:t>    {</w:t>
      </w:r>
      <w:r>
        <w:br/>
        <w:t>      </w:t>
      </w:r>
      <w:r>
        <w:rPr>
          <w:color w:val="A0522D"/>
        </w:rPr>
        <w:t>"indexes"</w:t>
      </w:r>
      <w:r>
        <w:t>: [</w:t>
      </w:r>
      <w:r>
        <w:br/>
        <w:t>        </w:t>
      </w:r>
      <w:r>
        <w:rPr>
          <w:color w:val="00008B"/>
        </w:rPr>
        <w:t>900</w:t>
      </w:r>
      <w:r>
        <w:t>,</w:t>
      </w:r>
      <w:r>
        <w:br/>
        <w:t>        </w:t>
      </w:r>
      <w:r>
        <w:rPr>
          <w:color w:val="00008B"/>
        </w:rPr>
        <w:t>1426614604000000</w:t>
      </w:r>
      <w:r>
        <w:br/>
        <w:t>      ],</w:t>
      </w:r>
      <w:r>
        <w:br/>
        <w:t>      </w:t>
      </w:r>
      <w:r>
        <w:rPr>
          <w:color w:val="A0522D"/>
        </w:rPr>
        <w:t>"channelId"</w:t>
      </w:r>
      <w:r>
        <w:t xml:space="preserve">: </w:t>
      </w:r>
      <w:r>
        <w:rPr>
          <w:color w:val="00008B"/>
        </w:rPr>
        <w:t>0</w:t>
      </w:r>
      <w:r>
        <w:t>,</w:t>
      </w:r>
      <w:r>
        <w:br/>
        <w:t>      </w:t>
      </w:r>
      <w:r>
        <w:rPr>
          <w:color w:val="A0522D"/>
        </w:rPr>
        <w:t>"value"</w:t>
      </w:r>
      <w:r>
        <w:t>: {</w:t>
      </w:r>
      <w:r>
        <w:br/>
        <w:t>        </w:t>
      </w:r>
      <w:r>
        <w:rPr>
          <w:color w:val="A0522D"/>
        </w:rPr>
        <w:t>"item"</w:t>
      </w:r>
      <w:r>
        <w:t xml:space="preserve">: </w:t>
      </w:r>
      <w:r>
        <w:rPr>
          <w:color w:val="00008B"/>
        </w:rPr>
        <w:t>0.738779145171297</w:t>
      </w:r>
      <w:r>
        <w:br/>
        <w:t>      },</w:t>
      </w:r>
      <w:r>
        <w:br/>
        <w:t>      </w:t>
      </w:r>
      <w:r>
        <w:rPr>
          <w:color w:val="A0522D"/>
        </w:rPr>
        <w:t>"valueAttributes"</w:t>
      </w:r>
      <w:r>
        <w:t>: [</w:t>
      </w:r>
      <w:r>
        <w:br/>
        <w:t>        {</w:t>
      </w:r>
      <w:r>
        <w:br/>
        <w:t>          </w:t>
      </w:r>
      <w:r>
        <w:rPr>
          <w:color w:val="A0522D"/>
        </w:rPr>
        <w:t>"attributeId"</w:t>
      </w:r>
      <w:r>
        <w:t xml:space="preserve">: </w:t>
      </w:r>
      <w:r>
        <w:rPr>
          <w:color w:val="00008B"/>
        </w:rPr>
        <w:t>0</w:t>
      </w:r>
      <w:r>
        <w:t>,</w:t>
      </w:r>
      <w:r>
        <w:br/>
        <w:t>          </w:t>
      </w:r>
      <w:r>
        <w:rPr>
          <w:color w:val="A0522D"/>
        </w:rPr>
        <w:t>"attributeValue"</w:t>
      </w:r>
      <w:r>
        <w:t>: {</w:t>
      </w:r>
      <w:r>
        <w:br/>
        <w:t>            </w:t>
      </w:r>
      <w:r>
        <w:rPr>
          <w:color w:val="A0522D"/>
        </w:rPr>
        <w:t>"item"</w:t>
      </w:r>
      <w:r>
        <w:t xml:space="preserve">: </w:t>
      </w:r>
      <w:r>
        <w:rPr>
          <w:color w:val="0000FF"/>
        </w:rPr>
        <w:t>true</w:t>
      </w:r>
      <w:r>
        <w:br/>
        <w:t>          }</w:t>
      </w:r>
      <w:r>
        <w:br/>
        <w:t>        }</w:t>
      </w:r>
      <w:r>
        <w:br/>
        <w:t>      ]</w:t>
      </w:r>
      <w:r>
        <w:br/>
        <w:t>    },</w:t>
      </w:r>
      <w:r>
        <w:br/>
        <w:t>    {</w:t>
      </w:r>
      <w:r>
        <w:br/>
        <w:t>      </w:t>
      </w:r>
      <w:r>
        <w:rPr>
          <w:color w:val="A0522D"/>
        </w:rPr>
        <w:t>"indexes"</w:t>
      </w:r>
      <w:r>
        <w:t>: [</w:t>
      </w:r>
      <w:r>
        <w:br/>
        <w:t>        </w:t>
      </w:r>
      <w:r>
        <w:rPr>
          <w:color w:val="00008B"/>
        </w:rPr>
        <w:t>900</w:t>
      </w:r>
      <w:r>
        <w:t>,</w:t>
      </w:r>
      <w:r>
        <w:br/>
        <w:t>        </w:t>
      </w:r>
      <w:r>
        <w:rPr>
          <w:color w:val="00008B"/>
        </w:rPr>
        <w:t>1426614604000000</w:t>
      </w:r>
      <w:r>
        <w:br/>
        <w:t>      ],</w:t>
      </w:r>
      <w:r>
        <w:br/>
        <w:t>      </w:t>
      </w:r>
      <w:r>
        <w:rPr>
          <w:color w:val="A0522D"/>
        </w:rPr>
        <w:t>"channelId"</w:t>
      </w:r>
      <w:r>
        <w:t xml:space="preserve">: </w:t>
      </w:r>
      <w:r>
        <w:rPr>
          <w:color w:val="00008B"/>
        </w:rPr>
        <w:t>1</w:t>
      </w:r>
      <w:r>
        <w:t>,</w:t>
      </w:r>
      <w:r>
        <w:br/>
        <w:t>      </w:t>
      </w:r>
      <w:r>
        <w:rPr>
          <w:color w:val="A0522D"/>
        </w:rPr>
        <w:t>"value"</w:t>
      </w:r>
      <w:r>
        <w:t>: {</w:t>
      </w:r>
      <w:r>
        <w:br/>
        <w:t>        </w:t>
      </w:r>
      <w:r>
        <w:rPr>
          <w:color w:val="A0522D"/>
        </w:rPr>
        <w:t>"item"</w:t>
      </w:r>
      <w:r>
        <w:t xml:space="preserve">: </w:t>
      </w:r>
      <w:r>
        <w:rPr>
          <w:color w:val="00008B"/>
        </w:rPr>
        <w:t>0.63008946768478</w:t>
      </w:r>
      <w:r>
        <w:br/>
        <w:t>      },</w:t>
      </w:r>
      <w:r>
        <w:br/>
        <w:t>      </w:t>
      </w:r>
      <w:r>
        <w:rPr>
          <w:color w:val="A0522D"/>
        </w:rPr>
        <w:t>"valueAttributes"</w:t>
      </w:r>
      <w:r>
        <w:t>: []</w:t>
      </w:r>
      <w:r>
        <w:br/>
        <w:t>    },</w:t>
      </w:r>
      <w:r>
        <w:br/>
        <w:t>    {</w:t>
      </w:r>
      <w:r>
        <w:br/>
        <w:t>      </w:t>
      </w:r>
      <w:r>
        <w:rPr>
          <w:color w:val="A0522D"/>
        </w:rPr>
        <w:t>"indexes"</w:t>
      </w:r>
      <w:r>
        <w:t>: [</w:t>
      </w:r>
      <w:r>
        <w:br/>
        <w:t>        </w:t>
      </w:r>
      <w:r>
        <w:rPr>
          <w:color w:val="00008B"/>
        </w:rPr>
        <w:t>900</w:t>
      </w:r>
      <w:r>
        <w:t>,</w:t>
      </w:r>
      <w:r>
        <w:br/>
        <w:t>        </w:t>
      </w:r>
      <w:r>
        <w:rPr>
          <w:color w:val="00008B"/>
        </w:rPr>
        <w:t>1426614604000000</w:t>
      </w:r>
      <w:r>
        <w:br/>
        <w:t>      ],</w:t>
      </w:r>
      <w:r>
        <w:br/>
      </w:r>
      <w:r>
        <w:lastRenderedPageBreak/>
        <w:t>      </w:t>
      </w:r>
      <w:r>
        <w:rPr>
          <w:color w:val="A0522D"/>
        </w:rPr>
        <w:t>"channelId"</w:t>
      </w:r>
      <w:r>
        <w:t xml:space="preserve">: </w:t>
      </w:r>
      <w:r>
        <w:rPr>
          <w:color w:val="00008B"/>
        </w:rPr>
        <w:t>2</w:t>
      </w:r>
      <w:r>
        <w:t>,</w:t>
      </w:r>
      <w:r>
        <w:br/>
        <w:t>      </w:t>
      </w:r>
      <w:r>
        <w:rPr>
          <w:color w:val="A0522D"/>
        </w:rPr>
        <w:t>"value"</w:t>
      </w:r>
      <w:r>
        <w:t>: {</w:t>
      </w:r>
      <w:r>
        <w:br/>
        <w:t>        </w:t>
      </w:r>
      <w:r>
        <w:rPr>
          <w:color w:val="A0522D"/>
        </w:rPr>
        <w:t>"item"</w:t>
      </w:r>
      <w:r>
        <w:t xml:space="preserve">: </w:t>
      </w:r>
      <w:r>
        <w:rPr>
          <w:color w:val="00008B"/>
        </w:rPr>
        <w:t>0.189139311755607</w:t>
      </w:r>
      <w:r>
        <w:br/>
        <w:t>      },</w:t>
      </w:r>
      <w:r>
        <w:br/>
        <w:t>      </w:t>
      </w:r>
      <w:r>
        <w:rPr>
          <w:color w:val="A0522D"/>
        </w:rPr>
        <w:t>"valueAttributes"</w:t>
      </w:r>
      <w:r>
        <w:t>: []</w:t>
      </w:r>
      <w:r>
        <w:br/>
        <w:t>    }</w:t>
      </w:r>
      <w:r>
        <w:br/>
        <w:t>  ]</w:t>
      </w:r>
      <w:r>
        <w:br/>
        <w:t>}</w:t>
      </w:r>
    </w:p>
    <w:p w14:paraId="5C791D69" w14:textId="77777777" w:rsidR="00E81BFF" w:rsidRDefault="00E81BFF" w:rsidP="00E81BFF">
      <w:pPr>
        <w:pStyle w:val="CodeExample"/>
      </w:pPr>
    </w:p>
    <w:p w14:paraId="75F8B494" w14:textId="77777777" w:rsidR="00E81BFF" w:rsidRPr="00E81BFF" w:rsidRDefault="00E81BFF" w:rsidP="00E81BFF">
      <w:pPr>
        <w:pStyle w:val="BodyText1"/>
      </w:pPr>
    </w:p>
    <w:p w14:paraId="4C726BF0" w14:textId="38BCBBC1" w:rsidR="008D4805" w:rsidRDefault="0095788D" w:rsidP="008D4805">
      <w:pPr>
        <w:pStyle w:val="Heading2"/>
      </w:pPr>
      <w:bookmarkStart w:id="128" w:name="_Toc495651918"/>
      <w:r>
        <w:t>Example:</w:t>
      </w:r>
      <w:commentRangeStart w:id="129"/>
      <w:r>
        <w:t xml:space="preserve"> </w:t>
      </w:r>
      <w:r w:rsidR="008D4805">
        <w:t>Streaming Trajectory Stations</w:t>
      </w:r>
      <w:bookmarkEnd w:id="128"/>
      <w:r w:rsidR="008D4805">
        <w:t xml:space="preserve"> </w:t>
      </w:r>
      <w:bookmarkEnd w:id="114"/>
      <w:bookmarkEnd w:id="115"/>
      <w:commentRangeEnd w:id="129"/>
      <w:r w:rsidR="00EF0CD2">
        <w:rPr>
          <w:rStyle w:val="CommentReference"/>
          <w:rFonts w:cs="Times New Roman"/>
          <w:b w:val="0"/>
          <w:bCs w:val="0"/>
        </w:rPr>
        <w:commentReference w:id="129"/>
      </w:r>
    </w:p>
    <w:p w14:paraId="5F672F97" w14:textId="676B6051" w:rsidR="008D4805" w:rsidRDefault="00EB6883" w:rsidP="00E81BFF">
      <w:pPr>
        <w:pStyle w:val="BodyText1"/>
        <w:keepNext/>
      </w:pPr>
      <w:r>
        <w:t xml:space="preserve">This section contains an example </w:t>
      </w:r>
      <w:r w:rsidR="001A0DB7">
        <w:t xml:space="preserve">of </w:t>
      </w:r>
      <w:r>
        <w:t>how to stream trajectory station</w:t>
      </w:r>
      <w:r w:rsidR="00E8469A">
        <w:t xml:space="preserve">s (part of a trajectory, a randomly growing data object per Section </w:t>
      </w:r>
      <w:r w:rsidR="00E8469A">
        <w:fldChar w:fldCharType="begin"/>
      </w:r>
      <w:r w:rsidR="00E8469A">
        <w:instrText xml:space="preserve"> REF _Ref490568534 \w \h </w:instrText>
      </w:r>
      <w:r w:rsidR="00E8469A">
        <w:fldChar w:fldCharType="separate"/>
      </w:r>
      <w:r w:rsidR="00E8469A">
        <w:t>4.1</w:t>
      </w:r>
      <w:r w:rsidR="00E8469A">
        <w:fldChar w:fldCharType="end"/>
      </w:r>
      <w:r w:rsidR="00E8469A">
        <w:t xml:space="preserve"> </w:t>
      </w:r>
      <w:r w:rsidR="00E8469A">
        <w:fldChar w:fldCharType="begin"/>
      </w:r>
      <w:r w:rsidR="00E8469A">
        <w:instrText xml:space="preserve"> REF _Ref490568537 \p \h </w:instrText>
      </w:r>
      <w:r w:rsidR="00E8469A">
        <w:fldChar w:fldCharType="separate"/>
      </w:r>
      <w:r w:rsidR="00E8469A">
        <w:t>above</w:t>
      </w:r>
      <w:r w:rsidR="00E8469A">
        <w:fldChar w:fldCharType="end"/>
      </w:r>
      <w:r w:rsidR="00E8469A">
        <w:t xml:space="preserve">). </w:t>
      </w:r>
      <w:r>
        <w:t xml:space="preserve"> </w:t>
      </w:r>
      <w:r w:rsidR="0095788D">
        <w:t>The heading names refer to the name of the message used</w:t>
      </w:r>
      <w:r w:rsidR="00E867A7">
        <w:t>.</w:t>
      </w:r>
      <w:r w:rsidR="0095788D">
        <w:t xml:space="preserve"> </w:t>
      </w:r>
      <w:r>
        <w:t>Use</w:t>
      </w:r>
      <w:r w:rsidR="005B1153">
        <w:t xml:space="preserve"> this example</w:t>
      </w:r>
      <w:r w:rsidR="00E867A7">
        <w:t xml:space="preserve"> </w:t>
      </w:r>
      <w:r>
        <w:t xml:space="preserve">as a guide </w:t>
      </w:r>
      <w:r w:rsidR="005B1153">
        <w:t>for how to stream</w:t>
      </w:r>
      <w:r>
        <w:t xml:space="preserve"> </w:t>
      </w:r>
      <w:r w:rsidR="00E867A7">
        <w:t xml:space="preserve">cuttings intervals, </w:t>
      </w:r>
      <w:r w:rsidR="005B1153">
        <w:t xml:space="preserve">another randomly growing object. </w:t>
      </w:r>
    </w:p>
    <w:p w14:paraId="266707C8" w14:textId="5EB329EB" w:rsidR="00464F68" w:rsidRDefault="00464F68" w:rsidP="00D611D2">
      <w:pPr>
        <w:pStyle w:val="Heading3"/>
      </w:pPr>
      <w:bookmarkStart w:id="130" w:name="_Toc495651919"/>
      <w:r>
        <w:t>Start</w:t>
      </w:r>
      <w:r w:rsidR="007B05F8">
        <w:t xml:space="preserve"> Message</w:t>
      </w:r>
      <w:bookmarkEnd w:id="130"/>
    </w:p>
    <w:p w14:paraId="59A23E2D" w14:textId="3E7057E3" w:rsidR="00464F68" w:rsidRDefault="00CD3BE2" w:rsidP="00F14A5E">
      <w:pPr>
        <w:pStyle w:val="BodyText1"/>
        <w:keepNext/>
      </w:pPr>
      <w:r>
        <w:t>To begin a channel streaming session, the consumer sends a Start message to the producer as shown in the example message below, which also uses these example parameters:</w:t>
      </w:r>
    </w:p>
    <w:tbl>
      <w:tblPr>
        <w:tblStyle w:val="TableGrid"/>
        <w:tblW w:w="0" w:type="auto"/>
        <w:tblInd w:w="355" w:type="dxa"/>
        <w:tblLook w:val="04A0" w:firstRow="1" w:lastRow="0" w:firstColumn="1" w:lastColumn="0" w:noHBand="0" w:noVBand="1"/>
      </w:tblPr>
      <w:tblGrid>
        <w:gridCol w:w="2340"/>
        <w:gridCol w:w="2340"/>
      </w:tblGrid>
      <w:tr w:rsidR="00EB05CC" w14:paraId="4078CE5E" w14:textId="77777777" w:rsidTr="000B7BB1">
        <w:trPr>
          <w:tblHeader/>
        </w:trPr>
        <w:tc>
          <w:tcPr>
            <w:tcW w:w="2340" w:type="dxa"/>
            <w:shd w:val="clear" w:color="auto" w:fill="C4BC96" w:themeFill="background2" w:themeFillShade="BF"/>
          </w:tcPr>
          <w:p w14:paraId="4A78F0CC" w14:textId="77777777" w:rsidR="00EB05CC" w:rsidRPr="00BF6FC0" w:rsidRDefault="00EB05CC" w:rsidP="00F66991">
            <w:pPr>
              <w:pStyle w:val="TableHeading"/>
            </w:pPr>
            <w:r w:rsidRPr="00BF6FC0">
              <w:t>Property Name</w:t>
            </w:r>
          </w:p>
        </w:tc>
        <w:tc>
          <w:tcPr>
            <w:tcW w:w="2340" w:type="dxa"/>
            <w:shd w:val="clear" w:color="auto" w:fill="C4BC96" w:themeFill="background2" w:themeFillShade="BF"/>
          </w:tcPr>
          <w:p w14:paraId="1CBAAC83" w14:textId="77777777" w:rsidR="00EB05CC" w:rsidRPr="00BF6FC0" w:rsidRDefault="00EB05CC" w:rsidP="00F66991">
            <w:pPr>
              <w:pStyle w:val="TableHeading"/>
            </w:pPr>
            <w:r w:rsidRPr="00BF6FC0">
              <w:t>Example</w:t>
            </w:r>
          </w:p>
        </w:tc>
      </w:tr>
      <w:tr w:rsidR="00EB05CC" w14:paraId="222651B6" w14:textId="77777777" w:rsidTr="00EB05CC">
        <w:tc>
          <w:tcPr>
            <w:tcW w:w="2340" w:type="dxa"/>
          </w:tcPr>
          <w:p w14:paraId="7591CF80" w14:textId="77777777" w:rsidR="00EB05CC" w:rsidRDefault="00EB05CC" w:rsidP="00F66991">
            <w:pPr>
              <w:pStyle w:val="TableText"/>
            </w:pPr>
            <w:r>
              <w:t>maxDataItems</w:t>
            </w:r>
          </w:p>
        </w:tc>
        <w:tc>
          <w:tcPr>
            <w:tcW w:w="2340" w:type="dxa"/>
          </w:tcPr>
          <w:p w14:paraId="75D25C28" w14:textId="77777777" w:rsidR="00EB05CC" w:rsidRDefault="00EB05CC" w:rsidP="00F66991">
            <w:pPr>
              <w:pStyle w:val="TableText"/>
            </w:pPr>
            <w:r>
              <w:t>50</w:t>
            </w:r>
          </w:p>
        </w:tc>
      </w:tr>
      <w:tr w:rsidR="00EB05CC" w14:paraId="6DF9F770" w14:textId="77777777" w:rsidTr="00EB05CC">
        <w:tc>
          <w:tcPr>
            <w:tcW w:w="2340" w:type="dxa"/>
          </w:tcPr>
          <w:p w14:paraId="33196B3D" w14:textId="77777777" w:rsidR="00EB05CC" w:rsidRDefault="00EB05CC" w:rsidP="00F66991">
            <w:pPr>
              <w:pStyle w:val="TableText"/>
            </w:pPr>
            <w:r>
              <w:t>maxMessageRate [ms]</w:t>
            </w:r>
          </w:p>
        </w:tc>
        <w:tc>
          <w:tcPr>
            <w:tcW w:w="2340" w:type="dxa"/>
          </w:tcPr>
          <w:p w14:paraId="7133DEDF" w14:textId="77777777" w:rsidR="00EB05CC" w:rsidRDefault="00EB05CC" w:rsidP="00F66991">
            <w:pPr>
              <w:pStyle w:val="TableText"/>
            </w:pPr>
            <w:r>
              <w:t>2000</w:t>
            </w:r>
          </w:p>
        </w:tc>
      </w:tr>
    </w:tbl>
    <w:p w14:paraId="22A90D88" w14:textId="77777777" w:rsidR="00EB05CC" w:rsidRDefault="00EB05CC" w:rsidP="00EB05CC">
      <w:pPr>
        <w:pStyle w:val="BodyText2"/>
      </w:pPr>
    </w:p>
    <w:p w14:paraId="732211C8" w14:textId="77777777" w:rsidR="00F66991" w:rsidRDefault="00464F68" w:rsidP="00F66991">
      <w:pPr>
        <w:pStyle w:val="graphic0"/>
      </w:pPr>
      <w:r>
        <w:rPr>
          <w:noProof/>
          <w:lang w:eastAsia="en-US"/>
        </w:rPr>
        <w:drawing>
          <wp:inline distT="0" distB="0" distL="0" distR="0" wp14:anchorId="2EADA600" wp14:editId="678DCF0C">
            <wp:extent cx="5772647" cy="1153778"/>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7001" t="15095" r="2491" b="69597"/>
                    <a:stretch/>
                  </pic:blipFill>
                  <pic:spPr bwMode="auto">
                    <a:xfrm>
                      <a:off x="0" y="0"/>
                      <a:ext cx="5825560" cy="1164354"/>
                    </a:xfrm>
                    <a:prstGeom prst="rect">
                      <a:avLst/>
                    </a:prstGeom>
                    <a:ln>
                      <a:noFill/>
                    </a:ln>
                    <a:extLst>
                      <a:ext uri="{53640926-AAD7-44D8-BBD7-CCE9431645EC}">
                        <a14:shadowObscured xmlns:a14="http://schemas.microsoft.com/office/drawing/2010/main"/>
                      </a:ext>
                    </a:extLst>
                  </pic:spPr>
                </pic:pic>
              </a:graphicData>
            </a:graphic>
          </wp:inline>
        </w:drawing>
      </w:r>
    </w:p>
    <w:p w14:paraId="3DE51C8E" w14:textId="77777777" w:rsidR="00CD3BE2" w:rsidRDefault="00CD3BE2" w:rsidP="00CD3BE2">
      <w:pPr>
        <w:pStyle w:val="BodyText1"/>
      </w:pPr>
      <w:r>
        <w:t xml:space="preserve">NOTE: After receiving a Start message, a simple-streamer producer immediately sends channel metadata and begins streaming channel data messages to the consumer. </w:t>
      </w:r>
    </w:p>
    <w:p w14:paraId="198548EF" w14:textId="77777777" w:rsidR="00CD3BE2" w:rsidRDefault="00CD3BE2" w:rsidP="00CD3BE2">
      <w:pPr>
        <w:pStyle w:val="BodyText1"/>
      </w:pPr>
      <w:r>
        <w:t xml:space="preserve">A non-simple producer must wait until it receives ChannelDescribe message(s) to respond with channel metadata and then needs a ChannelStreamingStart message before it can send channel data, as explained in the next sections. </w:t>
      </w:r>
    </w:p>
    <w:p w14:paraId="4BDE72C3" w14:textId="1A5BF384" w:rsidR="00464F68" w:rsidRDefault="000B54E1" w:rsidP="000B54E1">
      <w:pPr>
        <w:pStyle w:val="Heading3"/>
      </w:pPr>
      <w:bookmarkStart w:id="131" w:name="_Ref490124239"/>
      <w:bookmarkStart w:id="132" w:name="_Toc495651920"/>
      <w:r>
        <w:t>ChannelDescribe</w:t>
      </w:r>
      <w:bookmarkEnd w:id="131"/>
      <w:r w:rsidR="007B05F8">
        <w:t xml:space="preserve"> Message</w:t>
      </w:r>
      <w:bookmarkEnd w:id="132"/>
    </w:p>
    <w:p w14:paraId="294735BF" w14:textId="39F391E2" w:rsidR="00464F68" w:rsidRDefault="00EB05CC" w:rsidP="000B54E1">
      <w:pPr>
        <w:pStyle w:val="BodyText1"/>
      </w:pPr>
      <w:r>
        <w:t xml:space="preserve">To retrieve channel metadata from the non-simple producer, </w:t>
      </w:r>
      <w:r w:rsidR="00E867A7">
        <w:t xml:space="preserve">the consumer must </w:t>
      </w:r>
      <w:r>
        <w:t>s</w:t>
      </w:r>
      <w:r w:rsidR="00464F68">
        <w:t>end</w:t>
      </w:r>
      <w:r>
        <w:t xml:space="preserve"> a</w:t>
      </w:r>
      <w:r w:rsidR="00464F68">
        <w:t xml:space="preserve"> ChannelDescribe message</w:t>
      </w:r>
      <w:r>
        <w:t>.</w:t>
      </w:r>
      <w:r w:rsidR="00464F68">
        <w:t xml:space="preserve"> </w:t>
      </w:r>
      <w:r w:rsidR="00EF55C9">
        <w:t xml:space="preserve">Below </w:t>
      </w:r>
      <w:r w:rsidR="00E867A7">
        <w:t xml:space="preserve">is an </w:t>
      </w:r>
      <w:r w:rsidR="00EF55C9">
        <w:t>example</w:t>
      </w:r>
      <w:r w:rsidR="00E867A7">
        <w:t xml:space="preserve"> ChannelDescribe</w:t>
      </w:r>
      <w:r w:rsidR="00EF55C9">
        <w:t xml:space="preserve"> </w:t>
      </w:r>
      <w:r w:rsidR="00E867A7">
        <w:t xml:space="preserve">message </w:t>
      </w:r>
      <w:r w:rsidR="00EF55C9">
        <w:t>for this example URI:</w:t>
      </w:r>
    </w:p>
    <w:tbl>
      <w:tblPr>
        <w:tblStyle w:val="TableGrid"/>
        <w:tblW w:w="0" w:type="auto"/>
        <w:tblInd w:w="355" w:type="dxa"/>
        <w:tblLook w:val="04A0" w:firstRow="1" w:lastRow="0" w:firstColumn="1" w:lastColumn="0" w:noHBand="0" w:noVBand="1"/>
      </w:tblPr>
      <w:tblGrid>
        <w:gridCol w:w="2610"/>
        <w:gridCol w:w="6387"/>
      </w:tblGrid>
      <w:tr w:rsidR="00464F68" w14:paraId="383B5D6D" w14:textId="77777777" w:rsidTr="00EB05CC">
        <w:tc>
          <w:tcPr>
            <w:tcW w:w="2610" w:type="dxa"/>
            <w:shd w:val="clear" w:color="auto" w:fill="C4BC96" w:themeFill="background2" w:themeFillShade="BF"/>
          </w:tcPr>
          <w:p w14:paraId="2BE5B150" w14:textId="77777777" w:rsidR="00464F68" w:rsidRPr="00BF6FC0" w:rsidRDefault="00464F68" w:rsidP="005B28A6">
            <w:pPr>
              <w:pStyle w:val="TableHeading"/>
            </w:pPr>
            <w:r w:rsidRPr="00BF6FC0">
              <w:t>Property Name</w:t>
            </w:r>
          </w:p>
        </w:tc>
        <w:tc>
          <w:tcPr>
            <w:tcW w:w="6387" w:type="dxa"/>
            <w:shd w:val="clear" w:color="auto" w:fill="C4BC96" w:themeFill="background2" w:themeFillShade="BF"/>
          </w:tcPr>
          <w:p w14:paraId="25D00422" w14:textId="77777777" w:rsidR="00464F68" w:rsidRPr="00BF6FC0" w:rsidRDefault="00464F68" w:rsidP="005B28A6">
            <w:pPr>
              <w:pStyle w:val="TableHeading"/>
            </w:pPr>
            <w:r w:rsidRPr="00BF6FC0">
              <w:t>Example</w:t>
            </w:r>
          </w:p>
        </w:tc>
      </w:tr>
      <w:tr w:rsidR="00464F68" w14:paraId="5BAEDAD5" w14:textId="77777777" w:rsidTr="00EB05CC">
        <w:tc>
          <w:tcPr>
            <w:tcW w:w="2610" w:type="dxa"/>
          </w:tcPr>
          <w:p w14:paraId="587BE69A" w14:textId="77777777" w:rsidR="00464F68" w:rsidRDefault="00464F68" w:rsidP="005B28A6">
            <w:pPr>
              <w:pStyle w:val="TableText"/>
            </w:pPr>
            <w:r>
              <w:t>uris</w:t>
            </w:r>
          </w:p>
        </w:tc>
        <w:tc>
          <w:tcPr>
            <w:tcW w:w="6387" w:type="dxa"/>
          </w:tcPr>
          <w:p w14:paraId="244A9124" w14:textId="77777777" w:rsidR="00464F68" w:rsidRDefault="00464F68" w:rsidP="005B28A6">
            <w:pPr>
              <w:pStyle w:val="TableText"/>
            </w:pPr>
            <w:r>
              <w:t xml:space="preserve">[ </w:t>
            </w:r>
            <w:r w:rsidRPr="003E6982">
              <w:t>eml://witsml20/Trajectory(0655e8cd-b590-4f89-9b30-2a897db562ec)</w:t>
            </w:r>
            <w:r>
              <w:t xml:space="preserve"> ]</w:t>
            </w:r>
          </w:p>
        </w:tc>
      </w:tr>
    </w:tbl>
    <w:p w14:paraId="74EFBEE5" w14:textId="42DD1F20" w:rsidR="0093354D" w:rsidRDefault="0093354D" w:rsidP="00EF55C9">
      <w:pPr>
        <w:pStyle w:val="BodyText1"/>
        <w:keepNext/>
      </w:pPr>
    </w:p>
    <w:p w14:paraId="0FB3BEB2" w14:textId="77777777" w:rsidR="001A0DB7" w:rsidRDefault="00464F68" w:rsidP="005B28A6">
      <w:pPr>
        <w:pStyle w:val="CodeExample"/>
      </w:pPr>
      <w:r>
        <w:rPr>
          <w:color w:val="008000"/>
        </w:rPr>
        <w:t>// [460f515b-0491-4c89-b4a2-51de16df9bef] Message sent at 2017-04-19 00:10:39.9393</w:t>
      </w:r>
      <w:r>
        <w:br/>
        <w:t>{"protocol":</w:t>
      </w:r>
      <w:r>
        <w:rPr>
          <w:color w:val="00008B"/>
        </w:rPr>
        <w:t>1</w:t>
      </w:r>
      <w:r>
        <w:t>,"messageType":</w:t>
      </w:r>
      <w:r>
        <w:rPr>
          <w:color w:val="00008B"/>
        </w:rPr>
        <w:t>1</w:t>
      </w:r>
      <w:r>
        <w:t>,"correlationId":</w:t>
      </w:r>
      <w:r>
        <w:rPr>
          <w:color w:val="00008B"/>
        </w:rPr>
        <w:t>0</w:t>
      </w:r>
      <w:r>
        <w:t>,"messageId":</w:t>
      </w:r>
      <w:r>
        <w:rPr>
          <w:color w:val="00008B"/>
        </w:rPr>
        <w:t>4</w:t>
      </w:r>
      <w:r>
        <w:t>,"messageFlags":</w:t>
      </w:r>
      <w:r>
        <w:rPr>
          <w:color w:val="00008B"/>
        </w:rPr>
        <w:t>0</w:t>
      </w:r>
      <w:r>
        <w:t>}</w:t>
      </w:r>
      <w:r>
        <w:br/>
        <w:t>{</w:t>
      </w:r>
      <w:r>
        <w:br/>
        <w:t>  "uris": [</w:t>
      </w:r>
      <w:r>
        <w:br/>
        <w:t>    "eml://witsml20/Trajectory(0655e8cd-b590-4f89-9b30-2a897db562ec)"</w:t>
      </w:r>
      <w:r>
        <w:br/>
      </w:r>
      <w:r>
        <w:lastRenderedPageBreak/>
        <w:t>  ]</w:t>
      </w:r>
      <w:r>
        <w:br/>
        <w:t>}</w:t>
      </w:r>
    </w:p>
    <w:p w14:paraId="1D4D9EFD" w14:textId="77777777" w:rsidR="001A0DB7" w:rsidRDefault="001A0DB7" w:rsidP="00B37398">
      <w:pPr>
        <w:pStyle w:val="BodyText1"/>
      </w:pPr>
    </w:p>
    <w:p w14:paraId="34FB9541" w14:textId="5499CBF2" w:rsidR="001A0DB7" w:rsidRDefault="001A0DB7" w:rsidP="00B37398">
      <w:pPr>
        <w:pStyle w:val="Heading3"/>
      </w:pPr>
      <w:bookmarkStart w:id="133" w:name="_Toc495651921"/>
      <w:r>
        <w:t>C</w:t>
      </w:r>
      <w:commentRangeStart w:id="134"/>
      <w:r>
        <w:t>hannelMetadata</w:t>
      </w:r>
      <w:r w:rsidR="007B05F8">
        <w:t xml:space="preserve"> Message</w:t>
      </w:r>
      <w:bookmarkEnd w:id="133"/>
      <w:commentRangeEnd w:id="134"/>
      <w:r w:rsidR="00DF4371">
        <w:rPr>
          <w:rStyle w:val="CommentReference"/>
          <w:rFonts w:cs="Times New Roman"/>
          <w:b w:val="0"/>
          <w:bCs w:val="0"/>
        </w:rPr>
        <w:commentReference w:id="134"/>
      </w:r>
    </w:p>
    <w:p w14:paraId="45D91B5D" w14:textId="5A18E797" w:rsidR="001A0DB7" w:rsidRDefault="00E867A7" w:rsidP="00B37398">
      <w:pPr>
        <w:pStyle w:val="BodyText1"/>
      </w:pPr>
      <w:r>
        <w:rPr>
          <w:lang w:eastAsia="en-US"/>
        </w:rPr>
        <w:t>The producer replies to ChannelDescribe message with the following ChannelMetatdata message; below, see the tables that show mappings for channel and index metadata and the domain object XML.</w:t>
      </w:r>
    </w:p>
    <w:p w14:paraId="4FA100F5" w14:textId="7DA77C04" w:rsidR="00464F68" w:rsidRDefault="00464F68" w:rsidP="005B28A6">
      <w:pPr>
        <w:pStyle w:val="CodeExample"/>
      </w:pPr>
      <w:r>
        <w:br/>
      </w:r>
      <w:r>
        <w:rPr>
          <w:color w:val="008000"/>
        </w:rPr>
        <w:t>// [460f515b-0491-4c89-b4a2-51de16df9bef] Message received at 2017-04-19 00:10:39.9483</w:t>
      </w:r>
      <w:r>
        <w:br/>
        <w:t>{"protocol":</w:t>
      </w:r>
      <w:r>
        <w:rPr>
          <w:color w:val="00008B"/>
        </w:rPr>
        <w:t>1</w:t>
      </w:r>
      <w:r>
        <w:t>,"messageType":</w:t>
      </w:r>
      <w:r>
        <w:rPr>
          <w:color w:val="00008B"/>
        </w:rPr>
        <w:t>2</w:t>
      </w:r>
      <w:r>
        <w:t>,"correlationId":</w:t>
      </w:r>
      <w:r>
        <w:rPr>
          <w:color w:val="00008B"/>
        </w:rPr>
        <w:t>4</w:t>
      </w:r>
      <w:r>
        <w:t>,"messageId":</w:t>
      </w:r>
      <w:r>
        <w:rPr>
          <w:color w:val="00008B"/>
        </w:rPr>
        <w:t>6</w:t>
      </w:r>
      <w:r>
        <w:t>,"messageFlags":</w:t>
      </w:r>
      <w:r>
        <w:rPr>
          <w:color w:val="00008B"/>
        </w:rPr>
        <w:t>3</w:t>
      </w:r>
      <w:r>
        <w:t>}</w:t>
      </w:r>
      <w:r>
        <w:br/>
        <w:t>{</w:t>
      </w:r>
      <w:r>
        <w:br/>
        <w:t>  "channels": [</w:t>
      </w:r>
      <w:r>
        <w:br/>
        <w:t>    {</w:t>
      </w:r>
      <w:r>
        <w:br/>
        <w:t>      "channelUri": "eml://witsml20/Trajectory(0655e8cd-b590-4f89-9b30-2a897db562ec)",</w:t>
      </w:r>
      <w:r>
        <w:br/>
        <w:t xml:space="preserve">      "channelId": </w:t>
      </w:r>
      <w:r>
        <w:rPr>
          <w:color w:val="00008B"/>
        </w:rPr>
        <w:t>0</w:t>
      </w:r>
      <w:r>
        <w:t>,</w:t>
      </w:r>
      <w:r>
        <w:br/>
        <w:t>      "indexes": [</w:t>
      </w:r>
      <w:r>
        <w:br/>
        <w:t>        {</w:t>
      </w:r>
      <w:r>
        <w:br/>
        <w:t>          "indexType": "Depth",</w:t>
      </w:r>
      <w:r>
        <w:br/>
        <w:t>          "uom": "ft",</w:t>
      </w:r>
      <w:r>
        <w:br/>
        <w:t xml:space="preserve">          "depthDatum": </w:t>
      </w:r>
      <w:r>
        <w:rPr>
          <w:color w:val="0000FF"/>
        </w:rPr>
        <w:t>null</w:t>
      </w:r>
      <w:r>
        <w:t>,</w:t>
      </w:r>
      <w:r>
        <w:br/>
        <w:t>          "direction": "Increasing",</w:t>
      </w:r>
      <w:r>
        <w:br/>
        <w:t>          "mnemonic": "MD",</w:t>
      </w:r>
      <w:r>
        <w:br/>
        <w:t>          "description": "measured depth",</w:t>
      </w:r>
      <w:r>
        <w:br/>
        <w:t>          "uri": "eml://witsml20/Trajectory(0655e8cd-b590-4f89-9b30-2a897db562ec)/MD",</w:t>
      </w:r>
      <w:r>
        <w:br/>
        <w:t>          "customData": {},</w:t>
      </w:r>
      <w:r>
        <w:br/>
        <w:t xml:space="preserve">          "scale": </w:t>
      </w:r>
      <w:r>
        <w:rPr>
          <w:color w:val="00008B"/>
        </w:rPr>
        <w:t>3</w:t>
      </w:r>
      <w:r>
        <w:t>,</w:t>
      </w:r>
      <w:r>
        <w:br/>
        <w:t xml:space="preserve">          "timeDatum": </w:t>
      </w:r>
      <w:r>
        <w:rPr>
          <w:color w:val="0000FF"/>
        </w:rPr>
        <w:t>null</w:t>
      </w:r>
      <w:r>
        <w:br/>
        <w:t>        }</w:t>
      </w:r>
      <w:r>
        <w:br/>
        <w:t>      ],</w:t>
      </w:r>
      <w:r>
        <w:br/>
        <w:t>      "channelName": "Plan #2",</w:t>
      </w:r>
      <w:r>
        <w:br/>
        <w:t>      "dataType": "bytes",</w:t>
      </w:r>
      <w:r>
        <w:br/>
        <w:t>      "uom": "ft",</w:t>
      </w:r>
      <w:r>
        <w:br/>
        <w:t xml:space="preserve">      "startIndex": </w:t>
      </w:r>
      <w:r>
        <w:rPr>
          <w:color w:val="00008B"/>
        </w:rPr>
        <w:t>0</w:t>
      </w:r>
      <w:r>
        <w:t>,</w:t>
      </w:r>
      <w:r>
        <w:br/>
        <w:t xml:space="preserve">      "endIndex": </w:t>
      </w:r>
      <w:r>
        <w:rPr>
          <w:color w:val="00008B"/>
        </w:rPr>
        <w:t>0</w:t>
      </w:r>
      <w:r>
        <w:t>,</w:t>
      </w:r>
      <w:r>
        <w:br/>
        <w:t>      "description": "Plan #2",</w:t>
      </w:r>
      <w:r>
        <w:br/>
        <w:t>      "status": "Inactive",</w:t>
      </w:r>
      <w:r>
        <w:br/>
        <w:t>      "contentType": "application/x-witsml+xml;version=2.0;type=part_TrajectoryStation",</w:t>
      </w:r>
      <w:r>
        <w:br/>
        <w:t>      "source": "",</w:t>
      </w:r>
      <w:r>
        <w:br/>
        <w:t>      "measureClass": "",</w:t>
      </w:r>
      <w:r>
        <w:br/>
        <w:t>      "uuid": "0655e8cd-b590-4f89-9b30-2a897db562ec",</w:t>
      </w:r>
      <w:r>
        <w:br/>
        <w:t>      "customData": {},</w:t>
      </w:r>
      <w:r>
        <w:br/>
        <w:t>      "domainObject": {</w:t>
      </w:r>
      <w:r>
        <w:br/>
        <w:t>        "resource": {</w:t>
      </w:r>
      <w:r>
        <w:br/>
        <w:t>          "uri": "eml://witsml20/Trajectory(0655e8cd-b590-4f89-9b30-2a897db562ec)",</w:t>
      </w:r>
      <w:r>
        <w:br/>
        <w:t>          "contentType": "application/x-witsml+xml;version=2.0;type=Trajectory",</w:t>
      </w:r>
      <w:r>
        <w:br/>
        <w:t>          "name": "Plan #2",</w:t>
      </w:r>
      <w:r>
        <w:br/>
        <w:t xml:space="preserve">          "channelSubscribable": </w:t>
      </w:r>
      <w:r>
        <w:rPr>
          <w:color w:val="0000FF"/>
        </w:rPr>
        <w:t>true</w:t>
      </w:r>
      <w:r>
        <w:t>,</w:t>
      </w:r>
      <w:r>
        <w:br/>
        <w:t>          "customData": {},</w:t>
      </w:r>
      <w:r>
        <w:br/>
        <w:t>          "resourceType": "DataObject",</w:t>
      </w:r>
      <w:r>
        <w:br/>
        <w:t xml:space="preserve">          "hasChildren": </w:t>
      </w:r>
      <w:r>
        <w:rPr>
          <w:color w:val="00008B"/>
        </w:rPr>
        <w:t>0</w:t>
      </w:r>
      <w:r>
        <w:t>,</w:t>
      </w:r>
      <w:r>
        <w:br/>
        <w:t>          "uuid": "0655e8cd-b590-4f89-9b30-2a897db562ec",</w:t>
      </w:r>
      <w:r>
        <w:br/>
        <w:t xml:space="preserve">          "lastChanged": </w:t>
      </w:r>
      <w:r>
        <w:rPr>
          <w:color w:val="00008B"/>
        </w:rPr>
        <w:t>1492571586409000</w:t>
      </w:r>
      <w:r>
        <w:t>,</w:t>
      </w:r>
      <w:r>
        <w:br/>
        <w:t xml:space="preserve">          "objectNotifiable": </w:t>
      </w:r>
      <w:r>
        <w:rPr>
          <w:color w:val="0000FF"/>
        </w:rPr>
        <w:t>true</w:t>
      </w:r>
      <w:r>
        <w:br/>
        <w:t>        },</w:t>
      </w:r>
      <w:r>
        <w:br/>
        <w:t>        "contentEncoding": "gzip",</w:t>
      </w:r>
      <w:r>
        <w:br/>
      </w:r>
      <w:r>
        <w:lastRenderedPageBreak/>
        <w:t xml:space="preserve">        "data": </w:t>
      </w:r>
      <w:r w:rsidRPr="00FF16EB">
        <w:t>[ binary data truncated for readability ]</w:t>
      </w:r>
      <w:r>
        <w:br/>
        <w:t>      }</w:t>
      </w:r>
      <w:r>
        <w:br/>
        <w:t>    }</w:t>
      </w:r>
      <w:r>
        <w:br/>
        <w:t>  ]</w:t>
      </w:r>
      <w:r>
        <w:br/>
        <w:t>}</w:t>
      </w:r>
    </w:p>
    <w:p w14:paraId="7B09AEC6" w14:textId="77777777" w:rsidR="005B28A6" w:rsidRDefault="005B28A6" w:rsidP="005B28A6">
      <w:pPr>
        <w:pStyle w:val="BodyText1"/>
      </w:pPr>
    </w:p>
    <w:p w14:paraId="6EAEA66B" w14:textId="77777777" w:rsidR="00464F68" w:rsidRDefault="00464F68" w:rsidP="005B28A6">
      <w:pPr>
        <w:pStyle w:val="BodyText1"/>
        <w:keepNext/>
      </w:pPr>
      <w:r>
        <w:t>Channel Metadata Record</w:t>
      </w:r>
    </w:p>
    <w:tbl>
      <w:tblPr>
        <w:tblStyle w:val="TableGrid"/>
        <w:tblW w:w="9265" w:type="dxa"/>
        <w:tblLayout w:type="fixed"/>
        <w:tblLook w:val="04A0" w:firstRow="1" w:lastRow="0" w:firstColumn="1" w:lastColumn="0" w:noHBand="0" w:noVBand="1"/>
      </w:tblPr>
      <w:tblGrid>
        <w:gridCol w:w="2335"/>
        <w:gridCol w:w="3330"/>
        <w:gridCol w:w="3600"/>
      </w:tblGrid>
      <w:tr w:rsidR="00464F68" w14:paraId="519E953E" w14:textId="77777777" w:rsidTr="005E38AC">
        <w:trPr>
          <w:tblHeader/>
        </w:trPr>
        <w:tc>
          <w:tcPr>
            <w:tcW w:w="2335" w:type="dxa"/>
            <w:shd w:val="clear" w:color="auto" w:fill="C4BC96" w:themeFill="background2" w:themeFillShade="BF"/>
          </w:tcPr>
          <w:p w14:paraId="3D335AE5" w14:textId="77777777" w:rsidR="00464F68" w:rsidRPr="003E6982" w:rsidRDefault="00464F68" w:rsidP="005B28A6">
            <w:pPr>
              <w:pStyle w:val="TableHeading"/>
            </w:pPr>
            <w:r w:rsidRPr="003E6982">
              <w:t>Metadata Property</w:t>
            </w:r>
          </w:p>
        </w:tc>
        <w:tc>
          <w:tcPr>
            <w:tcW w:w="3330" w:type="dxa"/>
            <w:shd w:val="clear" w:color="auto" w:fill="C4BC96" w:themeFill="background2" w:themeFillShade="BF"/>
          </w:tcPr>
          <w:p w14:paraId="7632DF20" w14:textId="77777777" w:rsidR="00464F68" w:rsidRPr="003E6982" w:rsidRDefault="00464F68" w:rsidP="005B28A6">
            <w:pPr>
              <w:pStyle w:val="TableHeading"/>
            </w:pPr>
            <w:r>
              <w:t>Trajectory</w:t>
            </w:r>
            <w:r w:rsidRPr="003E6982">
              <w:t xml:space="preserve"> Property</w:t>
            </w:r>
          </w:p>
        </w:tc>
        <w:tc>
          <w:tcPr>
            <w:tcW w:w="3600" w:type="dxa"/>
            <w:shd w:val="clear" w:color="auto" w:fill="C4BC96" w:themeFill="background2" w:themeFillShade="BF"/>
          </w:tcPr>
          <w:p w14:paraId="18A6C9F6" w14:textId="77777777" w:rsidR="00464F68" w:rsidRPr="003E6982" w:rsidRDefault="00464F68" w:rsidP="005B28A6">
            <w:pPr>
              <w:pStyle w:val="TableHeading"/>
            </w:pPr>
            <w:r w:rsidRPr="003E6982">
              <w:t>Example</w:t>
            </w:r>
          </w:p>
        </w:tc>
      </w:tr>
      <w:tr w:rsidR="00464F68" w14:paraId="430FD117" w14:textId="77777777" w:rsidTr="005E38AC">
        <w:tc>
          <w:tcPr>
            <w:tcW w:w="2335" w:type="dxa"/>
          </w:tcPr>
          <w:p w14:paraId="4BD0522D" w14:textId="77777777" w:rsidR="00464F68" w:rsidRDefault="00464F68" w:rsidP="005B28A6">
            <w:pPr>
              <w:pStyle w:val="TableText"/>
            </w:pPr>
            <w:r>
              <w:t>channelUri</w:t>
            </w:r>
          </w:p>
        </w:tc>
        <w:tc>
          <w:tcPr>
            <w:tcW w:w="3330" w:type="dxa"/>
          </w:tcPr>
          <w:p w14:paraId="11ED5C58" w14:textId="77777777" w:rsidR="00464F68" w:rsidRDefault="00464F68" w:rsidP="005B28A6">
            <w:pPr>
              <w:pStyle w:val="TableText"/>
            </w:pPr>
            <w:r>
              <w:t>Trajectory URI</w:t>
            </w:r>
          </w:p>
        </w:tc>
        <w:tc>
          <w:tcPr>
            <w:tcW w:w="3600" w:type="dxa"/>
          </w:tcPr>
          <w:p w14:paraId="59FC6732" w14:textId="77777777" w:rsidR="00464F68" w:rsidRDefault="00464F68" w:rsidP="005B28A6">
            <w:pPr>
              <w:pStyle w:val="TableText"/>
            </w:pPr>
            <w:r w:rsidRPr="0099545B">
              <w:t>eml://witsml20/Trajectory(0655e8cd-b590-4f89-9b30-2a897db562ec)</w:t>
            </w:r>
          </w:p>
        </w:tc>
      </w:tr>
      <w:tr w:rsidR="00464F68" w14:paraId="0E6612E4" w14:textId="77777777" w:rsidTr="005E38AC">
        <w:tc>
          <w:tcPr>
            <w:tcW w:w="2335" w:type="dxa"/>
          </w:tcPr>
          <w:p w14:paraId="50D536B9" w14:textId="77777777" w:rsidR="00464F68" w:rsidRDefault="00464F68" w:rsidP="005B28A6">
            <w:pPr>
              <w:pStyle w:val="TableText"/>
            </w:pPr>
            <w:r>
              <w:t>channelId</w:t>
            </w:r>
          </w:p>
        </w:tc>
        <w:tc>
          <w:tcPr>
            <w:tcW w:w="3330" w:type="dxa"/>
          </w:tcPr>
          <w:p w14:paraId="1EA1291B" w14:textId="77777777" w:rsidR="00464F68" w:rsidRDefault="00464F68" w:rsidP="005B28A6">
            <w:pPr>
              <w:pStyle w:val="TableText"/>
            </w:pPr>
            <w:r>
              <w:t>Unique channel identifier, per session</w:t>
            </w:r>
          </w:p>
        </w:tc>
        <w:tc>
          <w:tcPr>
            <w:tcW w:w="3600" w:type="dxa"/>
          </w:tcPr>
          <w:p w14:paraId="27B2B8BE" w14:textId="77777777" w:rsidR="00464F68" w:rsidRDefault="00464F68" w:rsidP="005B28A6">
            <w:pPr>
              <w:pStyle w:val="TableText"/>
            </w:pPr>
            <w:r>
              <w:t>0</w:t>
            </w:r>
          </w:p>
        </w:tc>
      </w:tr>
      <w:tr w:rsidR="00464F68" w14:paraId="3611E1EB" w14:textId="77777777" w:rsidTr="005E38AC">
        <w:tc>
          <w:tcPr>
            <w:tcW w:w="2335" w:type="dxa"/>
          </w:tcPr>
          <w:p w14:paraId="7CEF5B56" w14:textId="77777777" w:rsidR="00464F68" w:rsidRDefault="00464F68" w:rsidP="005B28A6">
            <w:pPr>
              <w:pStyle w:val="TableText"/>
            </w:pPr>
            <w:r>
              <w:t>channelName</w:t>
            </w:r>
          </w:p>
        </w:tc>
        <w:tc>
          <w:tcPr>
            <w:tcW w:w="3330" w:type="dxa"/>
          </w:tcPr>
          <w:p w14:paraId="05900063" w14:textId="77777777" w:rsidR="00464F68" w:rsidRDefault="00464F68" w:rsidP="005B28A6">
            <w:pPr>
              <w:pStyle w:val="TableText"/>
            </w:pPr>
            <w:r>
              <w:t>Trajectory.Citation.Title</w:t>
            </w:r>
          </w:p>
        </w:tc>
        <w:tc>
          <w:tcPr>
            <w:tcW w:w="3600" w:type="dxa"/>
          </w:tcPr>
          <w:p w14:paraId="006B791C" w14:textId="77777777" w:rsidR="00464F68" w:rsidRDefault="00464F68" w:rsidP="005B28A6">
            <w:pPr>
              <w:pStyle w:val="TableText"/>
            </w:pPr>
            <w:r>
              <w:t>Plan #2</w:t>
            </w:r>
          </w:p>
        </w:tc>
      </w:tr>
      <w:tr w:rsidR="00464F68" w14:paraId="16A77E4A" w14:textId="77777777" w:rsidTr="005E38AC">
        <w:tc>
          <w:tcPr>
            <w:tcW w:w="2335" w:type="dxa"/>
          </w:tcPr>
          <w:p w14:paraId="6714B76E" w14:textId="77777777" w:rsidR="00464F68" w:rsidRDefault="00464F68" w:rsidP="005B28A6">
            <w:pPr>
              <w:pStyle w:val="TableText"/>
            </w:pPr>
            <w:r>
              <w:t>dataType</w:t>
            </w:r>
          </w:p>
        </w:tc>
        <w:tc>
          <w:tcPr>
            <w:tcW w:w="3330" w:type="dxa"/>
          </w:tcPr>
          <w:p w14:paraId="20CDF212" w14:textId="77777777" w:rsidR="00464F68" w:rsidRDefault="00464F68" w:rsidP="005B28A6">
            <w:pPr>
              <w:pStyle w:val="TableText"/>
            </w:pPr>
            <w:r>
              <w:t>The type of the channel data value</w:t>
            </w:r>
          </w:p>
        </w:tc>
        <w:tc>
          <w:tcPr>
            <w:tcW w:w="3600" w:type="dxa"/>
          </w:tcPr>
          <w:p w14:paraId="17CC60BA" w14:textId="77777777" w:rsidR="00464F68" w:rsidRDefault="00464F68" w:rsidP="005B28A6">
            <w:pPr>
              <w:pStyle w:val="TableText"/>
            </w:pPr>
            <w:r>
              <w:t>bytes</w:t>
            </w:r>
          </w:p>
        </w:tc>
      </w:tr>
      <w:tr w:rsidR="00464F68" w14:paraId="681140FE" w14:textId="77777777" w:rsidTr="005E38AC">
        <w:tc>
          <w:tcPr>
            <w:tcW w:w="2335" w:type="dxa"/>
          </w:tcPr>
          <w:p w14:paraId="32A491A2" w14:textId="77777777" w:rsidR="00464F68" w:rsidRDefault="00464F68" w:rsidP="005B28A6">
            <w:pPr>
              <w:pStyle w:val="TableText"/>
            </w:pPr>
            <w:r>
              <w:t>uom</w:t>
            </w:r>
          </w:p>
        </w:tc>
        <w:tc>
          <w:tcPr>
            <w:tcW w:w="3330" w:type="dxa"/>
          </w:tcPr>
          <w:p w14:paraId="6E73C8E5" w14:textId="77777777" w:rsidR="00464F68" w:rsidRDefault="00464F68" w:rsidP="005B28A6">
            <w:pPr>
              <w:pStyle w:val="TableText"/>
            </w:pPr>
            <w:r>
              <w:t>Trajectory.MDMin.Uom</w:t>
            </w:r>
          </w:p>
        </w:tc>
        <w:tc>
          <w:tcPr>
            <w:tcW w:w="3600" w:type="dxa"/>
          </w:tcPr>
          <w:p w14:paraId="6AEED93F" w14:textId="77777777" w:rsidR="00464F68" w:rsidRDefault="00464F68" w:rsidP="005B28A6">
            <w:pPr>
              <w:pStyle w:val="TableText"/>
            </w:pPr>
            <w:r>
              <w:t>ft</w:t>
            </w:r>
          </w:p>
        </w:tc>
      </w:tr>
      <w:tr w:rsidR="00464F68" w14:paraId="409AA354" w14:textId="77777777" w:rsidTr="005E38AC">
        <w:tc>
          <w:tcPr>
            <w:tcW w:w="2335" w:type="dxa"/>
          </w:tcPr>
          <w:p w14:paraId="78F73AE5" w14:textId="77777777" w:rsidR="00464F68" w:rsidRDefault="00464F68" w:rsidP="005B28A6">
            <w:pPr>
              <w:pStyle w:val="TableText"/>
            </w:pPr>
            <w:r>
              <w:t>startIndex</w:t>
            </w:r>
          </w:p>
        </w:tc>
        <w:tc>
          <w:tcPr>
            <w:tcW w:w="3330" w:type="dxa"/>
          </w:tcPr>
          <w:p w14:paraId="3F9B4F3D" w14:textId="77777777" w:rsidR="00464F68" w:rsidRDefault="00464F68" w:rsidP="005B28A6">
            <w:pPr>
              <w:pStyle w:val="TableText"/>
            </w:pPr>
            <w:r>
              <w:t>Trajectory.MDMin.Value</w:t>
            </w:r>
          </w:p>
        </w:tc>
        <w:tc>
          <w:tcPr>
            <w:tcW w:w="3600" w:type="dxa"/>
          </w:tcPr>
          <w:p w14:paraId="443BAE4D" w14:textId="77777777" w:rsidR="00464F68" w:rsidRDefault="00464F68" w:rsidP="005B28A6">
            <w:pPr>
              <w:pStyle w:val="TableText"/>
            </w:pPr>
            <w:r>
              <w:t>0.0</w:t>
            </w:r>
          </w:p>
        </w:tc>
      </w:tr>
      <w:tr w:rsidR="00464F68" w14:paraId="7E39695F" w14:textId="77777777" w:rsidTr="005E38AC">
        <w:tc>
          <w:tcPr>
            <w:tcW w:w="2335" w:type="dxa"/>
          </w:tcPr>
          <w:p w14:paraId="0778A1D0" w14:textId="77777777" w:rsidR="00464F68" w:rsidRDefault="00464F68" w:rsidP="005B28A6">
            <w:pPr>
              <w:pStyle w:val="TableText"/>
            </w:pPr>
            <w:r>
              <w:t>endIndex</w:t>
            </w:r>
          </w:p>
        </w:tc>
        <w:tc>
          <w:tcPr>
            <w:tcW w:w="3330" w:type="dxa"/>
          </w:tcPr>
          <w:p w14:paraId="39E4694D" w14:textId="77777777" w:rsidR="00464F68" w:rsidRDefault="00464F68" w:rsidP="005B28A6">
            <w:pPr>
              <w:pStyle w:val="TableText"/>
            </w:pPr>
            <w:r>
              <w:t>Trajectory.MDMax.Value</w:t>
            </w:r>
          </w:p>
        </w:tc>
        <w:tc>
          <w:tcPr>
            <w:tcW w:w="3600" w:type="dxa"/>
          </w:tcPr>
          <w:p w14:paraId="0AA8866B" w14:textId="5772C6E5" w:rsidR="00464F68" w:rsidRDefault="0022351D" w:rsidP="005B28A6">
            <w:pPr>
              <w:pStyle w:val="TableText"/>
            </w:pPr>
            <w:r>
              <w:t>123.456</w:t>
            </w:r>
          </w:p>
        </w:tc>
      </w:tr>
      <w:tr w:rsidR="00464F68" w14:paraId="2EBC4A53" w14:textId="77777777" w:rsidTr="005E38AC">
        <w:tc>
          <w:tcPr>
            <w:tcW w:w="2335" w:type="dxa"/>
          </w:tcPr>
          <w:p w14:paraId="7B8C4BAF" w14:textId="77777777" w:rsidR="00464F68" w:rsidRDefault="00464F68" w:rsidP="005B28A6">
            <w:pPr>
              <w:pStyle w:val="TableText"/>
            </w:pPr>
            <w:r>
              <w:t>description</w:t>
            </w:r>
          </w:p>
        </w:tc>
        <w:tc>
          <w:tcPr>
            <w:tcW w:w="3330" w:type="dxa"/>
          </w:tcPr>
          <w:p w14:paraId="50406140" w14:textId="77777777" w:rsidR="00464F68" w:rsidRDefault="00464F68" w:rsidP="005B28A6">
            <w:pPr>
              <w:pStyle w:val="TableText"/>
            </w:pPr>
            <w:r>
              <w:t>Trajectory.Citation.Description or Trajectory.Citation.Title</w:t>
            </w:r>
          </w:p>
        </w:tc>
        <w:tc>
          <w:tcPr>
            <w:tcW w:w="3600" w:type="dxa"/>
          </w:tcPr>
          <w:p w14:paraId="50DFA4A6" w14:textId="77777777" w:rsidR="00464F68" w:rsidRDefault="00464F68" w:rsidP="005B28A6">
            <w:pPr>
              <w:pStyle w:val="TableText"/>
            </w:pPr>
            <w:r>
              <w:t>Plan #2</w:t>
            </w:r>
          </w:p>
        </w:tc>
      </w:tr>
      <w:tr w:rsidR="00464F68" w14:paraId="08961617" w14:textId="77777777" w:rsidTr="005E38AC">
        <w:tc>
          <w:tcPr>
            <w:tcW w:w="2335" w:type="dxa"/>
          </w:tcPr>
          <w:p w14:paraId="087C19B6" w14:textId="77777777" w:rsidR="00464F68" w:rsidRDefault="00464F68" w:rsidP="005B28A6">
            <w:pPr>
              <w:pStyle w:val="TableText"/>
            </w:pPr>
            <w:r>
              <w:t>status</w:t>
            </w:r>
          </w:p>
        </w:tc>
        <w:tc>
          <w:tcPr>
            <w:tcW w:w="3330" w:type="dxa"/>
          </w:tcPr>
          <w:p w14:paraId="1BF32081" w14:textId="77777777" w:rsidR="00464F68" w:rsidRDefault="00464F68" w:rsidP="005B28A6">
            <w:pPr>
              <w:pStyle w:val="TableText"/>
            </w:pPr>
            <w:r>
              <w:t>Trajectory.GrowingStatus</w:t>
            </w:r>
          </w:p>
        </w:tc>
        <w:tc>
          <w:tcPr>
            <w:tcW w:w="3600" w:type="dxa"/>
          </w:tcPr>
          <w:p w14:paraId="5932AFFB" w14:textId="77777777" w:rsidR="00464F68" w:rsidRDefault="00464F68" w:rsidP="005B28A6">
            <w:pPr>
              <w:pStyle w:val="TableText"/>
            </w:pPr>
            <w:r>
              <w:t>inactive</w:t>
            </w:r>
          </w:p>
        </w:tc>
      </w:tr>
      <w:tr w:rsidR="00464F68" w14:paraId="7FC26577" w14:textId="77777777" w:rsidTr="005E38AC">
        <w:tc>
          <w:tcPr>
            <w:tcW w:w="2335" w:type="dxa"/>
          </w:tcPr>
          <w:p w14:paraId="00DA2509" w14:textId="77777777" w:rsidR="00464F68" w:rsidRDefault="00464F68" w:rsidP="005B28A6">
            <w:pPr>
              <w:pStyle w:val="TableText"/>
            </w:pPr>
            <w:r>
              <w:t>contentType</w:t>
            </w:r>
          </w:p>
        </w:tc>
        <w:tc>
          <w:tcPr>
            <w:tcW w:w="3330" w:type="dxa"/>
          </w:tcPr>
          <w:p w14:paraId="4BCB71FB" w14:textId="77777777" w:rsidR="00464F68" w:rsidRDefault="00464F68" w:rsidP="005B28A6">
            <w:pPr>
              <w:pStyle w:val="TableText"/>
            </w:pPr>
            <w:r>
              <w:t>Trajectory Station Content Type</w:t>
            </w:r>
          </w:p>
        </w:tc>
        <w:tc>
          <w:tcPr>
            <w:tcW w:w="3600" w:type="dxa"/>
          </w:tcPr>
          <w:p w14:paraId="56E08E5D" w14:textId="77777777" w:rsidR="00464F68" w:rsidRDefault="00464F68" w:rsidP="005B28A6">
            <w:pPr>
              <w:pStyle w:val="TableText"/>
            </w:pPr>
            <w:r w:rsidRPr="0099545B">
              <w:t>application/x-witsml+xml;version=2.0;type=</w:t>
            </w:r>
            <w:r>
              <w:t>part_</w:t>
            </w:r>
            <w:r w:rsidRPr="0099545B">
              <w:t>Trajectory</w:t>
            </w:r>
            <w:r>
              <w:t>Station</w:t>
            </w:r>
          </w:p>
        </w:tc>
      </w:tr>
      <w:tr w:rsidR="00464F68" w14:paraId="6B7F5F1A" w14:textId="77777777" w:rsidTr="005E38AC">
        <w:tc>
          <w:tcPr>
            <w:tcW w:w="2335" w:type="dxa"/>
          </w:tcPr>
          <w:p w14:paraId="5FBB84B5" w14:textId="77777777" w:rsidR="00464F68" w:rsidRDefault="00464F68" w:rsidP="005B28A6">
            <w:pPr>
              <w:pStyle w:val="TableText"/>
            </w:pPr>
            <w:r>
              <w:t>source</w:t>
            </w:r>
          </w:p>
        </w:tc>
        <w:tc>
          <w:tcPr>
            <w:tcW w:w="3330" w:type="dxa"/>
          </w:tcPr>
          <w:p w14:paraId="37DF04F9" w14:textId="1885990D" w:rsidR="00464F68" w:rsidRDefault="00AA69FA" w:rsidP="00AA69FA">
            <w:pPr>
              <w:pStyle w:val="TableText"/>
            </w:pPr>
            <w:r w:rsidRPr="00C0069E">
              <w:rPr>
                <w:rFonts w:cs="Arial"/>
                <w:szCs w:val="18"/>
              </w:rPr>
              <w:t xml:space="preserve">The tag </w:t>
            </w:r>
            <w:r w:rsidRPr="00EB6883">
              <w:rPr>
                <w:rFonts w:cs="Arial"/>
                <w:szCs w:val="18"/>
              </w:rPr>
              <w:t>serviceCompany</w:t>
            </w:r>
            <w:r w:rsidRPr="00C0069E">
              <w:rPr>
                <w:rFonts w:cs="Arial"/>
                <w:szCs w:val="18"/>
              </w:rPr>
              <w:t xml:space="preserve"> from the </w:t>
            </w:r>
            <w:r>
              <w:rPr>
                <w:rFonts w:cs="Arial"/>
                <w:szCs w:val="18"/>
              </w:rPr>
              <w:t>trajectory</w:t>
            </w:r>
            <w:r w:rsidRPr="00C0069E">
              <w:rPr>
                <w:rFonts w:cs="Arial"/>
                <w:szCs w:val="18"/>
              </w:rPr>
              <w:t xml:space="preserve"> object.</w:t>
            </w:r>
          </w:p>
        </w:tc>
        <w:tc>
          <w:tcPr>
            <w:tcW w:w="3600" w:type="dxa"/>
          </w:tcPr>
          <w:p w14:paraId="01CE898C" w14:textId="22BA2785" w:rsidR="00464F68" w:rsidRPr="00EB6883" w:rsidRDefault="004B5A59" w:rsidP="004B5A59">
            <w:pPr>
              <w:pStyle w:val="TableText"/>
            </w:pPr>
            <w:r w:rsidRPr="00EB6883">
              <w:t>ACME</w:t>
            </w:r>
            <w:r w:rsidR="00AA69FA" w:rsidRPr="00EB6883">
              <w:t xml:space="preserve"> Drilling Company</w:t>
            </w:r>
          </w:p>
        </w:tc>
      </w:tr>
      <w:tr w:rsidR="00464F68" w14:paraId="7F9D529A" w14:textId="77777777" w:rsidTr="005E38AC">
        <w:tc>
          <w:tcPr>
            <w:tcW w:w="2335" w:type="dxa"/>
          </w:tcPr>
          <w:p w14:paraId="10705ED6" w14:textId="77777777" w:rsidR="00464F68" w:rsidRDefault="00464F68" w:rsidP="005B28A6">
            <w:pPr>
              <w:pStyle w:val="TableText"/>
            </w:pPr>
            <w:r>
              <w:t>measureClass</w:t>
            </w:r>
          </w:p>
        </w:tc>
        <w:tc>
          <w:tcPr>
            <w:tcW w:w="3330" w:type="dxa"/>
          </w:tcPr>
          <w:p w14:paraId="41F301FF" w14:textId="0D23EB79" w:rsidR="00464F68" w:rsidRDefault="005B27E9" w:rsidP="005B28A6">
            <w:pPr>
              <w:pStyle w:val="TableText"/>
            </w:pPr>
            <w:r w:rsidRPr="00D05887">
              <w:t>NA</w:t>
            </w:r>
            <w:r w:rsidR="00AA69FA" w:rsidRPr="00D05887">
              <w:t xml:space="preserve"> </w:t>
            </w:r>
          </w:p>
        </w:tc>
        <w:tc>
          <w:tcPr>
            <w:tcW w:w="3600" w:type="dxa"/>
          </w:tcPr>
          <w:p w14:paraId="22A06DB4" w14:textId="35114771" w:rsidR="00464F68" w:rsidRDefault="00464F68" w:rsidP="005B27E9">
            <w:pPr>
              <w:pStyle w:val="TableText"/>
            </w:pPr>
          </w:p>
        </w:tc>
      </w:tr>
      <w:tr w:rsidR="00464F68" w14:paraId="7865AFAB" w14:textId="77777777" w:rsidTr="005E38AC">
        <w:tc>
          <w:tcPr>
            <w:tcW w:w="2335" w:type="dxa"/>
          </w:tcPr>
          <w:p w14:paraId="5176D156" w14:textId="77777777" w:rsidR="00464F68" w:rsidRDefault="00464F68" w:rsidP="005B28A6">
            <w:pPr>
              <w:pStyle w:val="TableText"/>
            </w:pPr>
            <w:r>
              <w:t>uuid</w:t>
            </w:r>
          </w:p>
        </w:tc>
        <w:tc>
          <w:tcPr>
            <w:tcW w:w="3330" w:type="dxa"/>
          </w:tcPr>
          <w:p w14:paraId="56499F97" w14:textId="77777777" w:rsidR="00464F68" w:rsidRDefault="00464F68" w:rsidP="005B28A6">
            <w:pPr>
              <w:pStyle w:val="TableText"/>
            </w:pPr>
            <w:r>
              <w:t>Trajectory.Uuid</w:t>
            </w:r>
          </w:p>
        </w:tc>
        <w:tc>
          <w:tcPr>
            <w:tcW w:w="3600" w:type="dxa"/>
          </w:tcPr>
          <w:p w14:paraId="617C4B68" w14:textId="77777777" w:rsidR="00464F68" w:rsidRDefault="00464F68" w:rsidP="005B28A6">
            <w:pPr>
              <w:pStyle w:val="TableText"/>
            </w:pPr>
            <w:r w:rsidRPr="00F12173">
              <w:t>0655e8cd-b590-4f89-9b30-2a897db562ec</w:t>
            </w:r>
          </w:p>
        </w:tc>
      </w:tr>
      <w:tr w:rsidR="00464F68" w14:paraId="3CC87E8B" w14:textId="77777777" w:rsidTr="005E38AC">
        <w:tc>
          <w:tcPr>
            <w:tcW w:w="2335" w:type="dxa"/>
          </w:tcPr>
          <w:p w14:paraId="7011199F" w14:textId="77777777" w:rsidR="00464F68" w:rsidRDefault="00464F68" w:rsidP="005B28A6">
            <w:pPr>
              <w:pStyle w:val="TableText"/>
            </w:pPr>
            <w:r>
              <w:t>indexes</w:t>
            </w:r>
          </w:p>
        </w:tc>
        <w:tc>
          <w:tcPr>
            <w:tcW w:w="3330" w:type="dxa"/>
          </w:tcPr>
          <w:p w14:paraId="5B10D52E" w14:textId="77777777" w:rsidR="00464F68" w:rsidRDefault="00464F68" w:rsidP="005B28A6">
            <w:pPr>
              <w:pStyle w:val="TableText"/>
            </w:pPr>
            <w:r>
              <w:t>See Index Metadata Record below</w:t>
            </w:r>
          </w:p>
        </w:tc>
        <w:tc>
          <w:tcPr>
            <w:tcW w:w="3600" w:type="dxa"/>
          </w:tcPr>
          <w:p w14:paraId="2FCF3F9F" w14:textId="77777777" w:rsidR="00464F68" w:rsidRDefault="00464F68" w:rsidP="005B28A6">
            <w:pPr>
              <w:pStyle w:val="TableText"/>
            </w:pPr>
            <w:r>
              <w:t>[ ]</w:t>
            </w:r>
          </w:p>
        </w:tc>
      </w:tr>
      <w:tr w:rsidR="00464F68" w14:paraId="05159280" w14:textId="77777777" w:rsidTr="005E38AC">
        <w:tc>
          <w:tcPr>
            <w:tcW w:w="2335" w:type="dxa"/>
          </w:tcPr>
          <w:p w14:paraId="72AB74C8" w14:textId="77777777" w:rsidR="00464F68" w:rsidRDefault="00464F68" w:rsidP="005B28A6">
            <w:pPr>
              <w:pStyle w:val="TableText"/>
            </w:pPr>
            <w:r>
              <w:t>domainObject</w:t>
            </w:r>
          </w:p>
        </w:tc>
        <w:tc>
          <w:tcPr>
            <w:tcW w:w="3330" w:type="dxa"/>
          </w:tcPr>
          <w:p w14:paraId="36AC1824" w14:textId="77777777" w:rsidR="00464F68" w:rsidRDefault="00464F68" w:rsidP="005B28A6">
            <w:pPr>
              <w:pStyle w:val="TableText"/>
            </w:pPr>
            <w:r>
              <w:t>DataObject with Resource and Data</w:t>
            </w:r>
          </w:p>
        </w:tc>
        <w:tc>
          <w:tcPr>
            <w:tcW w:w="3600" w:type="dxa"/>
          </w:tcPr>
          <w:p w14:paraId="0326DDBF" w14:textId="77777777" w:rsidR="00464F68" w:rsidRDefault="00464F68" w:rsidP="005B28A6">
            <w:pPr>
              <w:pStyle w:val="TableText"/>
            </w:pPr>
            <w:r>
              <w:t>{ }</w:t>
            </w:r>
          </w:p>
        </w:tc>
      </w:tr>
      <w:tr w:rsidR="00464F68" w14:paraId="0EEDDB2F" w14:textId="77777777" w:rsidTr="005E38AC">
        <w:tc>
          <w:tcPr>
            <w:tcW w:w="2335" w:type="dxa"/>
          </w:tcPr>
          <w:p w14:paraId="27A1EF20" w14:textId="77777777" w:rsidR="00464F68" w:rsidRDefault="00464F68" w:rsidP="005B28A6">
            <w:pPr>
              <w:pStyle w:val="TableText"/>
            </w:pPr>
            <w:r>
              <w:t>customData</w:t>
            </w:r>
          </w:p>
        </w:tc>
        <w:tc>
          <w:tcPr>
            <w:tcW w:w="3330" w:type="dxa"/>
          </w:tcPr>
          <w:p w14:paraId="0A5F790F" w14:textId="77777777" w:rsidR="00464F68" w:rsidRDefault="00464F68" w:rsidP="005B28A6">
            <w:pPr>
              <w:pStyle w:val="TableText"/>
            </w:pPr>
            <w:r>
              <w:t>n/a</w:t>
            </w:r>
          </w:p>
        </w:tc>
        <w:tc>
          <w:tcPr>
            <w:tcW w:w="3600" w:type="dxa"/>
          </w:tcPr>
          <w:p w14:paraId="0BB3E1E6" w14:textId="77777777" w:rsidR="00464F68" w:rsidRDefault="00464F68" w:rsidP="005B28A6">
            <w:pPr>
              <w:pStyle w:val="TableText"/>
            </w:pPr>
            <w:r>
              <w:t>{ }</w:t>
            </w:r>
          </w:p>
        </w:tc>
      </w:tr>
    </w:tbl>
    <w:p w14:paraId="55FE52C2" w14:textId="77777777" w:rsidR="00464F68" w:rsidRDefault="00464F68" w:rsidP="005B28A6">
      <w:pPr>
        <w:pStyle w:val="BodyText1"/>
      </w:pPr>
    </w:p>
    <w:p w14:paraId="18B9B2E9" w14:textId="77777777" w:rsidR="00464F68" w:rsidRDefault="00464F68" w:rsidP="005B28A6">
      <w:pPr>
        <w:pStyle w:val="BodyText1"/>
      </w:pPr>
      <w:r>
        <w:t>Index Metadata Record</w:t>
      </w:r>
    </w:p>
    <w:tbl>
      <w:tblPr>
        <w:tblStyle w:val="TableGrid"/>
        <w:tblW w:w="0" w:type="auto"/>
        <w:tblLook w:val="04A0" w:firstRow="1" w:lastRow="0" w:firstColumn="1" w:lastColumn="0" w:noHBand="0" w:noVBand="1"/>
      </w:tblPr>
      <w:tblGrid>
        <w:gridCol w:w="2114"/>
        <w:gridCol w:w="3340"/>
        <w:gridCol w:w="3898"/>
      </w:tblGrid>
      <w:tr w:rsidR="00464F68" w14:paraId="23B04E70" w14:textId="77777777" w:rsidTr="00EB6883">
        <w:trPr>
          <w:tblHeader/>
        </w:trPr>
        <w:tc>
          <w:tcPr>
            <w:tcW w:w="2605" w:type="dxa"/>
            <w:shd w:val="clear" w:color="auto" w:fill="C4BC96" w:themeFill="background2" w:themeFillShade="BF"/>
          </w:tcPr>
          <w:p w14:paraId="271148F2" w14:textId="77777777" w:rsidR="00464F68" w:rsidRPr="003E6982" w:rsidRDefault="00464F68" w:rsidP="005B28A6">
            <w:pPr>
              <w:pStyle w:val="TableHeading"/>
            </w:pPr>
            <w:r w:rsidRPr="003E6982">
              <w:t>Metadata Property</w:t>
            </w:r>
          </w:p>
        </w:tc>
        <w:tc>
          <w:tcPr>
            <w:tcW w:w="3870" w:type="dxa"/>
            <w:shd w:val="clear" w:color="auto" w:fill="C4BC96" w:themeFill="background2" w:themeFillShade="BF"/>
          </w:tcPr>
          <w:p w14:paraId="5D283D82" w14:textId="77777777" w:rsidR="00464F68" w:rsidRPr="003E6982" w:rsidRDefault="00464F68" w:rsidP="005B28A6">
            <w:pPr>
              <w:pStyle w:val="TableHeading"/>
            </w:pPr>
            <w:r w:rsidRPr="003E6982">
              <w:t>Domain Object Property</w:t>
            </w:r>
          </w:p>
        </w:tc>
        <w:tc>
          <w:tcPr>
            <w:tcW w:w="4315" w:type="dxa"/>
            <w:shd w:val="clear" w:color="auto" w:fill="C4BC96" w:themeFill="background2" w:themeFillShade="BF"/>
          </w:tcPr>
          <w:p w14:paraId="6BCC9D02" w14:textId="77777777" w:rsidR="00464F68" w:rsidRPr="003E6982" w:rsidRDefault="00464F68" w:rsidP="005B28A6">
            <w:pPr>
              <w:pStyle w:val="TableHeading"/>
            </w:pPr>
            <w:r w:rsidRPr="003E6982">
              <w:t>Example</w:t>
            </w:r>
          </w:p>
        </w:tc>
      </w:tr>
      <w:tr w:rsidR="00464F68" w14:paraId="2715674F" w14:textId="77777777" w:rsidTr="00A04B4B">
        <w:tc>
          <w:tcPr>
            <w:tcW w:w="2605" w:type="dxa"/>
          </w:tcPr>
          <w:p w14:paraId="3DBDEA24" w14:textId="77777777" w:rsidR="00464F68" w:rsidRDefault="00464F68" w:rsidP="005B28A6">
            <w:pPr>
              <w:pStyle w:val="TableText"/>
            </w:pPr>
            <w:r>
              <w:t>indexType</w:t>
            </w:r>
          </w:p>
        </w:tc>
        <w:tc>
          <w:tcPr>
            <w:tcW w:w="3870" w:type="dxa"/>
          </w:tcPr>
          <w:p w14:paraId="39CC3D8C" w14:textId="77777777" w:rsidR="00464F68" w:rsidRDefault="00464F68" w:rsidP="005B28A6">
            <w:pPr>
              <w:pStyle w:val="TableText"/>
            </w:pPr>
            <w:r>
              <w:t>ChannelIndexTypes.Depth</w:t>
            </w:r>
          </w:p>
        </w:tc>
        <w:tc>
          <w:tcPr>
            <w:tcW w:w="4315" w:type="dxa"/>
          </w:tcPr>
          <w:p w14:paraId="6B61EEDC" w14:textId="77777777" w:rsidR="00464F68" w:rsidRDefault="00464F68" w:rsidP="005B28A6">
            <w:pPr>
              <w:pStyle w:val="TableText"/>
            </w:pPr>
            <w:r>
              <w:t>Depth</w:t>
            </w:r>
          </w:p>
        </w:tc>
      </w:tr>
      <w:tr w:rsidR="00464F68" w14:paraId="20FB4810" w14:textId="77777777" w:rsidTr="00A04B4B">
        <w:tc>
          <w:tcPr>
            <w:tcW w:w="2605" w:type="dxa"/>
          </w:tcPr>
          <w:p w14:paraId="7B28FF10" w14:textId="77777777" w:rsidR="00464F68" w:rsidRDefault="00464F68" w:rsidP="005B28A6">
            <w:pPr>
              <w:pStyle w:val="TableText"/>
            </w:pPr>
            <w:r>
              <w:t>uom</w:t>
            </w:r>
          </w:p>
        </w:tc>
        <w:tc>
          <w:tcPr>
            <w:tcW w:w="3870" w:type="dxa"/>
          </w:tcPr>
          <w:p w14:paraId="6ECDFFF2" w14:textId="300EEEC4" w:rsidR="00464F68" w:rsidRDefault="00464F68" w:rsidP="002535CD">
            <w:pPr>
              <w:pStyle w:val="TableText"/>
            </w:pPr>
            <w:r>
              <w:t>Trajectory.M</w:t>
            </w:r>
            <w:r w:rsidR="002535CD">
              <w:t>d</w:t>
            </w:r>
            <w:r>
              <w:t>Mn.</w:t>
            </w:r>
            <w:r w:rsidR="002535CD">
              <w:t>u</w:t>
            </w:r>
            <w:r>
              <w:t>om</w:t>
            </w:r>
          </w:p>
        </w:tc>
        <w:tc>
          <w:tcPr>
            <w:tcW w:w="4315" w:type="dxa"/>
          </w:tcPr>
          <w:p w14:paraId="6FE0DFEC" w14:textId="77777777" w:rsidR="00464F68" w:rsidRDefault="00464F68" w:rsidP="005B28A6">
            <w:pPr>
              <w:pStyle w:val="TableText"/>
            </w:pPr>
            <w:r>
              <w:t>ft</w:t>
            </w:r>
          </w:p>
        </w:tc>
      </w:tr>
      <w:tr w:rsidR="00464F68" w14:paraId="32440455" w14:textId="77777777" w:rsidTr="00A04B4B">
        <w:tc>
          <w:tcPr>
            <w:tcW w:w="2605" w:type="dxa"/>
          </w:tcPr>
          <w:p w14:paraId="630853DE" w14:textId="77777777" w:rsidR="00464F68" w:rsidRDefault="00464F68" w:rsidP="005B28A6">
            <w:pPr>
              <w:pStyle w:val="TableText"/>
            </w:pPr>
            <w:r>
              <w:t>depthDatum</w:t>
            </w:r>
          </w:p>
        </w:tc>
        <w:tc>
          <w:tcPr>
            <w:tcW w:w="3870" w:type="dxa"/>
          </w:tcPr>
          <w:p w14:paraId="5186657B" w14:textId="2CAFC041" w:rsidR="002535CD" w:rsidRDefault="002535CD" w:rsidP="008A3181">
            <w:pPr>
              <w:pStyle w:val="TableText"/>
            </w:pPr>
            <w:r w:rsidRPr="00B37398">
              <w:t>Trajectory.MdMn.datum</w:t>
            </w:r>
          </w:p>
        </w:tc>
        <w:tc>
          <w:tcPr>
            <w:tcW w:w="4315" w:type="dxa"/>
          </w:tcPr>
          <w:p w14:paraId="2BF006DD" w14:textId="77777777" w:rsidR="00464F68" w:rsidRDefault="00464F68" w:rsidP="005B28A6">
            <w:pPr>
              <w:pStyle w:val="TableText"/>
            </w:pPr>
            <w:r>
              <w:t>KB</w:t>
            </w:r>
          </w:p>
        </w:tc>
      </w:tr>
      <w:tr w:rsidR="00464F68" w14:paraId="3BF8A326" w14:textId="77777777" w:rsidTr="00A04B4B">
        <w:tc>
          <w:tcPr>
            <w:tcW w:w="2605" w:type="dxa"/>
          </w:tcPr>
          <w:p w14:paraId="7667059F" w14:textId="77777777" w:rsidR="00464F68" w:rsidRDefault="00464F68" w:rsidP="005B28A6">
            <w:pPr>
              <w:pStyle w:val="TableText"/>
            </w:pPr>
            <w:r>
              <w:t>direction</w:t>
            </w:r>
          </w:p>
        </w:tc>
        <w:tc>
          <w:tcPr>
            <w:tcW w:w="3870" w:type="dxa"/>
          </w:tcPr>
          <w:p w14:paraId="694F8F4F" w14:textId="77777777" w:rsidR="00464F68" w:rsidRDefault="00464F68" w:rsidP="005B28A6">
            <w:pPr>
              <w:pStyle w:val="TableText"/>
            </w:pPr>
            <w:r>
              <w:t>IndexDirections.Increasing</w:t>
            </w:r>
          </w:p>
        </w:tc>
        <w:tc>
          <w:tcPr>
            <w:tcW w:w="4315" w:type="dxa"/>
          </w:tcPr>
          <w:p w14:paraId="2C39AEEE" w14:textId="77777777" w:rsidR="00464F68" w:rsidRDefault="00464F68" w:rsidP="005B28A6">
            <w:pPr>
              <w:pStyle w:val="TableText"/>
            </w:pPr>
            <w:r>
              <w:t>Increasing</w:t>
            </w:r>
          </w:p>
        </w:tc>
      </w:tr>
      <w:tr w:rsidR="00464F68" w14:paraId="51556D9E" w14:textId="77777777" w:rsidTr="00A04B4B">
        <w:tc>
          <w:tcPr>
            <w:tcW w:w="2605" w:type="dxa"/>
          </w:tcPr>
          <w:p w14:paraId="4C97B59B" w14:textId="77777777" w:rsidR="00464F68" w:rsidRDefault="00464F68" w:rsidP="005B28A6">
            <w:pPr>
              <w:pStyle w:val="TableText"/>
            </w:pPr>
            <w:r>
              <w:t>mnemonic</w:t>
            </w:r>
          </w:p>
        </w:tc>
        <w:tc>
          <w:tcPr>
            <w:tcW w:w="3870" w:type="dxa"/>
          </w:tcPr>
          <w:p w14:paraId="731EDC1D" w14:textId="77777777" w:rsidR="00464F68" w:rsidRDefault="00464F68" w:rsidP="005B28A6">
            <w:pPr>
              <w:pStyle w:val="TableText"/>
            </w:pPr>
            <w:r>
              <w:t>n/a</w:t>
            </w:r>
          </w:p>
        </w:tc>
        <w:tc>
          <w:tcPr>
            <w:tcW w:w="4315" w:type="dxa"/>
          </w:tcPr>
          <w:p w14:paraId="01EF3874" w14:textId="77777777" w:rsidR="00464F68" w:rsidRDefault="00464F68" w:rsidP="005B28A6">
            <w:pPr>
              <w:pStyle w:val="TableText"/>
            </w:pPr>
            <w:r>
              <w:t>MD</w:t>
            </w:r>
          </w:p>
        </w:tc>
      </w:tr>
      <w:tr w:rsidR="00464F68" w14:paraId="775E5B1F" w14:textId="77777777" w:rsidTr="00A04B4B">
        <w:tc>
          <w:tcPr>
            <w:tcW w:w="2605" w:type="dxa"/>
          </w:tcPr>
          <w:p w14:paraId="555B1812" w14:textId="77777777" w:rsidR="00464F68" w:rsidRDefault="00464F68" w:rsidP="005B28A6">
            <w:pPr>
              <w:pStyle w:val="TableText"/>
            </w:pPr>
            <w:r>
              <w:t>description</w:t>
            </w:r>
          </w:p>
        </w:tc>
        <w:tc>
          <w:tcPr>
            <w:tcW w:w="3870" w:type="dxa"/>
          </w:tcPr>
          <w:p w14:paraId="22B75AEF" w14:textId="77777777" w:rsidR="00464F68" w:rsidRDefault="00464F68" w:rsidP="005B28A6">
            <w:pPr>
              <w:pStyle w:val="TableText"/>
            </w:pPr>
            <w:r>
              <w:t>n/a</w:t>
            </w:r>
          </w:p>
        </w:tc>
        <w:tc>
          <w:tcPr>
            <w:tcW w:w="4315" w:type="dxa"/>
          </w:tcPr>
          <w:p w14:paraId="6F2847FB" w14:textId="77777777" w:rsidR="00464F68" w:rsidRDefault="00464F68" w:rsidP="005B28A6">
            <w:pPr>
              <w:pStyle w:val="TableText"/>
            </w:pPr>
            <w:r>
              <w:t>measured depth</w:t>
            </w:r>
          </w:p>
        </w:tc>
      </w:tr>
      <w:tr w:rsidR="00464F68" w14:paraId="75F45E60" w14:textId="77777777" w:rsidTr="00A04B4B">
        <w:tc>
          <w:tcPr>
            <w:tcW w:w="2605" w:type="dxa"/>
          </w:tcPr>
          <w:p w14:paraId="79DAA6AD" w14:textId="77777777" w:rsidR="00464F68" w:rsidRDefault="00464F68" w:rsidP="005B28A6">
            <w:pPr>
              <w:pStyle w:val="TableText"/>
            </w:pPr>
            <w:r>
              <w:t>uri</w:t>
            </w:r>
          </w:p>
        </w:tc>
        <w:tc>
          <w:tcPr>
            <w:tcW w:w="3870" w:type="dxa"/>
          </w:tcPr>
          <w:p w14:paraId="543922C6" w14:textId="77777777" w:rsidR="00464F68" w:rsidRDefault="00464F68" w:rsidP="005B28A6">
            <w:pPr>
              <w:pStyle w:val="TableText"/>
            </w:pPr>
            <w:r>
              <w:t>n/a</w:t>
            </w:r>
          </w:p>
        </w:tc>
        <w:tc>
          <w:tcPr>
            <w:tcW w:w="4315" w:type="dxa"/>
          </w:tcPr>
          <w:p w14:paraId="2EF7DD5F" w14:textId="77777777" w:rsidR="00464F68" w:rsidRDefault="00464F68" w:rsidP="005B28A6">
            <w:pPr>
              <w:pStyle w:val="TableText"/>
            </w:pPr>
            <w:r w:rsidRPr="00F12173">
              <w:t>eml://witsml20/Trajectory(0655e8cd-b590-4f89-9b30-2a897db562ec)/M</w:t>
            </w:r>
            <w:r>
              <w:t>D</w:t>
            </w:r>
          </w:p>
        </w:tc>
      </w:tr>
    </w:tbl>
    <w:p w14:paraId="3AD5730D" w14:textId="77777777" w:rsidR="00464F68" w:rsidRDefault="00464F68" w:rsidP="005B28A6">
      <w:pPr>
        <w:pStyle w:val="BodyText1"/>
      </w:pPr>
    </w:p>
    <w:p w14:paraId="29AB7C09" w14:textId="77777777" w:rsidR="00464F68" w:rsidRDefault="00464F68" w:rsidP="00EF55C9">
      <w:pPr>
        <w:pStyle w:val="BodyText1"/>
        <w:keepNext/>
      </w:pPr>
      <w:r>
        <w:lastRenderedPageBreak/>
        <w:t>Domain Object XML</w:t>
      </w:r>
    </w:p>
    <w:p w14:paraId="32C23598" w14:textId="7AE2A04C" w:rsidR="00464F68" w:rsidRDefault="00464F68" w:rsidP="005B28A6">
      <w:pPr>
        <w:pStyle w:val="CodeExample"/>
        <w:rPr>
          <w:color w:val="8B008B"/>
        </w:rPr>
      </w:pPr>
      <w:r>
        <w:rPr>
          <w:color w:val="8B008B"/>
        </w:rPr>
        <w:t>&lt;Trajectory xmlns:</w:t>
      </w:r>
      <w:r>
        <w:rPr>
          <w:color w:val="FF0000"/>
        </w:rPr>
        <w:t>gml</w:t>
      </w:r>
      <w:r>
        <w:t>="http://www.opengis.net/gml/3.2"</w:t>
      </w:r>
      <w:r>
        <w:rPr>
          <w:color w:val="8B008B"/>
        </w:rPr>
        <w:t xml:space="preserve"> xmlns:</w:t>
      </w:r>
      <w:r>
        <w:rPr>
          <w:color w:val="FF0000"/>
        </w:rPr>
        <w:t>xsi</w:t>
      </w:r>
      <w:r>
        <w:t>="http://www.w3.org/2001/XMLSchema-instance"</w:t>
      </w:r>
      <w:r>
        <w:rPr>
          <w:color w:val="8B008B"/>
        </w:rPr>
        <w:t xml:space="preserve"> xmlns:</w:t>
      </w:r>
      <w:r>
        <w:rPr>
          <w:color w:val="FF0000"/>
        </w:rPr>
        <w:t>xlink</w:t>
      </w:r>
      <w:r>
        <w:t>="http://www.w3.org/1999/xlink"</w:t>
      </w:r>
      <w:r>
        <w:rPr>
          <w:color w:val="8B008B"/>
        </w:rPr>
        <w:t xml:space="preserve"> xmlns:</w:t>
      </w:r>
      <w:r>
        <w:rPr>
          <w:color w:val="FF0000"/>
        </w:rPr>
        <w:t>dc</w:t>
      </w:r>
      <w:r>
        <w:t>="http://purl.org/dc/terms/"</w:t>
      </w:r>
      <w:r>
        <w:rPr>
          <w:color w:val="8B008B"/>
        </w:rPr>
        <w:t xml:space="preserve"> </w:t>
      </w:r>
      <w:r>
        <w:rPr>
          <w:color w:val="FF0000"/>
        </w:rPr>
        <w:t>schemaVersion</w:t>
      </w:r>
      <w:r>
        <w:t>="2.0"</w:t>
      </w:r>
      <w:r>
        <w:rPr>
          <w:color w:val="8B008B"/>
        </w:rPr>
        <w:t xml:space="preserve"> </w:t>
      </w:r>
      <w:r>
        <w:rPr>
          <w:color w:val="FF0000"/>
        </w:rPr>
        <w:t>uuid</w:t>
      </w:r>
      <w:r>
        <w:t>="0655e8cd-b590-4f89-9b30-2a897db562ec"</w:t>
      </w:r>
      <w:r>
        <w:rPr>
          <w:color w:val="8B008B"/>
        </w:rPr>
        <w:t xml:space="preserve"> </w:t>
      </w:r>
      <w:r>
        <w:rPr>
          <w:color w:val="FF0000"/>
        </w:rPr>
        <w:t>xmlns</w:t>
      </w:r>
      <w:r>
        <w:t>="http://www.energistics.org/energyml/data/witsmlv2"</w:t>
      </w:r>
      <w:r>
        <w:rPr>
          <w:color w:val="8B008B"/>
        </w:rPr>
        <w:t>&gt;</w:t>
      </w:r>
      <w:r>
        <w:br/>
        <w:t>  </w:t>
      </w:r>
      <w:r>
        <w:rPr>
          <w:color w:val="8B008B"/>
        </w:rPr>
        <w:t xml:space="preserve">&lt;Citation </w:t>
      </w:r>
      <w:r>
        <w:rPr>
          <w:color w:val="FF0000"/>
        </w:rPr>
        <w:t>xmlns</w:t>
      </w:r>
      <w:r>
        <w:t>="http://www.energistics.org/energyml/data/commonv2"</w:t>
      </w:r>
      <w:r>
        <w:rPr>
          <w:color w:val="8B008B"/>
        </w:rPr>
        <w:t>&gt;</w:t>
      </w:r>
      <w:r>
        <w:br/>
        <w:t>    </w:t>
      </w:r>
      <w:r>
        <w:rPr>
          <w:color w:val="8B008B"/>
        </w:rPr>
        <w:t>&lt;Title&gt;</w:t>
      </w:r>
      <w:r>
        <w:t>Plan #2</w:t>
      </w:r>
      <w:r>
        <w:rPr>
          <w:color w:val="8B008B"/>
        </w:rPr>
        <w:t>&lt;/Title&gt;</w:t>
      </w:r>
      <w:r>
        <w:br/>
        <w:t>    </w:t>
      </w:r>
      <w:r>
        <w:rPr>
          <w:color w:val="8B008B"/>
        </w:rPr>
        <w:t>&lt;Originator&gt;</w:t>
      </w:r>
      <w:r>
        <w:t>PDS</w:t>
      </w:r>
      <w:r>
        <w:rPr>
          <w:color w:val="8B008B"/>
        </w:rPr>
        <w:t>&lt;/Originator&gt;</w:t>
      </w:r>
      <w:r>
        <w:br/>
        <w:t>    </w:t>
      </w:r>
      <w:r>
        <w:rPr>
          <w:color w:val="8B008B"/>
        </w:rPr>
        <w:t>&lt;Creation&gt;</w:t>
      </w:r>
      <w:r>
        <w:t>2017-04-19T03:06:37.823Z</w:t>
      </w:r>
      <w:r>
        <w:rPr>
          <w:color w:val="8B008B"/>
        </w:rPr>
        <w:t>&lt;/Creation&gt;</w:t>
      </w:r>
      <w:r>
        <w:br/>
        <w:t>    </w:t>
      </w:r>
      <w:r>
        <w:rPr>
          <w:color w:val="8B008B"/>
        </w:rPr>
        <w:t>&lt;Format&gt;</w:t>
      </w:r>
      <w:r>
        <w:t>PDS.WITSMLstudio.Desktop, Version=2017.1.0.0</w:t>
      </w:r>
      <w:r>
        <w:rPr>
          <w:color w:val="8B008B"/>
        </w:rPr>
        <w:t xml:space="preserve"> &lt;/Format&gt;</w:t>
      </w:r>
      <w:r>
        <w:br/>
        <w:t>    </w:t>
      </w:r>
      <w:r>
        <w:rPr>
          <w:color w:val="8B008B"/>
        </w:rPr>
        <w:t>&lt;LastUpdate&gt;</w:t>
      </w:r>
      <w:r>
        <w:t>2017-04-19T03:13:06.409Z</w:t>
      </w:r>
      <w:r>
        <w:rPr>
          <w:color w:val="8B008B"/>
        </w:rPr>
        <w:t>&lt;/LastUpdate&gt;</w:t>
      </w:r>
      <w:r>
        <w:br/>
        <w:t>  </w:t>
      </w:r>
      <w:r>
        <w:rPr>
          <w:color w:val="8B008B"/>
        </w:rPr>
        <w:t>&lt;/Citation&gt;</w:t>
      </w:r>
      <w:r>
        <w:br/>
        <w:t>  </w:t>
      </w:r>
      <w:r>
        <w:rPr>
          <w:color w:val="8B008B"/>
        </w:rPr>
        <w:t>&lt;GrowingStatus&gt;</w:t>
      </w:r>
      <w:r>
        <w:t>inactive</w:t>
      </w:r>
      <w:r>
        <w:rPr>
          <w:color w:val="8B008B"/>
        </w:rPr>
        <w:t>&lt;/GrowingStatus&gt;</w:t>
      </w:r>
      <w:r>
        <w:br/>
        <w:t>  </w:t>
      </w:r>
      <w:r>
        <w:rPr>
          <w:color w:val="8B008B"/>
        </w:rPr>
        <w:t>&lt;DTimTrajStart&gt;</w:t>
      </w:r>
      <w:r>
        <w:t>2001-10-31T08:15:00.0000000+00:00</w:t>
      </w:r>
      <w:r>
        <w:rPr>
          <w:color w:val="8B008B"/>
        </w:rPr>
        <w:t>&lt;/DTimTrajStart&gt;</w:t>
      </w:r>
      <w:r>
        <w:br/>
        <w:t>  </w:t>
      </w:r>
      <w:r>
        <w:rPr>
          <w:color w:val="8B008B"/>
        </w:rPr>
        <w:t>&lt;DTimTrajEnd&gt;</w:t>
      </w:r>
      <w:r>
        <w:t>2001-11-03T16:30:00.0000000+00:00</w:t>
      </w:r>
      <w:r>
        <w:rPr>
          <w:color w:val="8B008B"/>
        </w:rPr>
        <w:t>&lt;/DTimTrajEnd&gt;</w:t>
      </w:r>
      <w:r>
        <w:br/>
        <w:t>  </w:t>
      </w:r>
      <w:r>
        <w:rPr>
          <w:color w:val="8B008B"/>
        </w:rPr>
        <w:t xml:space="preserve">&lt;MdMn </w:t>
      </w:r>
      <w:r>
        <w:rPr>
          <w:color w:val="FF0000"/>
        </w:rPr>
        <w:t>uom</w:t>
      </w:r>
      <w:r>
        <w:t>="ft"</w:t>
      </w:r>
      <w:r w:rsidR="002535CD">
        <w:t xml:space="preserve"> datum=”KB”</w:t>
      </w:r>
      <w:r>
        <w:rPr>
          <w:color w:val="8B008B"/>
        </w:rPr>
        <w:t>&gt;</w:t>
      </w:r>
      <w:r>
        <w:t>0</w:t>
      </w:r>
      <w:r>
        <w:rPr>
          <w:color w:val="8B008B"/>
        </w:rPr>
        <w:t>&lt;/MdMn&gt;</w:t>
      </w:r>
      <w:r>
        <w:br/>
        <w:t>  </w:t>
      </w:r>
      <w:r>
        <w:rPr>
          <w:color w:val="8B008B"/>
        </w:rPr>
        <w:t xml:space="preserve">&lt;MdMx </w:t>
      </w:r>
      <w:r>
        <w:rPr>
          <w:color w:val="FF0000"/>
        </w:rPr>
        <w:t>uom</w:t>
      </w:r>
      <w:r>
        <w:t>="ft"</w:t>
      </w:r>
      <w:r w:rsidR="002535CD">
        <w:t xml:space="preserve"> datum=”KB”</w:t>
      </w:r>
      <w:r>
        <w:rPr>
          <w:color w:val="8B008B"/>
        </w:rPr>
        <w:t>&gt;</w:t>
      </w:r>
      <w:r>
        <w:t>0</w:t>
      </w:r>
      <w:r>
        <w:rPr>
          <w:color w:val="8B008B"/>
        </w:rPr>
        <w:t>&lt;/MdMx&gt;</w:t>
      </w:r>
      <w:r>
        <w:br/>
        <w:t>  </w:t>
      </w:r>
      <w:r>
        <w:rPr>
          <w:color w:val="8B008B"/>
        </w:rPr>
        <w:t>&lt;ServiceCompany&gt;</w:t>
      </w:r>
      <w:r>
        <w:t>Anadrill</w:t>
      </w:r>
      <w:r>
        <w:rPr>
          <w:color w:val="8B008B"/>
        </w:rPr>
        <w:t>&lt;/ServiceCompany&gt;</w:t>
      </w:r>
      <w:r>
        <w:br/>
        <w:t>  </w:t>
      </w:r>
      <w:r>
        <w:rPr>
          <w:color w:val="8B008B"/>
        </w:rPr>
        <w:t xml:space="preserve">&lt;MagDeclUsed </w:t>
      </w:r>
      <w:r>
        <w:rPr>
          <w:color w:val="FF0000"/>
        </w:rPr>
        <w:t>uom</w:t>
      </w:r>
      <w:r>
        <w:t>="dega"</w:t>
      </w:r>
      <w:r>
        <w:rPr>
          <w:color w:val="8B008B"/>
        </w:rPr>
        <w:t>&gt;</w:t>
      </w:r>
      <w:r>
        <w:t>-4.038</w:t>
      </w:r>
      <w:r>
        <w:rPr>
          <w:color w:val="8B008B"/>
        </w:rPr>
        <w:t>&lt;/MagDeclUsed&gt;</w:t>
      </w:r>
      <w:r>
        <w:br/>
        <w:t>  </w:t>
      </w:r>
      <w:r>
        <w:rPr>
          <w:color w:val="8B008B"/>
        </w:rPr>
        <w:t xml:space="preserve">&lt;AziVertSect </w:t>
      </w:r>
      <w:r>
        <w:rPr>
          <w:color w:val="FF0000"/>
        </w:rPr>
        <w:t>uom</w:t>
      </w:r>
      <w:r>
        <w:t>="dega"</w:t>
      </w:r>
      <w:r>
        <w:rPr>
          <w:color w:val="8B008B"/>
        </w:rPr>
        <w:t>&gt;</w:t>
      </w:r>
      <w:r>
        <w:t>82.7</w:t>
      </w:r>
      <w:r>
        <w:rPr>
          <w:color w:val="8B008B"/>
        </w:rPr>
        <w:t>&lt;/AziVertSect&gt;</w:t>
      </w:r>
      <w:r>
        <w:br/>
        <w:t>  </w:t>
      </w:r>
      <w:r>
        <w:rPr>
          <w:color w:val="8B008B"/>
        </w:rPr>
        <w:t xml:space="preserve">&lt;DispNsVertSectOrig </w:t>
      </w:r>
      <w:r>
        <w:rPr>
          <w:color w:val="FF0000"/>
        </w:rPr>
        <w:t>uom</w:t>
      </w:r>
      <w:r>
        <w:t>="ft"</w:t>
      </w:r>
      <w:r>
        <w:rPr>
          <w:color w:val="8B008B"/>
        </w:rPr>
        <w:t>&gt;</w:t>
      </w:r>
      <w:r>
        <w:t>0</w:t>
      </w:r>
      <w:r>
        <w:rPr>
          <w:color w:val="8B008B"/>
        </w:rPr>
        <w:t>&lt;/DispNsVertSectOrig&gt;</w:t>
      </w:r>
      <w:r>
        <w:br/>
        <w:t>  </w:t>
      </w:r>
      <w:r>
        <w:rPr>
          <w:color w:val="8B008B"/>
        </w:rPr>
        <w:t xml:space="preserve">&lt;DispEwVertSectOrig </w:t>
      </w:r>
      <w:r>
        <w:rPr>
          <w:color w:val="FF0000"/>
        </w:rPr>
        <w:t>uom</w:t>
      </w:r>
      <w:r>
        <w:t>="ft"</w:t>
      </w:r>
      <w:r>
        <w:rPr>
          <w:color w:val="8B008B"/>
        </w:rPr>
        <w:t>&gt;</w:t>
      </w:r>
      <w:r>
        <w:t>0</w:t>
      </w:r>
      <w:r>
        <w:rPr>
          <w:color w:val="8B008B"/>
        </w:rPr>
        <w:t>&lt;/DispEwVertSectOrig&gt;</w:t>
      </w:r>
      <w:r>
        <w:br/>
        <w:t>  </w:t>
      </w:r>
      <w:r>
        <w:rPr>
          <w:color w:val="8B008B"/>
        </w:rPr>
        <w:t>&lt;Definitive&gt;</w:t>
      </w:r>
      <w:r>
        <w:t>true</w:t>
      </w:r>
      <w:r>
        <w:rPr>
          <w:color w:val="8B008B"/>
        </w:rPr>
        <w:t>&lt;/Definitive&gt;</w:t>
      </w:r>
      <w:r>
        <w:br/>
        <w:t>  </w:t>
      </w:r>
      <w:r>
        <w:rPr>
          <w:color w:val="8B008B"/>
        </w:rPr>
        <w:t>&lt;Memory&gt;</w:t>
      </w:r>
      <w:r>
        <w:t>true</w:t>
      </w:r>
      <w:r>
        <w:rPr>
          <w:color w:val="8B008B"/>
        </w:rPr>
        <w:t>&lt;/Memory&gt;</w:t>
      </w:r>
      <w:r>
        <w:br/>
        <w:t>  </w:t>
      </w:r>
      <w:r>
        <w:rPr>
          <w:color w:val="8B008B"/>
        </w:rPr>
        <w:t>&lt;FinalTraj&gt;</w:t>
      </w:r>
      <w:r>
        <w:t>true</w:t>
      </w:r>
      <w:r>
        <w:rPr>
          <w:color w:val="8B008B"/>
        </w:rPr>
        <w:t>&lt;/FinalTraj&gt;</w:t>
      </w:r>
      <w:r>
        <w:br/>
        <w:t>  </w:t>
      </w:r>
      <w:r>
        <w:rPr>
          <w:color w:val="8B008B"/>
        </w:rPr>
        <w:t>&lt;AziRef&gt;</w:t>
      </w:r>
      <w:r>
        <w:t>grid north</w:t>
      </w:r>
      <w:r>
        <w:rPr>
          <w:color w:val="8B008B"/>
        </w:rPr>
        <w:t>&lt;/AziRef&gt;</w:t>
      </w:r>
      <w:r>
        <w:br/>
        <w:t>  </w:t>
      </w:r>
      <w:r>
        <w:rPr>
          <w:color w:val="8B008B"/>
        </w:rPr>
        <w:t>&lt;Wellbore&gt;</w:t>
      </w:r>
      <w:r>
        <w:br/>
        <w:t>    </w:t>
      </w:r>
      <w:r>
        <w:rPr>
          <w:color w:val="8B008B"/>
        </w:rPr>
        <w:t xml:space="preserve">&lt;ContentType </w:t>
      </w:r>
      <w:r>
        <w:rPr>
          <w:color w:val="FF0000"/>
        </w:rPr>
        <w:t>xmlns</w:t>
      </w:r>
      <w:r>
        <w:t>="http://www.energistics.org/energyml/data/commonv2"</w:t>
      </w:r>
      <w:r>
        <w:rPr>
          <w:color w:val="8B008B"/>
        </w:rPr>
        <w:t>&gt;</w:t>
      </w:r>
      <w:r>
        <w:t>application/x-witsml+xml;version=2.0;type=Wellbore</w:t>
      </w:r>
      <w:r>
        <w:rPr>
          <w:color w:val="8B008B"/>
        </w:rPr>
        <w:t>&lt;/ContentType&gt;</w:t>
      </w:r>
      <w:r>
        <w:br/>
        <w:t>    </w:t>
      </w:r>
      <w:r>
        <w:rPr>
          <w:color w:val="8B008B"/>
        </w:rPr>
        <w:t xml:space="preserve">&lt;Title </w:t>
      </w:r>
      <w:r>
        <w:rPr>
          <w:color w:val="FF0000"/>
        </w:rPr>
        <w:t>xmlns</w:t>
      </w:r>
      <w:r>
        <w:t>="http://www.energistics.org/energyml/data/commonv2"</w:t>
      </w:r>
      <w:r>
        <w:rPr>
          <w:color w:val="8B008B"/>
        </w:rPr>
        <w:t>&gt;</w:t>
      </w:r>
      <w:r>
        <w:t>A-42</w:t>
      </w:r>
      <w:r>
        <w:rPr>
          <w:color w:val="8B008B"/>
        </w:rPr>
        <w:t>&lt;/Title&gt;</w:t>
      </w:r>
      <w:r>
        <w:br/>
        <w:t>    </w:t>
      </w:r>
      <w:r>
        <w:rPr>
          <w:color w:val="8B008B"/>
        </w:rPr>
        <w:t xml:space="preserve">&lt;Uuid </w:t>
      </w:r>
      <w:r>
        <w:rPr>
          <w:color w:val="FF0000"/>
        </w:rPr>
        <w:t>xmlns</w:t>
      </w:r>
      <w:r>
        <w:t>="http://www.energistics.org/energyml/data/commonv2"</w:t>
      </w:r>
      <w:r>
        <w:rPr>
          <w:color w:val="8B008B"/>
        </w:rPr>
        <w:t>&gt;</w:t>
      </w:r>
      <w:r>
        <w:t>d7cb2b2b-b0c1-48d6-9d8b-5253f4507beb</w:t>
      </w:r>
      <w:r>
        <w:rPr>
          <w:color w:val="8B008B"/>
        </w:rPr>
        <w:t>&lt;/Uuid&gt;</w:t>
      </w:r>
      <w:r>
        <w:br/>
        <w:t>    </w:t>
      </w:r>
      <w:r>
        <w:rPr>
          <w:color w:val="8B008B"/>
        </w:rPr>
        <w:t xml:space="preserve">&lt;UuidAuthority </w:t>
      </w:r>
      <w:r>
        <w:rPr>
          <w:color w:val="FF0000"/>
        </w:rPr>
        <w:t>xmlns</w:t>
      </w:r>
      <w:r>
        <w:t>="http://www.energistics.org/energyml/data/commonv2"</w:t>
      </w:r>
      <w:r>
        <w:rPr>
          <w:color w:val="8B008B"/>
        </w:rPr>
        <w:t>&gt;</w:t>
      </w:r>
      <w:r>
        <w:t>B-01</w:t>
      </w:r>
      <w:r>
        <w:rPr>
          <w:color w:val="8B008B"/>
        </w:rPr>
        <w:t>&lt;/UuidAuthority&gt;</w:t>
      </w:r>
      <w:r>
        <w:br/>
        <w:t>  </w:t>
      </w:r>
      <w:r>
        <w:rPr>
          <w:color w:val="8B008B"/>
        </w:rPr>
        <w:t>&lt;/Wellbore&gt;</w:t>
      </w:r>
      <w:r>
        <w:br/>
      </w:r>
      <w:r>
        <w:rPr>
          <w:color w:val="8B008B"/>
        </w:rPr>
        <w:t>&lt;/Trajectory&gt;</w:t>
      </w:r>
    </w:p>
    <w:p w14:paraId="5F8ED744" w14:textId="77777777" w:rsidR="00464F68" w:rsidRDefault="00464F68" w:rsidP="00464F68"/>
    <w:p w14:paraId="6E36FDE2" w14:textId="2B31D736" w:rsidR="000B54E1" w:rsidRDefault="000B54E1" w:rsidP="000B54E1">
      <w:pPr>
        <w:pStyle w:val="Heading3"/>
      </w:pPr>
      <w:bookmarkStart w:id="135" w:name="_Toc495651922"/>
      <w:r>
        <w:t>ChannelStream</w:t>
      </w:r>
      <w:r w:rsidR="001E37FD">
        <w:t>ing</w:t>
      </w:r>
      <w:r>
        <w:t>Start</w:t>
      </w:r>
      <w:r w:rsidR="007B05F8">
        <w:t xml:space="preserve"> Message</w:t>
      </w:r>
      <w:bookmarkEnd w:id="135"/>
    </w:p>
    <w:p w14:paraId="467E8D65" w14:textId="6FFE2963" w:rsidR="00464F68" w:rsidRDefault="00EB05CC" w:rsidP="000B54E1">
      <w:pPr>
        <w:pStyle w:val="BodyText1"/>
      </w:pPr>
      <w:r>
        <w:t>To begin receiving channel data</w:t>
      </w:r>
      <w:r w:rsidR="00251F9E">
        <w:t xml:space="preserve"> </w:t>
      </w:r>
      <w:r w:rsidR="00251F9E" w:rsidRPr="00251F9E">
        <w:t xml:space="preserve">from </w:t>
      </w:r>
      <w:r w:rsidR="00251F9E">
        <w:t>a</w:t>
      </w:r>
      <w:r w:rsidR="00251F9E" w:rsidRPr="00251F9E">
        <w:t xml:space="preserve"> non-simple producer</w:t>
      </w:r>
      <w:r>
        <w:t xml:space="preserve">, </w:t>
      </w:r>
      <w:r w:rsidR="00E867A7">
        <w:t xml:space="preserve">the consumer must </w:t>
      </w:r>
      <w:r>
        <w:t>s</w:t>
      </w:r>
      <w:r w:rsidR="00464F68">
        <w:t>end</w:t>
      </w:r>
      <w:r w:rsidR="005E38AC">
        <w:t xml:space="preserve"> the</w:t>
      </w:r>
      <w:r w:rsidR="00464F68">
        <w:t xml:space="preserve"> ChannelStreamingSt</w:t>
      </w:r>
      <w:r w:rsidR="005E38AC">
        <w:t>art message</w:t>
      </w:r>
      <w:r w:rsidR="00464F68">
        <w:t>, wit</w:t>
      </w:r>
      <w:r w:rsidR="005E38AC">
        <w:t>h one ChannelStreamingInfo per c</w:t>
      </w:r>
      <w:r w:rsidR="00464F68">
        <w:t>hannel</w:t>
      </w:r>
      <w:r w:rsidR="005E38AC">
        <w:t xml:space="preserve">. </w:t>
      </w:r>
      <w:r w:rsidR="00EF55C9">
        <w:t xml:space="preserve">Below </w:t>
      </w:r>
      <w:r w:rsidR="00E867A7">
        <w:t>is an</w:t>
      </w:r>
      <w:r w:rsidR="00EF55C9">
        <w:t xml:space="preserve"> example </w:t>
      </w:r>
      <w:r w:rsidR="00E867A7">
        <w:t xml:space="preserve">ChannelStreamingStart </w:t>
      </w:r>
      <w:r w:rsidR="00EF55C9">
        <w:t>messages based on this example dat</w:t>
      </w:r>
      <w:r w:rsidR="00E867A7">
        <w:t xml:space="preserve">a: </w:t>
      </w:r>
    </w:p>
    <w:tbl>
      <w:tblPr>
        <w:tblStyle w:val="TableGrid"/>
        <w:tblW w:w="0" w:type="auto"/>
        <w:tblLook w:val="04A0" w:firstRow="1" w:lastRow="0" w:firstColumn="1" w:lastColumn="0" w:noHBand="0" w:noVBand="1"/>
      </w:tblPr>
      <w:tblGrid>
        <w:gridCol w:w="2815"/>
        <w:gridCol w:w="3732"/>
        <w:gridCol w:w="2805"/>
      </w:tblGrid>
      <w:tr w:rsidR="00464F68" w14:paraId="4292434B" w14:textId="77777777" w:rsidTr="005B28A6">
        <w:tc>
          <w:tcPr>
            <w:tcW w:w="2965" w:type="dxa"/>
            <w:shd w:val="clear" w:color="auto" w:fill="C4BC96" w:themeFill="background2" w:themeFillShade="BF"/>
          </w:tcPr>
          <w:p w14:paraId="000340B3" w14:textId="77777777" w:rsidR="00464F68" w:rsidRPr="006A1874" w:rsidRDefault="00464F68" w:rsidP="005B28A6">
            <w:pPr>
              <w:pStyle w:val="TableHeading"/>
            </w:pPr>
            <w:r w:rsidRPr="006A1874">
              <w:t>Property Name</w:t>
            </w:r>
          </w:p>
        </w:tc>
        <w:tc>
          <w:tcPr>
            <w:tcW w:w="4500" w:type="dxa"/>
            <w:shd w:val="clear" w:color="auto" w:fill="C4BC96" w:themeFill="background2" w:themeFillShade="BF"/>
          </w:tcPr>
          <w:p w14:paraId="17D5C0D0" w14:textId="77777777" w:rsidR="00464F68" w:rsidRPr="006A1874" w:rsidRDefault="00464F68" w:rsidP="005B28A6">
            <w:pPr>
              <w:pStyle w:val="TableHeading"/>
            </w:pPr>
            <w:r w:rsidRPr="006A1874">
              <w:t>Comment</w:t>
            </w:r>
          </w:p>
        </w:tc>
        <w:tc>
          <w:tcPr>
            <w:tcW w:w="3325" w:type="dxa"/>
            <w:shd w:val="clear" w:color="auto" w:fill="C4BC96" w:themeFill="background2" w:themeFillShade="BF"/>
          </w:tcPr>
          <w:p w14:paraId="7E529E5D" w14:textId="77777777" w:rsidR="00464F68" w:rsidRPr="006A1874" w:rsidRDefault="00464F68" w:rsidP="005B28A6">
            <w:pPr>
              <w:pStyle w:val="TableHeading"/>
            </w:pPr>
            <w:r w:rsidRPr="006A1874">
              <w:t>Example</w:t>
            </w:r>
          </w:p>
        </w:tc>
      </w:tr>
      <w:tr w:rsidR="00464F68" w14:paraId="1C699D2D" w14:textId="77777777" w:rsidTr="00A04B4B">
        <w:tc>
          <w:tcPr>
            <w:tcW w:w="2965" w:type="dxa"/>
          </w:tcPr>
          <w:p w14:paraId="002C6CE4" w14:textId="77777777" w:rsidR="00464F68" w:rsidRDefault="00464F68" w:rsidP="005B28A6">
            <w:pPr>
              <w:pStyle w:val="TableText"/>
            </w:pPr>
            <w:r>
              <w:t>channelId</w:t>
            </w:r>
          </w:p>
        </w:tc>
        <w:tc>
          <w:tcPr>
            <w:tcW w:w="4500" w:type="dxa"/>
          </w:tcPr>
          <w:p w14:paraId="435A15BC" w14:textId="77777777" w:rsidR="00464F68" w:rsidRDefault="00464F68" w:rsidP="005B28A6">
            <w:pPr>
              <w:pStyle w:val="TableText"/>
            </w:pPr>
            <w:r>
              <w:t>Unique channel identifier, per session</w:t>
            </w:r>
          </w:p>
        </w:tc>
        <w:tc>
          <w:tcPr>
            <w:tcW w:w="3325" w:type="dxa"/>
          </w:tcPr>
          <w:p w14:paraId="72009BE5" w14:textId="77777777" w:rsidR="00464F68" w:rsidRDefault="00464F68" w:rsidP="005B28A6">
            <w:pPr>
              <w:pStyle w:val="TableText"/>
            </w:pPr>
            <w:r>
              <w:t>0</w:t>
            </w:r>
          </w:p>
        </w:tc>
      </w:tr>
      <w:tr w:rsidR="00464F68" w14:paraId="6C34B749" w14:textId="77777777" w:rsidTr="00A04B4B">
        <w:tc>
          <w:tcPr>
            <w:tcW w:w="2965" w:type="dxa"/>
          </w:tcPr>
          <w:p w14:paraId="1ABF79ED" w14:textId="77777777" w:rsidR="00464F68" w:rsidRDefault="00464F68" w:rsidP="005B28A6">
            <w:pPr>
              <w:pStyle w:val="TableText"/>
            </w:pPr>
            <w:r>
              <w:t>startIndex</w:t>
            </w:r>
          </w:p>
        </w:tc>
        <w:tc>
          <w:tcPr>
            <w:tcW w:w="4500" w:type="dxa"/>
          </w:tcPr>
          <w:p w14:paraId="3EB543E0" w14:textId="77777777" w:rsidR="00464F68" w:rsidRDefault="00464F68" w:rsidP="005B28A6">
            <w:pPr>
              <w:pStyle w:val="TableText"/>
            </w:pPr>
            <w:r>
              <w:t>null, int or double</w:t>
            </w:r>
          </w:p>
        </w:tc>
        <w:tc>
          <w:tcPr>
            <w:tcW w:w="3325" w:type="dxa"/>
          </w:tcPr>
          <w:p w14:paraId="4AF9CCDA" w14:textId="77777777" w:rsidR="00464F68" w:rsidRDefault="00464F68" w:rsidP="005B28A6">
            <w:pPr>
              <w:pStyle w:val="TableText"/>
            </w:pPr>
            <w:r>
              <w:t>0.0</w:t>
            </w:r>
          </w:p>
        </w:tc>
      </w:tr>
      <w:tr w:rsidR="00464F68" w14:paraId="4096AC87" w14:textId="77777777" w:rsidTr="00A04B4B">
        <w:tc>
          <w:tcPr>
            <w:tcW w:w="2965" w:type="dxa"/>
          </w:tcPr>
          <w:p w14:paraId="3D686188" w14:textId="77777777" w:rsidR="00464F68" w:rsidRDefault="00464F68" w:rsidP="005B28A6">
            <w:pPr>
              <w:pStyle w:val="TableText"/>
            </w:pPr>
            <w:r>
              <w:t>receiveChangeNotification</w:t>
            </w:r>
          </w:p>
        </w:tc>
        <w:tc>
          <w:tcPr>
            <w:tcW w:w="4500" w:type="dxa"/>
          </w:tcPr>
          <w:p w14:paraId="68727B8A" w14:textId="77777777" w:rsidR="00464F68" w:rsidRDefault="00464F68" w:rsidP="005B28A6">
            <w:pPr>
              <w:pStyle w:val="TableText"/>
            </w:pPr>
            <w:r>
              <w:t>Subscribe to change notifications</w:t>
            </w:r>
          </w:p>
        </w:tc>
        <w:tc>
          <w:tcPr>
            <w:tcW w:w="3325" w:type="dxa"/>
          </w:tcPr>
          <w:p w14:paraId="0AFA54DF" w14:textId="77777777" w:rsidR="00464F68" w:rsidRDefault="00464F68" w:rsidP="005B28A6">
            <w:pPr>
              <w:pStyle w:val="TableText"/>
            </w:pPr>
            <w:r>
              <w:t>false</w:t>
            </w:r>
          </w:p>
        </w:tc>
      </w:tr>
    </w:tbl>
    <w:p w14:paraId="6F6595C0" w14:textId="77777777" w:rsidR="00464F68" w:rsidRDefault="00464F68" w:rsidP="00464F68"/>
    <w:p w14:paraId="272ED75E" w14:textId="3C122F1C" w:rsidR="00464F68" w:rsidRDefault="00863E3A" w:rsidP="00EB6883">
      <w:pPr>
        <w:pStyle w:val="BodyText1"/>
        <w:keepNext/>
      </w:pPr>
      <w:r>
        <w:t>ETP ChannelStreamingStart m</w:t>
      </w:r>
      <w:r w:rsidR="00464F68">
        <w:t>essage</w:t>
      </w:r>
      <w:r w:rsidR="00E867A7">
        <w:t>:</w:t>
      </w:r>
    </w:p>
    <w:p w14:paraId="4B090B49" w14:textId="77777777" w:rsidR="00464F68" w:rsidRDefault="00464F68" w:rsidP="005B28A6">
      <w:pPr>
        <w:pStyle w:val="CodeExample"/>
      </w:pPr>
      <w:r>
        <w:rPr>
          <w:color w:val="008000"/>
        </w:rPr>
        <w:t>// [df2f6bb0-ce6d-422c-904f-2bac206de113] Message sent at 2017-04-19 00:46:29.3673</w:t>
      </w:r>
      <w:r>
        <w:br/>
        <w:t>{"protocol":</w:t>
      </w:r>
      <w:r>
        <w:rPr>
          <w:color w:val="00008B"/>
        </w:rPr>
        <w:t>1</w:t>
      </w:r>
      <w:r>
        <w:t>,"messageType":</w:t>
      </w:r>
      <w:r>
        <w:rPr>
          <w:color w:val="00008B"/>
        </w:rPr>
        <w:t>4</w:t>
      </w:r>
      <w:r>
        <w:t>,"correlationId":</w:t>
      </w:r>
      <w:r>
        <w:rPr>
          <w:color w:val="00008B"/>
        </w:rPr>
        <w:t>0</w:t>
      </w:r>
      <w:r>
        <w:t>,"messageId":</w:t>
      </w:r>
      <w:r>
        <w:rPr>
          <w:color w:val="00008B"/>
        </w:rPr>
        <w:t>5</w:t>
      </w:r>
      <w:r>
        <w:t>,"messageFlags":</w:t>
      </w:r>
      <w:r>
        <w:rPr>
          <w:color w:val="00008B"/>
        </w:rPr>
        <w:t>0</w:t>
      </w:r>
      <w:r>
        <w:t>}</w:t>
      </w:r>
      <w:r>
        <w:br/>
        <w:t>{</w:t>
      </w:r>
      <w:r>
        <w:br/>
        <w:t>  "channels": [</w:t>
      </w:r>
      <w:r>
        <w:br/>
        <w:t>    {</w:t>
      </w:r>
      <w:r>
        <w:br/>
      </w:r>
      <w:r>
        <w:lastRenderedPageBreak/>
        <w:t xml:space="preserve">      "channelId": </w:t>
      </w:r>
      <w:r>
        <w:rPr>
          <w:color w:val="00008B"/>
        </w:rPr>
        <w:t>0</w:t>
      </w:r>
      <w:r>
        <w:t>,</w:t>
      </w:r>
      <w:r>
        <w:br/>
        <w:t>      "startIndex": {</w:t>
      </w:r>
      <w:r>
        <w:br/>
        <w:t>        "item": {</w:t>
      </w:r>
      <w:r>
        <w:br/>
        <w:t xml:space="preserve">          "long": </w:t>
      </w:r>
      <w:r>
        <w:rPr>
          <w:color w:val="00008B"/>
        </w:rPr>
        <w:t>0</w:t>
      </w:r>
      <w:r>
        <w:br/>
        <w:t>        }</w:t>
      </w:r>
      <w:r>
        <w:br/>
        <w:t>      },</w:t>
      </w:r>
      <w:r>
        <w:br/>
        <w:t xml:space="preserve">      "receiveChangeNotification": </w:t>
      </w:r>
      <w:r>
        <w:rPr>
          <w:color w:val="0000FF"/>
        </w:rPr>
        <w:t>false</w:t>
      </w:r>
      <w:r>
        <w:br/>
        <w:t>    }</w:t>
      </w:r>
      <w:r>
        <w:br/>
        <w:t>  ]</w:t>
      </w:r>
      <w:r>
        <w:br/>
        <w:t>}</w:t>
      </w:r>
    </w:p>
    <w:p w14:paraId="78B4535A" w14:textId="3219F35B" w:rsidR="00E867A7" w:rsidRDefault="00E867A7" w:rsidP="00863E3A">
      <w:pPr>
        <w:pStyle w:val="Heading3"/>
      </w:pPr>
      <w:bookmarkStart w:id="136" w:name="_Toc495651923"/>
      <w:r>
        <w:t>ChannelData</w:t>
      </w:r>
      <w:r w:rsidR="007B05F8">
        <w:t xml:space="preserve"> Message</w:t>
      </w:r>
      <w:bookmarkEnd w:id="136"/>
    </w:p>
    <w:p w14:paraId="1E73D572" w14:textId="3C1FBC41" w:rsidR="00E867A7" w:rsidRPr="00E81BFF" w:rsidRDefault="00E867A7" w:rsidP="00E867A7">
      <w:pPr>
        <w:pStyle w:val="BodyText1"/>
        <w:rPr>
          <w:lang w:eastAsia="en-US"/>
        </w:rPr>
      </w:pPr>
      <w:r>
        <w:rPr>
          <w:lang w:eastAsia="en-US"/>
        </w:rPr>
        <w:t>The producer then sends channel data as shown in this example ChannelData message:</w:t>
      </w:r>
    </w:p>
    <w:p w14:paraId="3502DD11" w14:textId="42B99820" w:rsidR="00464F68" w:rsidRDefault="00464F68" w:rsidP="005B28A6">
      <w:pPr>
        <w:pStyle w:val="CodeExample"/>
      </w:pPr>
      <w:r>
        <w:rPr>
          <w:color w:val="008000"/>
        </w:rPr>
        <w:t>// [df2f6bb0-ce6d-422c-904f-2bac206de113] Message received at 2017-04-19 00:46:29.8031</w:t>
      </w:r>
      <w:r>
        <w:br/>
        <w:t>{"protocol":</w:t>
      </w:r>
      <w:r>
        <w:rPr>
          <w:color w:val="00008B"/>
        </w:rPr>
        <w:t>1</w:t>
      </w:r>
      <w:r>
        <w:t>,"messageType":</w:t>
      </w:r>
      <w:r>
        <w:rPr>
          <w:color w:val="00008B"/>
        </w:rPr>
        <w:t>3</w:t>
      </w:r>
      <w:r>
        <w:t>,"correlationId":</w:t>
      </w:r>
      <w:r>
        <w:rPr>
          <w:color w:val="00008B"/>
        </w:rPr>
        <w:t>0</w:t>
      </w:r>
      <w:r>
        <w:t>,"messageId":</w:t>
      </w:r>
      <w:r>
        <w:rPr>
          <w:color w:val="00008B"/>
        </w:rPr>
        <w:t>7</w:t>
      </w:r>
      <w:r>
        <w:t>,"messageFlags":</w:t>
      </w:r>
      <w:r>
        <w:rPr>
          <w:color w:val="00008B"/>
        </w:rPr>
        <w:t>1</w:t>
      </w:r>
      <w:r>
        <w:t>}</w:t>
      </w:r>
      <w:r>
        <w:br/>
        <w:t>{</w:t>
      </w:r>
      <w:r>
        <w:br/>
        <w:t>  "data": [</w:t>
      </w:r>
      <w:r>
        <w:br/>
        <w:t>    {</w:t>
      </w:r>
      <w:r>
        <w:br/>
        <w:t>      "indexes": [</w:t>
      </w:r>
      <w:r>
        <w:br/>
        <w:t>        </w:t>
      </w:r>
      <w:r w:rsidR="00406BF8">
        <w:t>123.456</w:t>
      </w:r>
      <w:r>
        <w:br/>
        <w:t>      ],</w:t>
      </w:r>
      <w:r>
        <w:br/>
        <w:t xml:space="preserve">      "channelId": </w:t>
      </w:r>
      <w:r>
        <w:rPr>
          <w:color w:val="00008B"/>
        </w:rPr>
        <w:t>0</w:t>
      </w:r>
      <w:r>
        <w:t>,</w:t>
      </w:r>
      <w:r>
        <w:br/>
        <w:t>      "value": {</w:t>
      </w:r>
      <w:r>
        <w:br/>
        <w:t xml:space="preserve">        "item": </w:t>
      </w:r>
      <w:r w:rsidRPr="00FF16EB">
        <w:t>[ binary data truncated for readability ]</w:t>
      </w:r>
      <w:r>
        <w:br/>
        <w:t>      },</w:t>
      </w:r>
      <w:r>
        <w:br/>
        <w:t>      "valueAttributes": []</w:t>
      </w:r>
      <w:r>
        <w:br/>
        <w:t>    }</w:t>
      </w:r>
      <w:r>
        <w:br/>
        <w:t>  ]</w:t>
      </w:r>
      <w:r>
        <w:br/>
        <w:t>}</w:t>
      </w:r>
    </w:p>
    <w:p w14:paraId="49E79E15" w14:textId="77777777" w:rsidR="00464F68" w:rsidRDefault="00464F68" w:rsidP="005B28A6">
      <w:pPr>
        <w:pStyle w:val="BodyText1"/>
      </w:pPr>
    </w:p>
    <w:p w14:paraId="55A85B5A" w14:textId="77777777" w:rsidR="00464F68" w:rsidRDefault="00464F68" w:rsidP="00F34045">
      <w:pPr>
        <w:pStyle w:val="BodyText1"/>
        <w:keepNext/>
      </w:pPr>
      <w:r>
        <w:t>Decoded Data Object XML</w:t>
      </w:r>
    </w:p>
    <w:p w14:paraId="36C56FBA" w14:textId="60CAA655" w:rsidR="00464F68" w:rsidRDefault="00464F68" w:rsidP="005B28A6">
      <w:pPr>
        <w:pStyle w:val="CodeExample"/>
      </w:pPr>
      <w:r>
        <w:rPr>
          <w:color w:val="8B008B"/>
        </w:rPr>
        <w:t xml:space="preserve">&lt;part_TrajectoryStation </w:t>
      </w:r>
      <w:r>
        <w:rPr>
          <w:color w:val="FF0000"/>
        </w:rPr>
        <w:t>xmlns</w:t>
      </w:r>
      <w:r>
        <w:t xml:space="preserve">="http://www.energistics.org/energyml/data/witsmlv2" </w:t>
      </w:r>
      <w:r>
        <w:rPr>
          <w:color w:val="8B008B"/>
        </w:rPr>
        <w:t>xmlns:</w:t>
      </w:r>
      <w:r>
        <w:rPr>
          <w:color w:val="FF0000"/>
        </w:rPr>
        <w:t>eml</w:t>
      </w:r>
      <w:r>
        <w:t xml:space="preserve">="http://www.energistics.org/energyml/data/commonv2" </w:t>
      </w:r>
      <w:r>
        <w:rPr>
          <w:color w:val="8B008B"/>
        </w:rPr>
        <w:t>xmlns:</w:t>
      </w:r>
      <w:r>
        <w:rPr>
          <w:color w:val="FF0000"/>
        </w:rPr>
        <w:t>xsi</w:t>
      </w:r>
      <w:r>
        <w:t xml:space="preserve">="http://www.w3.org/2001/XMLSchema-instance" </w:t>
      </w:r>
      <w:r>
        <w:rPr>
          <w:color w:val="FF0000"/>
        </w:rPr>
        <w:t>uid</w:t>
      </w:r>
      <w:r>
        <w:t>="34ht5"</w:t>
      </w:r>
      <w:r>
        <w:rPr>
          <w:color w:val="8B008B"/>
        </w:rPr>
        <w:t>&gt;</w:t>
      </w:r>
      <w:r>
        <w:br/>
        <w:t>    </w:t>
      </w:r>
      <w:r>
        <w:rPr>
          <w:color w:val="8B008B"/>
        </w:rPr>
        <w:t>&lt;DTimStn&gt;</w:t>
      </w:r>
      <w:r>
        <w:t>2001-10-21T08:15:00Z</w:t>
      </w:r>
      <w:r>
        <w:rPr>
          <w:color w:val="8B008B"/>
        </w:rPr>
        <w:t>&lt;/DTimStn&gt;</w:t>
      </w:r>
      <w:r>
        <w:br/>
        <w:t>      </w:t>
      </w:r>
      <w:r>
        <w:rPr>
          <w:color w:val="8B008B"/>
        </w:rPr>
        <w:t>&lt;TypeTrajStation&gt;</w:t>
      </w:r>
      <w:r>
        <w:t>tie in point</w:t>
      </w:r>
      <w:r>
        <w:rPr>
          <w:color w:val="8B008B"/>
        </w:rPr>
        <w:t>&lt;/TypeTrajStation&gt;</w:t>
      </w:r>
      <w:r>
        <w:br/>
        <w:t>      </w:t>
      </w:r>
      <w:r>
        <w:rPr>
          <w:color w:val="8B008B"/>
        </w:rPr>
        <w:t xml:space="preserve">&lt;Md </w:t>
      </w:r>
      <w:r>
        <w:rPr>
          <w:color w:val="FF0000"/>
        </w:rPr>
        <w:t>uom</w:t>
      </w:r>
      <w:r>
        <w:t>="ft"</w:t>
      </w:r>
      <w:r>
        <w:rPr>
          <w:color w:val="8B008B"/>
        </w:rPr>
        <w:t>&gt;</w:t>
      </w:r>
      <w:r w:rsidR="00406BF8">
        <w:t>123.456</w:t>
      </w:r>
      <w:r>
        <w:rPr>
          <w:color w:val="8B008B"/>
        </w:rPr>
        <w:t>&lt;/Md&gt;</w:t>
      </w:r>
      <w:r>
        <w:br/>
        <w:t>      </w:t>
      </w:r>
      <w:r>
        <w:rPr>
          <w:color w:val="8B008B"/>
        </w:rPr>
        <w:t xml:space="preserve">&lt;Tvd </w:t>
      </w:r>
      <w:r>
        <w:rPr>
          <w:color w:val="FF0000"/>
        </w:rPr>
        <w:t>uom</w:t>
      </w:r>
      <w:r>
        <w:t>="ft"</w:t>
      </w:r>
      <w:r>
        <w:rPr>
          <w:color w:val="8B008B"/>
        </w:rPr>
        <w:t>&gt;</w:t>
      </w:r>
      <w:r w:rsidR="00406BF8">
        <w:t>123.456</w:t>
      </w:r>
      <w:r>
        <w:rPr>
          <w:color w:val="8B008B"/>
        </w:rPr>
        <w:t>&lt;/Tvd&gt;</w:t>
      </w:r>
      <w:r>
        <w:br/>
        <w:t>      </w:t>
      </w:r>
      <w:r>
        <w:rPr>
          <w:color w:val="8B008B"/>
        </w:rPr>
        <w:t xml:space="preserve">&lt;Incl </w:t>
      </w:r>
      <w:r>
        <w:rPr>
          <w:color w:val="FF0000"/>
        </w:rPr>
        <w:t>uom</w:t>
      </w:r>
      <w:r>
        <w:t>="dega"</w:t>
      </w:r>
      <w:r>
        <w:rPr>
          <w:color w:val="8B008B"/>
        </w:rPr>
        <w:t>&gt;</w:t>
      </w:r>
      <w:r>
        <w:t>0</w:t>
      </w:r>
      <w:r>
        <w:rPr>
          <w:color w:val="8B008B"/>
        </w:rPr>
        <w:t>&lt;/Incl&gt;</w:t>
      </w:r>
      <w:r>
        <w:br/>
        <w:t>      </w:t>
      </w:r>
      <w:r>
        <w:rPr>
          <w:color w:val="8B008B"/>
        </w:rPr>
        <w:t xml:space="preserve">&lt;Azi </w:t>
      </w:r>
      <w:r>
        <w:rPr>
          <w:color w:val="FF0000"/>
        </w:rPr>
        <w:t>uom</w:t>
      </w:r>
      <w:r>
        <w:t>="dega"</w:t>
      </w:r>
      <w:r>
        <w:rPr>
          <w:color w:val="8B008B"/>
        </w:rPr>
        <w:t>&gt;</w:t>
      </w:r>
      <w:r>
        <w:t>47.3</w:t>
      </w:r>
      <w:r>
        <w:rPr>
          <w:color w:val="8B008B"/>
        </w:rPr>
        <w:t>&lt;/Azi&gt;</w:t>
      </w:r>
      <w:r>
        <w:br/>
        <w:t>      </w:t>
      </w:r>
      <w:r>
        <w:rPr>
          <w:color w:val="8B008B"/>
        </w:rPr>
        <w:t xml:space="preserve">&lt;Mtf </w:t>
      </w:r>
      <w:r>
        <w:rPr>
          <w:color w:val="FF0000"/>
        </w:rPr>
        <w:t>uom</w:t>
      </w:r>
      <w:r>
        <w:t>="dega"</w:t>
      </w:r>
      <w:r>
        <w:rPr>
          <w:color w:val="8B008B"/>
        </w:rPr>
        <w:t>&gt;</w:t>
      </w:r>
      <w:r>
        <w:t>47.3</w:t>
      </w:r>
      <w:r>
        <w:rPr>
          <w:color w:val="8B008B"/>
        </w:rPr>
        <w:t>&lt;/Mtf&gt;</w:t>
      </w:r>
      <w:r>
        <w:br/>
        <w:t>      </w:t>
      </w:r>
      <w:r>
        <w:rPr>
          <w:color w:val="8B008B"/>
        </w:rPr>
        <w:t xml:space="preserve">&lt;Gtf </w:t>
      </w:r>
      <w:r>
        <w:rPr>
          <w:color w:val="FF0000"/>
        </w:rPr>
        <w:t>uom</w:t>
      </w:r>
      <w:r>
        <w:t>="dega"</w:t>
      </w:r>
      <w:r>
        <w:rPr>
          <w:color w:val="8B008B"/>
        </w:rPr>
        <w:t>&gt;</w:t>
      </w:r>
      <w:r>
        <w:t>0</w:t>
      </w:r>
      <w:r>
        <w:rPr>
          <w:color w:val="8B008B"/>
        </w:rPr>
        <w:t>&lt;/Gtf&gt;</w:t>
      </w:r>
      <w:r>
        <w:br/>
        <w:t>      </w:t>
      </w:r>
      <w:r>
        <w:rPr>
          <w:color w:val="8B008B"/>
        </w:rPr>
        <w:t xml:space="preserve">&lt;DispNs </w:t>
      </w:r>
      <w:r>
        <w:rPr>
          <w:color w:val="FF0000"/>
        </w:rPr>
        <w:t>uom</w:t>
      </w:r>
      <w:r>
        <w:t>="ft"</w:t>
      </w:r>
      <w:r>
        <w:rPr>
          <w:color w:val="8B008B"/>
        </w:rPr>
        <w:t>&gt;</w:t>
      </w:r>
      <w:r>
        <w:t>0</w:t>
      </w:r>
      <w:r>
        <w:rPr>
          <w:color w:val="8B008B"/>
        </w:rPr>
        <w:t>&lt;/DispNs&gt;</w:t>
      </w:r>
      <w:r>
        <w:br/>
        <w:t>      </w:t>
      </w:r>
      <w:r>
        <w:rPr>
          <w:color w:val="8B008B"/>
        </w:rPr>
        <w:t xml:space="preserve">&lt;DispEw </w:t>
      </w:r>
      <w:r>
        <w:rPr>
          <w:color w:val="FF0000"/>
        </w:rPr>
        <w:t>uom</w:t>
      </w:r>
      <w:r>
        <w:t>="ft"</w:t>
      </w:r>
      <w:r>
        <w:rPr>
          <w:color w:val="8B008B"/>
        </w:rPr>
        <w:t>&gt;</w:t>
      </w:r>
      <w:r>
        <w:t>0</w:t>
      </w:r>
      <w:r>
        <w:rPr>
          <w:color w:val="8B008B"/>
        </w:rPr>
        <w:t>&lt;/DispEw&gt;</w:t>
      </w:r>
      <w:r>
        <w:br/>
        <w:t>      </w:t>
      </w:r>
      <w:r>
        <w:rPr>
          <w:color w:val="8B008B"/>
        </w:rPr>
        <w:t xml:space="preserve">&lt;VertSect </w:t>
      </w:r>
      <w:r>
        <w:rPr>
          <w:color w:val="FF0000"/>
        </w:rPr>
        <w:t>uom</w:t>
      </w:r>
      <w:r>
        <w:t>="ft"</w:t>
      </w:r>
      <w:r>
        <w:rPr>
          <w:color w:val="8B008B"/>
        </w:rPr>
        <w:t>&gt;</w:t>
      </w:r>
      <w:r>
        <w:t>0</w:t>
      </w:r>
      <w:r>
        <w:rPr>
          <w:color w:val="8B008B"/>
        </w:rPr>
        <w:t>&lt;/VertSect&gt;</w:t>
      </w:r>
      <w:r>
        <w:br/>
        <w:t>      </w:t>
      </w:r>
      <w:r>
        <w:rPr>
          <w:color w:val="8B008B"/>
        </w:rPr>
        <w:t xml:space="preserve">&lt;Dls </w:t>
      </w:r>
      <w:r>
        <w:rPr>
          <w:color w:val="FF0000"/>
        </w:rPr>
        <w:t>uom</w:t>
      </w:r>
      <w:r>
        <w:t>="dega/ft"</w:t>
      </w:r>
      <w:r>
        <w:rPr>
          <w:color w:val="8B008B"/>
        </w:rPr>
        <w:t>&gt;</w:t>
      </w:r>
      <w:r>
        <w:t>0</w:t>
      </w:r>
      <w:r>
        <w:rPr>
          <w:color w:val="8B008B"/>
        </w:rPr>
        <w:t>&lt;/Dls&gt;</w:t>
      </w:r>
      <w:r>
        <w:br/>
        <w:t>      </w:t>
      </w:r>
      <w:r>
        <w:rPr>
          <w:color w:val="8B008B"/>
        </w:rPr>
        <w:t xml:space="preserve">&lt;RateTurn </w:t>
      </w:r>
      <w:r>
        <w:rPr>
          <w:color w:val="FF0000"/>
        </w:rPr>
        <w:t>uom</w:t>
      </w:r>
      <w:r>
        <w:t>="dega/ft"</w:t>
      </w:r>
      <w:r>
        <w:rPr>
          <w:color w:val="8B008B"/>
        </w:rPr>
        <w:t>&gt;</w:t>
      </w:r>
      <w:r>
        <w:t>0</w:t>
      </w:r>
      <w:r>
        <w:rPr>
          <w:color w:val="8B008B"/>
        </w:rPr>
        <w:t>&lt;/RateTurn&gt;</w:t>
      </w:r>
      <w:r>
        <w:br/>
        <w:t>      </w:t>
      </w:r>
      <w:r>
        <w:rPr>
          <w:color w:val="8B008B"/>
        </w:rPr>
        <w:t xml:space="preserve">&lt;RateBuild </w:t>
      </w:r>
      <w:r>
        <w:rPr>
          <w:color w:val="FF0000"/>
        </w:rPr>
        <w:t>uom</w:t>
      </w:r>
      <w:r>
        <w:t>="dega/ft"</w:t>
      </w:r>
      <w:r>
        <w:rPr>
          <w:color w:val="8B008B"/>
        </w:rPr>
        <w:t>&gt;</w:t>
      </w:r>
      <w:r>
        <w:t>0</w:t>
      </w:r>
      <w:r>
        <w:rPr>
          <w:color w:val="8B008B"/>
        </w:rPr>
        <w:t>&lt;/RateBuild&gt;</w:t>
      </w:r>
      <w:r>
        <w:br/>
        <w:t>      </w:t>
      </w:r>
      <w:r>
        <w:rPr>
          <w:color w:val="8B008B"/>
        </w:rPr>
        <w:t xml:space="preserve">&lt;MdDelta </w:t>
      </w:r>
      <w:r>
        <w:rPr>
          <w:color w:val="FF0000"/>
        </w:rPr>
        <w:t>uom</w:t>
      </w:r>
      <w:r>
        <w:t>="ft"</w:t>
      </w:r>
      <w:r>
        <w:rPr>
          <w:color w:val="8B008B"/>
        </w:rPr>
        <w:t>&gt;</w:t>
      </w:r>
      <w:r>
        <w:t>0</w:t>
      </w:r>
      <w:r>
        <w:rPr>
          <w:color w:val="8B008B"/>
        </w:rPr>
        <w:t>&lt;/MdDelta&gt;</w:t>
      </w:r>
      <w:r>
        <w:br/>
        <w:t>      </w:t>
      </w:r>
      <w:r>
        <w:rPr>
          <w:color w:val="8B008B"/>
        </w:rPr>
        <w:t xml:space="preserve">&lt;TvdDelta </w:t>
      </w:r>
      <w:r>
        <w:rPr>
          <w:color w:val="FF0000"/>
        </w:rPr>
        <w:t>uom</w:t>
      </w:r>
      <w:r>
        <w:t>="ft"</w:t>
      </w:r>
      <w:r>
        <w:rPr>
          <w:color w:val="8B008B"/>
        </w:rPr>
        <w:t>&gt;</w:t>
      </w:r>
      <w:r>
        <w:t>0</w:t>
      </w:r>
      <w:r>
        <w:rPr>
          <w:color w:val="8B008B"/>
        </w:rPr>
        <w:t>&lt;/TvdDelta&gt;</w:t>
      </w:r>
      <w:r>
        <w:br/>
        <w:t>      </w:t>
      </w:r>
      <w:r>
        <w:rPr>
          <w:color w:val="8B008B"/>
        </w:rPr>
        <w:t xml:space="preserve">&lt;GravTotalUncert </w:t>
      </w:r>
      <w:r>
        <w:rPr>
          <w:color w:val="FF0000"/>
        </w:rPr>
        <w:t>uom</w:t>
      </w:r>
      <w:r>
        <w:t>="m/s2"</w:t>
      </w:r>
      <w:r>
        <w:rPr>
          <w:color w:val="8B008B"/>
        </w:rPr>
        <w:t>&gt;</w:t>
      </w:r>
      <w:r>
        <w:t>0</w:t>
      </w:r>
      <w:r>
        <w:rPr>
          <w:color w:val="8B008B"/>
        </w:rPr>
        <w:t>&lt;/GravTotalUncert&gt;</w:t>
      </w:r>
      <w:r>
        <w:br/>
        <w:t>      </w:t>
      </w:r>
      <w:r>
        <w:rPr>
          <w:color w:val="8B008B"/>
        </w:rPr>
        <w:t xml:space="preserve">&lt;DipAngleUncert </w:t>
      </w:r>
      <w:r>
        <w:rPr>
          <w:color w:val="FF0000"/>
        </w:rPr>
        <w:t>uom</w:t>
      </w:r>
      <w:r>
        <w:t>="dega"</w:t>
      </w:r>
      <w:r>
        <w:rPr>
          <w:color w:val="8B008B"/>
        </w:rPr>
        <w:t>&gt;</w:t>
      </w:r>
      <w:r>
        <w:t>0</w:t>
      </w:r>
      <w:r>
        <w:rPr>
          <w:color w:val="8B008B"/>
        </w:rPr>
        <w:t>&lt;/DipAngleUncert&gt;</w:t>
      </w:r>
      <w:r>
        <w:br/>
        <w:t>      </w:t>
      </w:r>
      <w:r>
        <w:rPr>
          <w:color w:val="8B008B"/>
        </w:rPr>
        <w:t xml:space="preserve">&lt;MagTotalUncert </w:t>
      </w:r>
      <w:r>
        <w:rPr>
          <w:color w:val="FF0000"/>
        </w:rPr>
        <w:t>uom</w:t>
      </w:r>
      <w:r>
        <w:t>="nT"</w:t>
      </w:r>
      <w:r>
        <w:rPr>
          <w:color w:val="8B008B"/>
        </w:rPr>
        <w:t>&gt;</w:t>
      </w:r>
      <w:r>
        <w:t>0</w:t>
      </w:r>
      <w:r>
        <w:rPr>
          <w:color w:val="8B008B"/>
        </w:rPr>
        <w:t>&lt;/MagTotalUncert&gt;</w:t>
      </w:r>
      <w:r>
        <w:br/>
        <w:t>      </w:t>
      </w:r>
      <w:r>
        <w:rPr>
          <w:color w:val="8B008B"/>
        </w:rPr>
        <w:t>&lt;GravAccelCorUsed&gt;</w:t>
      </w:r>
      <w:r>
        <w:t>false</w:t>
      </w:r>
      <w:r>
        <w:rPr>
          <w:color w:val="8B008B"/>
        </w:rPr>
        <w:t>&lt;/GravAccelCorUsed&gt;</w:t>
      </w:r>
      <w:r>
        <w:br/>
        <w:t>      </w:t>
      </w:r>
      <w:r>
        <w:rPr>
          <w:color w:val="8B008B"/>
        </w:rPr>
        <w:t>&lt;MagXAxialCorUsed&gt;</w:t>
      </w:r>
      <w:r>
        <w:t>false</w:t>
      </w:r>
      <w:r>
        <w:rPr>
          <w:color w:val="8B008B"/>
        </w:rPr>
        <w:t>&lt;/MagXAxialCorUsed&gt;</w:t>
      </w:r>
      <w:r>
        <w:br/>
        <w:t>      </w:t>
      </w:r>
      <w:r>
        <w:rPr>
          <w:color w:val="8B008B"/>
        </w:rPr>
        <w:t>&lt;SagCorUsed&gt;</w:t>
      </w:r>
      <w:r>
        <w:t>false</w:t>
      </w:r>
      <w:r>
        <w:rPr>
          <w:color w:val="8B008B"/>
        </w:rPr>
        <w:t>&lt;/SagCorUsed&gt;</w:t>
      </w:r>
      <w:r>
        <w:br/>
        <w:t>      </w:t>
      </w:r>
      <w:r>
        <w:rPr>
          <w:color w:val="8B008B"/>
        </w:rPr>
        <w:t>&lt;MagDrlstrCorUsed&gt;</w:t>
      </w:r>
      <w:r>
        <w:t>false</w:t>
      </w:r>
      <w:r>
        <w:rPr>
          <w:color w:val="8B008B"/>
        </w:rPr>
        <w:t>&lt;/MagDrlstrCorUsed&gt;</w:t>
      </w:r>
      <w:r>
        <w:br/>
      </w:r>
      <w:r>
        <w:lastRenderedPageBreak/>
        <w:t>      </w:t>
      </w:r>
      <w:r>
        <w:rPr>
          <w:color w:val="8B008B"/>
        </w:rPr>
        <w:t>&lt;StatusTrajStation&gt;</w:t>
      </w:r>
      <w:r>
        <w:t>position</w:t>
      </w:r>
      <w:r>
        <w:rPr>
          <w:color w:val="8B008B"/>
        </w:rPr>
        <w:t>&lt;/StatusTrajStation&gt;</w:t>
      </w:r>
      <w:r>
        <w:br/>
        <w:t>      </w:t>
      </w:r>
      <w:r>
        <w:rPr>
          <w:color w:val="8B008B"/>
        </w:rPr>
        <w:t>&lt;Valid&gt;</w:t>
      </w:r>
      <w:r>
        <w:br/>
        <w:t>         </w:t>
      </w:r>
      <w:r>
        <w:rPr>
          <w:color w:val="8B008B"/>
        </w:rPr>
        <w:t xml:space="preserve">&lt;MagTotalFieldCalc </w:t>
      </w:r>
      <w:r>
        <w:rPr>
          <w:color w:val="FF0000"/>
        </w:rPr>
        <w:t>uom</w:t>
      </w:r>
      <w:r>
        <w:t>="nT"</w:t>
      </w:r>
      <w:r>
        <w:rPr>
          <w:color w:val="8B008B"/>
        </w:rPr>
        <w:t>&gt;</w:t>
      </w:r>
      <w:r>
        <w:t>51.19</w:t>
      </w:r>
      <w:r>
        <w:rPr>
          <w:color w:val="8B008B"/>
        </w:rPr>
        <w:t>&lt;/MagTotalFieldCalc&gt;</w:t>
      </w:r>
      <w:r>
        <w:br/>
        <w:t>         </w:t>
      </w:r>
      <w:r>
        <w:rPr>
          <w:color w:val="8B008B"/>
        </w:rPr>
        <w:t xml:space="preserve">&lt;MagDipAngleCalc </w:t>
      </w:r>
      <w:r>
        <w:rPr>
          <w:color w:val="FF0000"/>
        </w:rPr>
        <w:t>uom</w:t>
      </w:r>
      <w:r>
        <w:t>="dega"</w:t>
      </w:r>
      <w:r>
        <w:rPr>
          <w:color w:val="8B008B"/>
        </w:rPr>
        <w:t>&gt;</w:t>
      </w:r>
      <w:r>
        <w:t>41.5</w:t>
      </w:r>
      <w:r>
        <w:rPr>
          <w:color w:val="8B008B"/>
        </w:rPr>
        <w:t>&lt;/MagDipAngleCalc&gt;</w:t>
      </w:r>
      <w:r>
        <w:br/>
        <w:t>         </w:t>
      </w:r>
      <w:r>
        <w:rPr>
          <w:color w:val="8B008B"/>
        </w:rPr>
        <w:t xml:space="preserve">&lt;GravTotalFieldCalc </w:t>
      </w:r>
      <w:r>
        <w:rPr>
          <w:color w:val="FF0000"/>
        </w:rPr>
        <w:t>uom</w:t>
      </w:r>
      <w:r>
        <w:t>="ft/s2"</w:t>
      </w:r>
      <w:r>
        <w:rPr>
          <w:color w:val="8B008B"/>
        </w:rPr>
        <w:t>&gt;</w:t>
      </w:r>
      <w:r>
        <w:t>0.999</w:t>
      </w:r>
      <w:r>
        <w:rPr>
          <w:color w:val="8B008B"/>
        </w:rPr>
        <w:t>&lt;/GravTotalFieldCalc&gt;</w:t>
      </w:r>
      <w:r>
        <w:br/>
        <w:t>      </w:t>
      </w:r>
      <w:r>
        <w:rPr>
          <w:color w:val="8B008B"/>
        </w:rPr>
        <w:t>&lt;/Valid&gt;</w:t>
      </w:r>
      <w:r>
        <w:br/>
        <w:t>      </w:t>
      </w:r>
      <w:r>
        <w:rPr>
          <w:color w:val="8B008B"/>
        </w:rPr>
        <w:t>&lt;MatrixCov&gt;</w:t>
      </w:r>
      <w:r>
        <w:br/>
        <w:t>         </w:t>
      </w:r>
      <w:r>
        <w:rPr>
          <w:color w:val="8B008B"/>
        </w:rPr>
        <w:t xml:space="preserve">&lt;VarianceNN </w:t>
      </w:r>
      <w:r>
        <w:rPr>
          <w:color w:val="FF0000"/>
        </w:rPr>
        <w:t>uom</w:t>
      </w:r>
      <w:r>
        <w:t>="ft2"</w:t>
      </w:r>
      <w:r>
        <w:rPr>
          <w:color w:val="8B008B"/>
        </w:rPr>
        <w:t>&gt;</w:t>
      </w:r>
      <w:r>
        <w:t>0.005236</w:t>
      </w:r>
      <w:r>
        <w:rPr>
          <w:color w:val="8B008B"/>
        </w:rPr>
        <w:t>&lt;/VarianceNN&gt;</w:t>
      </w:r>
      <w:r>
        <w:br/>
        <w:t>         </w:t>
      </w:r>
      <w:r>
        <w:rPr>
          <w:color w:val="8B008B"/>
        </w:rPr>
        <w:t xml:space="preserve">&lt;VarianceNE </w:t>
      </w:r>
      <w:r>
        <w:rPr>
          <w:color w:val="FF0000"/>
        </w:rPr>
        <w:t>uom</w:t>
      </w:r>
      <w:r>
        <w:t>="ft2"</w:t>
      </w:r>
      <w:r>
        <w:rPr>
          <w:color w:val="8B008B"/>
        </w:rPr>
        <w:t>&gt;</w:t>
      </w:r>
      <w:r>
        <w:t>0.005236</w:t>
      </w:r>
      <w:r>
        <w:rPr>
          <w:color w:val="8B008B"/>
        </w:rPr>
        <w:t>&lt;/VarianceNE&gt;</w:t>
      </w:r>
      <w:r>
        <w:br/>
        <w:t>         </w:t>
      </w:r>
      <w:r>
        <w:rPr>
          <w:color w:val="8B008B"/>
        </w:rPr>
        <w:t xml:space="preserve">&lt;VarianceNVert </w:t>
      </w:r>
      <w:r>
        <w:rPr>
          <w:color w:val="FF0000"/>
        </w:rPr>
        <w:t>uom</w:t>
      </w:r>
      <w:r>
        <w:t>="ft2"</w:t>
      </w:r>
      <w:r>
        <w:rPr>
          <w:color w:val="8B008B"/>
        </w:rPr>
        <w:t>&gt;</w:t>
      </w:r>
      <w:r>
        <w:t>2.356194</w:t>
      </w:r>
      <w:r>
        <w:rPr>
          <w:color w:val="8B008B"/>
        </w:rPr>
        <w:t>&lt;/VarianceNVert&gt;</w:t>
      </w:r>
      <w:r>
        <w:br/>
        <w:t>         </w:t>
      </w:r>
      <w:r>
        <w:rPr>
          <w:color w:val="8B008B"/>
        </w:rPr>
        <w:t xml:space="preserve">&lt;VarianceEE </w:t>
      </w:r>
      <w:r>
        <w:rPr>
          <w:color w:val="FF0000"/>
        </w:rPr>
        <w:t>uom</w:t>
      </w:r>
      <w:r>
        <w:t>="ft2"</w:t>
      </w:r>
      <w:r>
        <w:rPr>
          <w:color w:val="8B008B"/>
        </w:rPr>
        <w:t>&gt;</w:t>
      </w:r>
      <w:r>
        <w:t>0.005236</w:t>
      </w:r>
      <w:r>
        <w:rPr>
          <w:color w:val="8B008B"/>
        </w:rPr>
        <w:t>&lt;/VarianceEE&gt;</w:t>
      </w:r>
      <w:r>
        <w:br/>
        <w:t>         </w:t>
      </w:r>
      <w:r>
        <w:rPr>
          <w:color w:val="8B008B"/>
        </w:rPr>
        <w:t xml:space="preserve">&lt;VarianceEVert </w:t>
      </w:r>
      <w:r>
        <w:rPr>
          <w:color w:val="FF0000"/>
        </w:rPr>
        <w:t>uom</w:t>
      </w:r>
      <w:r>
        <w:t>="ft2"</w:t>
      </w:r>
      <w:r>
        <w:rPr>
          <w:color w:val="8B008B"/>
        </w:rPr>
        <w:t>&gt;</w:t>
      </w:r>
      <w:r>
        <w:t>0.005236</w:t>
      </w:r>
      <w:r>
        <w:rPr>
          <w:color w:val="8B008B"/>
        </w:rPr>
        <w:t>&lt;/VarianceEVert&gt;</w:t>
      </w:r>
      <w:r>
        <w:br/>
        <w:t>         </w:t>
      </w:r>
      <w:r>
        <w:rPr>
          <w:color w:val="8B008B"/>
        </w:rPr>
        <w:t xml:space="preserve">&lt;VarianceVertVert </w:t>
      </w:r>
      <w:r>
        <w:rPr>
          <w:color w:val="FF0000"/>
        </w:rPr>
        <w:t>uom</w:t>
      </w:r>
      <w:r>
        <w:t>="ft2"</w:t>
      </w:r>
      <w:r>
        <w:rPr>
          <w:color w:val="8B008B"/>
        </w:rPr>
        <w:t>&gt;</w:t>
      </w:r>
      <w:r>
        <w:t>0.785398</w:t>
      </w:r>
      <w:r>
        <w:rPr>
          <w:color w:val="8B008B"/>
        </w:rPr>
        <w:t>&lt;/VarianceVertVert&gt;</w:t>
      </w:r>
      <w:r>
        <w:br/>
        <w:t>         </w:t>
      </w:r>
      <w:r>
        <w:rPr>
          <w:color w:val="8B008B"/>
        </w:rPr>
        <w:t xml:space="preserve">&lt;BiasN </w:t>
      </w:r>
      <w:r>
        <w:rPr>
          <w:color w:val="FF0000"/>
        </w:rPr>
        <w:t>uom</w:t>
      </w:r>
      <w:r>
        <w:t>="ft"</w:t>
      </w:r>
      <w:r>
        <w:rPr>
          <w:color w:val="8B008B"/>
        </w:rPr>
        <w:t>&gt;</w:t>
      </w:r>
      <w:r>
        <w:t>0</w:t>
      </w:r>
      <w:r>
        <w:rPr>
          <w:color w:val="8B008B"/>
        </w:rPr>
        <w:t>&lt;/BiasN&gt;</w:t>
      </w:r>
      <w:r>
        <w:br/>
        <w:t>         </w:t>
      </w:r>
      <w:r>
        <w:rPr>
          <w:color w:val="8B008B"/>
        </w:rPr>
        <w:t xml:space="preserve">&lt;BiasE </w:t>
      </w:r>
      <w:r>
        <w:rPr>
          <w:color w:val="FF0000"/>
        </w:rPr>
        <w:t>uom</w:t>
      </w:r>
      <w:r>
        <w:t>="ft"</w:t>
      </w:r>
      <w:r>
        <w:rPr>
          <w:color w:val="8B008B"/>
        </w:rPr>
        <w:t>&gt;</w:t>
      </w:r>
      <w:r>
        <w:t>0</w:t>
      </w:r>
      <w:r>
        <w:rPr>
          <w:color w:val="8B008B"/>
        </w:rPr>
        <w:t>&lt;/BiasE&gt;</w:t>
      </w:r>
      <w:r>
        <w:br/>
        <w:t>         </w:t>
      </w:r>
      <w:r>
        <w:rPr>
          <w:color w:val="8B008B"/>
        </w:rPr>
        <w:t xml:space="preserve">&lt;BiasVert </w:t>
      </w:r>
      <w:r>
        <w:rPr>
          <w:color w:val="FF0000"/>
        </w:rPr>
        <w:t>uom</w:t>
      </w:r>
      <w:r>
        <w:t>="ft"</w:t>
      </w:r>
      <w:r>
        <w:rPr>
          <w:color w:val="8B008B"/>
        </w:rPr>
        <w:t>&gt;</w:t>
      </w:r>
      <w:r>
        <w:t>0</w:t>
      </w:r>
      <w:r>
        <w:rPr>
          <w:color w:val="8B008B"/>
        </w:rPr>
        <w:t>&lt;/BiasVert&gt;</w:t>
      </w:r>
      <w:r>
        <w:br/>
        <w:t>      </w:t>
      </w:r>
      <w:r>
        <w:rPr>
          <w:color w:val="8B008B"/>
        </w:rPr>
        <w:t>&lt;/MatrixCov&gt;</w:t>
      </w:r>
      <w:r>
        <w:br/>
        <w:t>      </w:t>
      </w:r>
      <w:r>
        <w:rPr>
          <w:color w:val="8B008B"/>
        </w:rPr>
        <w:t>&lt;Location xsi:</w:t>
      </w:r>
      <w:r>
        <w:rPr>
          <w:color w:val="FF0000"/>
        </w:rPr>
        <w:t>type</w:t>
      </w:r>
      <w:r>
        <w:t>="GeodeticWellLocation"</w:t>
      </w:r>
      <w:r>
        <w:rPr>
          <w:color w:val="8B008B"/>
        </w:rPr>
        <w:t xml:space="preserve"> </w:t>
      </w:r>
      <w:r>
        <w:rPr>
          <w:color w:val="FF0000"/>
        </w:rPr>
        <w:t>uid</w:t>
      </w:r>
      <w:r>
        <w:t>="loc-1"</w:t>
      </w:r>
      <w:r>
        <w:rPr>
          <w:color w:val="8B008B"/>
        </w:rPr>
        <w:t>&gt;</w:t>
      </w:r>
      <w:r>
        <w:br/>
        <w:t>         </w:t>
      </w:r>
      <w:r>
        <w:rPr>
          <w:color w:val="8B008B"/>
        </w:rPr>
        <w:t xml:space="preserve">&lt;Latitude </w:t>
      </w:r>
      <w:r>
        <w:rPr>
          <w:color w:val="FF0000"/>
        </w:rPr>
        <w:t>uom</w:t>
      </w:r>
      <w:r>
        <w:t>="dega"</w:t>
      </w:r>
      <w:r>
        <w:rPr>
          <w:color w:val="8B008B"/>
        </w:rPr>
        <w:t>&gt;</w:t>
      </w:r>
      <w:r>
        <w:t>59.7553</w:t>
      </w:r>
      <w:r>
        <w:rPr>
          <w:color w:val="8B008B"/>
        </w:rPr>
        <w:t>&lt;/Latitude&gt;</w:t>
      </w:r>
      <w:r>
        <w:br/>
        <w:t>         </w:t>
      </w:r>
      <w:r>
        <w:rPr>
          <w:color w:val="8B008B"/>
        </w:rPr>
        <w:t xml:space="preserve">&lt;Longitude </w:t>
      </w:r>
      <w:r>
        <w:rPr>
          <w:color w:val="FF0000"/>
        </w:rPr>
        <w:t>uom</w:t>
      </w:r>
      <w:r>
        <w:t>="dega"</w:t>
      </w:r>
      <w:r>
        <w:rPr>
          <w:color w:val="8B008B"/>
        </w:rPr>
        <w:t>&gt;</w:t>
      </w:r>
      <w:r>
        <w:t>1.71347417</w:t>
      </w:r>
      <w:r>
        <w:rPr>
          <w:color w:val="8B008B"/>
        </w:rPr>
        <w:t>&lt;/Longitude&gt;</w:t>
      </w:r>
      <w:r>
        <w:br/>
        <w:t>      </w:t>
      </w:r>
      <w:r>
        <w:rPr>
          <w:color w:val="8B008B"/>
        </w:rPr>
        <w:t>&lt;/Location&gt;</w:t>
      </w:r>
      <w:r>
        <w:br/>
        <w:t>      </w:t>
      </w:r>
      <w:r>
        <w:rPr>
          <w:color w:val="8B008B"/>
        </w:rPr>
        <w:t>&lt;RawData&gt;</w:t>
      </w:r>
      <w:r>
        <w:br/>
        <w:t>         </w:t>
      </w:r>
      <w:r>
        <w:rPr>
          <w:color w:val="8B008B"/>
        </w:rPr>
        <w:t xml:space="preserve">&lt;GravAxialRaw </w:t>
      </w:r>
      <w:r>
        <w:rPr>
          <w:color w:val="FF0000"/>
        </w:rPr>
        <w:t>uom</w:t>
      </w:r>
      <w:r>
        <w:t>="ft/s2"</w:t>
      </w:r>
      <w:r>
        <w:rPr>
          <w:color w:val="8B008B"/>
        </w:rPr>
        <w:t>&gt;</w:t>
      </w:r>
      <w:r>
        <w:t>0.116</w:t>
      </w:r>
      <w:r>
        <w:rPr>
          <w:color w:val="8B008B"/>
        </w:rPr>
        <w:t>&lt;/GravAxialRaw&gt;</w:t>
      </w:r>
      <w:r>
        <w:br/>
        <w:t>         </w:t>
      </w:r>
      <w:r>
        <w:rPr>
          <w:color w:val="8B008B"/>
        </w:rPr>
        <w:t xml:space="preserve">&lt;GravTran1Raw </w:t>
      </w:r>
      <w:r>
        <w:rPr>
          <w:color w:val="FF0000"/>
        </w:rPr>
        <w:t>uom</w:t>
      </w:r>
      <w:r>
        <w:t>="ft/s2"</w:t>
      </w:r>
      <w:r>
        <w:rPr>
          <w:color w:val="8B008B"/>
        </w:rPr>
        <w:t>&gt;</w:t>
      </w:r>
      <w:r>
        <w:t>-0.168</w:t>
      </w:r>
      <w:r>
        <w:rPr>
          <w:color w:val="8B008B"/>
        </w:rPr>
        <w:t>&lt;/GravTran1Raw&gt;</w:t>
      </w:r>
      <w:r>
        <w:br/>
        <w:t>         </w:t>
      </w:r>
      <w:r>
        <w:rPr>
          <w:color w:val="8B008B"/>
        </w:rPr>
        <w:t xml:space="preserve">&lt;GravTran2Raw </w:t>
      </w:r>
      <w:r>
        <w:rPr>
          <w:color w:val="FF0000"/>
        </w:rPr>
        <w:t>uom</w:t>
      </w:r>
      <w:r>
        <w:t>="ft/s2"</w:t>
      </w:r>
      <w:r>
        <w:rPr>
          <w:color w:val="8B008B"/>
        </w:rPr>
        <w:t>&gt;</w:t>
      </w:r>
      <w:r>
        <w:t>-1654</w:t>
      </w:r>
      <w:r>
        <w:rPr>
          <w:color w:val="8B008B"/>
        </w:rPr>
        <w:t>&lt;/GravTran2Raw&gt;</w:t>
      </w:r>
      <w:r>
        <w:br/>
        <w:t>         </w:t>
      </w:r>
      <w:r>
        <w:rPr>
          <w:color w:val="8B008B"/>
        </w:rPr>
        <w:t xml:space="preserve">&lt;MagAxialRaw </w:t>
      </w:r>
      <w:r>
        <w:rPr>
          <w:color w:val="FF0000"/>
        </w:rPr>
        <w:t>uom</w:t>
      </w:r>
      <w:r>
        <w:t>="nT"</w:t>
      </w:r>
      <w:r>
        <w:rPr>
          <w:color w:val="8B008B"/>
        </w:rPr>
        <w:t>&gt;</w:t>
      </w:r>
      <w:r>
        <w:t>22.77</w:t>
      </w:r>
      <w:r>
        <w:rPr>
          <w:color w:val="8B008B"/>
        </w:rPr>
        <w:t>&lt;/MagAxialRaw&gt;</w:t>
      </w:r>
      <w:r>
        <w:br/>
        <w:t>         </w:t>
      </w:r>
      <w:r>
        <w:rPr>
          <w:color w:val="8B008B"/>
        </w:rPr>
        <w:t xml:space="preserve">&lt;MagTran1Raw </w:t>
      </w:r>
      <w:r>
        <w:rPr>
          <w:color w:val="FF0000"/>
        </w:rPr>
        <w:t>uom</w:t>
      </w:r>
      <w:r>
        <w:t>="nT"</w:t>
      </w:r>
      <w:r>
        <w:rPr>
          <w:color w:val="8B008B"/>
        </w:rPr>
        <w:t>&gt;</w:t>
      </w:r>
      <w:r>
        <w:t>22.5</w:t>
      </w:r>
      <w:r>
        <w:rPr>
          <w:color w:val="8B008B"/>
        </w:rPr>
        <w:t>&lt;/MagTran1Raw&gt;</w:t>
      </w:r>
      <w:r>
        <w:br/>
        <w:t>         </w:t>
      </w:r>
      <w:r>
        <w:rPr>
          <w:color w:val="8B008B"/>
        </w:rPr>
        <w:t xml:space="preserve">&lt;MagTran2Raw </w:t>
      </w:r>
      <w:r>
        <w:rPr>
          <w:color w:val="FF0000"/>
        </w:rPr>
        <w:t>uom</w:t>
      </w:r>
      <w:r>
        <w:t>="nT"</w:t>
      </w:r>
      <w:r>
        <w:rPr>
          <w:color w:val="8B008B"/>
        </w:rPr>
        <w:t>&gt;</w:t>
      </w:r>
      <w:r>
        <w:t>27.05</w:t>
      </w:r>
      <w:r>
        <w:rPr>
          <w:color w:val="8B008B"/>
        </w:rPr>
        <w:t>&lt;/MagTran2Raw&gt;</w:t>
      </w:r>
      <w:r>
        <w:br/>
        <w:t>      </w:t>
      </w:r>
      <w:r>
        <w:rPr>
          <w:color w:val="8B008B"/>
        </w:rPr>
        <w:t>&lt;/RawData&gt;</w:t>
      </w:r>
      <w:r>
        <w:br/>
        <w:t>      </w:t>
      </w:r>
      <w:r>
        <w:rPr>
          <w:color w:val="8B008B"/>
        </w:rPr>
        <w:t>&lt;CorUsed&gt;</w:t>
      </w:r>
      <w:r>
        <w:br/>
        <w:t>         </w:t>
      </w:r>
      <w:r>
        <w:rPr>
          <w:color w:val="8B008B"/>
        </w:rPr>
        <w:t xml:space="preserve">&lt;GravAxialAccelCor </w:t>
      </w:r>
      <w:r>
        <w:rPr>
          <w:color w:val="FF0000"/>
        </w:rPr>
        <w:t>uom</w:t>
      </w:r>
      <w:r>
        <w:t>="ft/s2"</w:t>
      </w:r>
      <w:r>
        <w:rPr>
          <w:color w:val="8B008B"/>
        </w:rPr>
        <w:t>&gt;</w:t>
      </w:r>
      <w:r>
        <w:t>0.11</w:t>
      </w:r>
      <w:r>
        <w:rPr>
          <w:color w:val="8B008B"/>
        </w:rPr>
        <w:t>&lt;/GravAxialAccelCor&gt;</w:t>
      </w:r>
      <w:r>
        <w:br/>
        <w:t>         </w:t>
      </w:r>
      <w:r>
        <w:rPr>
          <w:color w:val="8B008B"/>
        </w:rPr>
        <w:t xml:space="preserve">&lt;GravTran1AccelCor </w:t>
      </w:r>
      <w:r>
        <w:rPr>
          <w:color w:val="FF0000"/>
        </w:rPr>
        <w:t>uom</w:t>
      </w:r>
      <w:r>
        <w:t>="ft/s2"</w:t>
      </w:r>
      <w:r>
        <w:rPr>
          <w:color w:val="8B008B"/>
        </w:rPr>
        <w:t>&gt;</w:t>
      </w:r>
      <w:r>
        <w:t>0.14</w:t>
      </w:r>
      <w:r>
        <w:rPr>
          <w:color w:val="8B008B"/>
        </w:rPr>
        <w:t>&lt;/GravTran1AccelCor&gt;</w:t>
      </w:r>
      <w:r>
        <w:br/>
        <w:t>         </w:t>
      </w:r>
      <w:r>
        <w:rPr>
          <w:color w:val="8B008B"/>
        </w:rPr>
        <w:t xml:space="preserve">&lt;GravTran2AccelCor </w:t>
      </w:r>
      <w:r>
        <w:rPr>
          <w:color w:val="FF0000"/>
        </w:rPr>
        <w:t>uom</w:t>
      </w:r>
      <w:r>
        <w:t>="ft/s2"</w:t>
      </w:r>
      <w:r>
        <w:rPr>
          <w:color w:val="8B008B"/>
        </w:rPr>
        <w:t>&gt;</w:t>
      </w:r>
      <w:r>
        <w:t>0.13</w:t>
      </w:r>
      <w:r>
        <w:rPr>
          <w:color w:val="8B008B"/>
        </w:rPr>
        <w:t>&lt;/GravTran2AccelCor&gt;</w:t>
      </w:r>
      <w:r>
        <w:br/>
        <w:t>         </w:t>
      </w:r>
      <w:r>
        <w:rPr>
          <w:color w:val="8B008B"/>
        </w:rPr>
        <w:t xml:space="preserve">&lt;MagAxialDrlstrCor </w:t>
      </w:r>
      <w:r>
        <w:rPr>
          <w:color w:val="FF0000"/>
        </w:rPr>
        <w:t>uom</w:t>
      </w:r>
      <w:r>
        <w:t>="nT"</w:t>
      </w:r>
      <w:r>
        <w:rPr>
          <w:color w:val="8B008B"/>
        </w:rPr>
        <w:t>&gt;</w:t>
      </w:r>
      <w:r>
        <w:t>0.17</w:t>
      </w:r>
      <w:r>
        <w:rPr>
          <w:color w:val="8B008B"/>
        </w:rPr>
        <w:t>&lt;/MagAxialDrlstrCor&gt;</w:t>
      </w:r>
      <w:r>
        <w:br/>
        <w:t>         </w:t>
      </w:r>
      <w:r>
        <w:rPr>
          <w:color w:val="8B008B"/>
        </w:rPr>
        <w:t xml:space="preserve">&lt;MagTran1DrlstrCor </w:t>
      </w:r>
      <w:r>
        <w:rPr>
          <w:color w:val="FF0000"/>
        </w:rPr>
        <w:t>uom</w:t>
      </w:r>
      <w:r>
        <w:t>="nT"</w:t>
      </w:r>
      <w:r>
        <w:rPr>
          <w:color w:val="8B008B"/>
        </w:rPr>
        <w:t>&gt;</w:t>
      </w:r>
      <w:r>
        <w:t>0.16</w:t>
      </w:r>
      <w:r>
        <w:rPr>
          <w:color w:val="8B008B"/>
        </w:rPr>
        <w:t>&lt;/MagTran1DrlstrCor&gt;</w:t>
      </w:r>
      <w:r>
        <w:br/>
        <w:t>         </w:t>
      </w:r>
      <w:r>
        <w:rPr>
          <w:color w:val="8B008B"/>
        </w:rPr>
        <w:t xml:space="preserve">&lt;MagTran2DrlstrCor </w:t>
      </w:r>
      <w:r>
        <w:rPr>
          <w:color w:val="FF0000"/>
        </w:rPr>
        <w:t>uom</w:t>
      </w:r>
      <w:r>
        <w:t>="nT"</w:t>
      </w:r>
      <w:r>
        <w:rPr>
          <w:color w:val="8B008B"/>
        </w:rPr>
        <w:t>&gt;</w:t>
      </w:r>
      <w:r>
        <w:t>0.24</w:t>
      </w:r>
      <w:r>
        <w:rPr>
          <w:color w:val="8B008B"/>
        </w:rPr>
        <w:t>&lt;/MagTran2DrlstrCor&gt;</w:t>
      </w:r>
      <w:r>
        <w:br/>
        <w:t>         </w:t>
      </w:r>
      <w:r>
        <w:rPr>
          <w:color w:val="8B008B"/>
        </w:rPr>
        <w:t xml:space="preserve">&lt;SagIncCor </w:t>
      </w:r>
      <w:r>
        <w:rPr>
          <w:color w:val="FF0000"/>
        </w:rPr>
        <w:t>uom</w:t>
      </w:r>
      <w:r>
        <w:t>="dega"</w:t>
      </w:r>
      <w:r>
        <w:rPr>
          <w:color w:val="8B008B"/>
        </w:rPr>
        <w:t>&gt;</w:t>
      </w:r>
      <w:r>
        <w:t>0</w:t>
      </w:r>
      <w:r>
        <w:rPr>
          <w:color w:val="8B008B"/>
        </w:rPr>
        <w:t>&lt;/SagIncCor&gt;</w:t>
      </w:r>
      <w:r>
        <w:br/>
        <w:t>         </w:t>
      </w:r>
      <w:r>
        <w:rPr>
          <w:color w:val="8B008B"/>
        </w:rPr>
        <w:t xml:space="preserve">&lt;SagAziCor </w:t>
      </w:r>
      <w:r>
        <w:rPr>
          <w:color w:val="FF0000"/>
        </w:rPr>
        <w:t>uom</w:t>
      </w:r>
      <w:r>
        <w:t>="dega"</w:t>
      </w:r>
      <w:r>
        <w:rPr>
          <w:color w:val="8B008B"/>
        </w:rPr>
        <w:t>&gt;</w:t>
      </w:r>
      <w:r>
        <w:t>0</w:t>
      </w:r>
      <w:r>
        <w:rPr>
          <w:color w:val="8B008B"/>
        </w:rPr>
        <w:t>&lt;/SagAziCor&gt;</w:t>
      </w:r>
      <w:r>
        <w:br/>
        <w:t>         </w:t>
      </w:r>
      <w:r>
        <w:rPr>
          <w:color w:val="8B008B"/>
        </w:rPr>
        <w:t xml:space="preserve">&lt;StnMagDeclUsed </w:t>
      </w:r>
      <w:r>
        <w:rPr>
          <w:color w:val="FF0000"/>
        </w:rPr>
        <w:t>uom</w:t>
      </w:r>
      <w:r>
        <w:t>="dega"</w:t>
      </w:r>
      <w:r>
        <w:rPr>
          <w:color w:val="8B008B"/>
        </w:rPr>
        <w:t>&gt;</w:t>
      </w:r>
      <w:r>
        <w:t>-4.038</w:t>
      </w:r>
      <w:r>
        <w:rPr>
          <w:color w:val="8B008B"/>
        </w:rPr>
        <w:t>&lt;/StnMagDeclUsed&gt;</w:t>
      </w:r>
      <w:r>
        <w:br/>
        <w:t>         </w:t>
      </w:r>
      <w:r>
        <w:rPr>
          <w:color w:val="8B008B"/>
        </w:rPr>
        <w:t xml:space="preserve">&lt;DirSensorOffset </w:t>
      </w:r>
      <w:r>
        <w:rPr>
          <w:color w:val="FF0000"/>
        </w:rPr>
        <w:t>uom</w:t>
      </w:r>
      <w:r>
        <w:t>="ft"</w:t>
      </w:r>
      <w:r>
        <w:rPr>
          <w:color w:val="8B008B"/>
        </w:rPr>
        <w:t>&gt;</w:t>
      </w:r>
      <w:r>
        <w:t>48.3</w:t>
      </w:r>
      <w:r>
        <w:rPr>
          <w:color w:val="8B008B"/>
        </w:rPr>
        <w:t>&lt;/DirSensorOffset&gt;</w:t>
      </w:r>
      <w:r>
        <w:br/>
        <w:t>      </w:t>
      </w:r>
      <w:r>
        <w:rPr>
          <w:color w:val="8B008B"/>
        </w:rPr>
        <w:t>&lt;/CorUsed&gt;</w:t>
      </w:r>
      <w:r>
        <w:br/>
        <w:t>   </w:t>
      </w:r>
      <w:r>
        <w:rPr>
          <w:color w:val="8B008B"/>
        </w:rPr>
        <w:t>&lt;/part_TrajectoryStation&gt;</w:t>
      </w:r>
    </w:p>
    <w:p w14:paraId="4F5BF8DA" w14:textId="77777777" w:rsidR="00464F68" w:rsidRDefault="00464F68" w:rsidP="00464F68"/>
    <w:p w14:paraId="1666AB93" w14:textId="2899C180" w:rsidR="00464F68" w:rsidRDefault="00464F68" w:rsidP="00464F68">
      <w:pPr>
        <w:pStyle w:val="Heading3"/>
      </w:pPr>
      <w:bookmarkStart w:id="137" w:name="_Toc495651924"/>
      <w:r>
        <w:t>ChannelStreamingStop</w:t>
      </w:r>
      <w:r w:rsidR="007B05F8">
        <w:t xml:space="preserve"> Message</w:t>
      </w:r>
      <w:bookmarkEnd w:id="137"/>
    </w:p>
    <w:p w14:paraId="7BD0DAD9" w14:textId="22B1B66E" w:rsidR="00464F68" w:rsidRDefault="00326B8E" w:rsidP="005B28A6">
      <w:pPr>
        <w:pStyle w:val="BodyText1"/>
      </w:pPr>
      <w:r>
        <w:t>To stop/pause streaming for the specified channel IDs, the consumer sends the ChannelStreamingStop message.</w:t>
      </w:r>
    </w:p>
    <w:tbl>
      <w:tblPr>
        <w:tblStyle w:val="TableGrid"/>
        <w:tblW w:w="0" w:type="auto"/>
        <w:tblLook w:val="04A0" w:firstRow="1" w:lastRow="0" w:firstColumn="1" w:lastColumn="0" w:noHBand="0" w:noVBand="1"/>
      </w:tblPr>
      <w:tblGrid>
        <w:gridCol w:w="2203"/>
        <w:gridCol w:w="7149"/>
      </w:tblGrid>
      <w:tr w:rsidR="00464F68" w14:paraId="36CF3781" w14:textId="77777777" w:rsidTr="000B54E1">
        <w:tc>
          <w:tcPr>
            <w:tcW w:w="2425" w:type="dxa"/>
            <w:shd w:val="clear" w:color="auto" w:fill="C4BC96" w:themeFill="background2" w:themeFillShade="BF"/>
          </w:tcPr>
          <w:p w14:paraId="1668BCBB" w14:textId="77777777" w:rsidR="00464F68" w:rsidRPr="001D6E5F" w:rsidRDefault="00464F68" w:rsidP="005B28A6">
            <w:pPr>
              <w:pStyle w:val="TableHeading"/>
            </w:pPr>
            <w:r w:rsidRPr="001D6E5F">
              <w:t>Property Name</w:t>
            </w:r>
          </w:p>
        </w:tc>
        <w:tc>
          <w:tcPr>
            <w:tcW w:w="8365" w:type="dxa"/>
            <w:shd w:val="clear" w:color="auto" w:fill="C4BC96" w:themeFill="background2" w:themeFillShade="BF"/>
          </w:tcPr>
          <w:p w14:paraId="4B1D1C30" w14:textId="77777777" w:rsidR="00464F68" w:rsidRPr="001D6E5F" w:rsidRDefault="00464F68" w:rsidP="005B28A6">
            <w:pPr>
              <w:pStyle w:val="TableHeading"/>
            </w:pPr>
            <w:r w:rsidRPr="001D6E5F">
              <w:t>Example</w:t>
            </w:r>
          </w:p>
        </w:tc>
      </w:tr>
      <w:tr w:rsidR="00464F68" w14:paraId="38D2B899" w14:textId="77777777" w:rsidTr="00A04B4B">
        <w:tc>
          <w:tcPr>
            <w:tcW w:w="2425" w:type="dxa"/>
          </w:tcPr>
          <w:p w14:paraId="46911014" w14:textId="77777777" w:rsidR="00464F68" w:rsidRDefault="00464F68" w:rsidP="005B28A6">
            <w:pPr>
              <w:pStyle w:val="TableText"/>
            </w:pPr>
            <w:r>
              <w:t>channels</w:t>
            </w:r>
          </w:p>
        </w:tc>
        <w:tc>
          <w:tcPr>
            <w:tcW w:w="8365" w:type="dxa"/>
          </w:tcPr>
          <w:p w14:paraId="46229C4B" w14:textId="77777777" w:rsidR="00464F68" w:rsidRDefault="00464F68" w:rsidP="005B28A6">
            <w:pPr>
              <w:pStyle w:val="TableText"/>
            </w:pPr>
            <w:r>
              <w:t>[ 0 ]</w:t>
            </w:r>
          </w:p>
        </w:tc>
      </w:tr>
    </w:tbl>
    <w:p w14:paraId="070086C6" w14:textId="77777777" w:rsidR="00464F68" w:rsidRDefault="00464F68" w:rsidP="00464F68"/>
    <w:p w14:paraId="3A3F0E75" w14:textId="77777777" w:rsidR="00464F68" w:rsidRDefault="00464F68" w:rsidP="005B28A6">
      <w:pPr>
        <w:pStyle w:val="CodeExample"/>
      </w:pPr>
      <w:r>
        <w:t>// [df2f6bb0-ce6d-422c-904f-2bac206de113] Message sent at 2017-04-19 01:07:09.1561</w:t>
      </w:r>
      <w:r>
        <w:br/>
        <w:t>{</w:t>
      </w:r>
      <w:r>
        <w:rPr>
          <w:color w:val="A0522D"/>
        </w:rPr>
        <w:t>"protocol"</w:t>
      </w:r>
      <w:r>
        <w:t>:</w:t>
      </w:r>
      <w:r>
        <w:rPr>
          <w:color w:val="00008B"/>
        </w:rPr>
        <w:t>1</w:t>
      </w:r>
      <w:r>
        <w:t>,</w:t>
      </w:r>
      <w:r>
        <w:rPr>
          <w:color w:val="A0522D"/>
        </w:rPr>
        <w:t>"messageType"</w:t>
      </w:r>
      <w:r>
        <w:t>:</w:t>
      </w:r>
      <w:r>
        <w:rPr>
          <w:color w:val="00008B"/>
        </w:rPr>
        <w:t>5</w:t>
      </w:r>
      <w:r>
        <w:t>,</w:t>
      </w:r>
      <w:r>
        <w:rPr>
          <w:color w:val="A0522D"/>
        </w:rPr>
        <w:t>"correlationId"</w:t>
      </w:r>
      <w:r>
        <w:t>:</w:t>
      </w:r>
      <w:r>
        <w:rPr>
          <w:color w:val="00008B"/>
        </w:rPr>
        <w:t>0</w:t>
      </w:r>
      <w:r>
        <w:t>,</w:t>
      </w:r>
      <w:r>
        <w:rPr>
          <w:color w:val="A0522D"/>
        </w:rPr>
        <w:t>"messageId"</w:t>
      </w:r>
      <w:r>
        <w:t>:</w:t>
      </w:r>
      <w:r>
        <w:rPr>
          <w:color w:val="00008B"/>
        </w:rPr>
        <w:t>8</w:t>
      </w:r>
      <w:r>
        <w:t>,</w:t>
      </w:r>
      <w:r>
        <w:rPr>
          <w:color w:val="A0522D"/>
        </w:rPr>
        <w:t>"messageFlags"</w:t>
      </w:r>
      <w:r>
        <w:t>:</w:t>
      </w:r>
      <w:r>
        <w:rPr>
          <w:color w:val="00008B"/>
        </w:rPr>
        <w:t>0</w:t>
      </w:r>
      <w:r>
        <w:t>}</w:t>
      </w:r>
      <w:r>
        <w:br/>
        <w:t>{</w:t>
      </w:r>
      <w:r>
        <w:br/>
        <w:t>  </w:t>
      </w:r>
      <w:r>
        <w:rPr>
          <w:color w:val="A0522D"/>
        </w:rPr>
        <w:t>"channels"</w:t>
      </w:r>
      <w:r>
        <w:t>: [</w:t>
      </w:r>
      <w:r>
        <w:br/>
        <w:t>    </w:t>
      </w:r>
      <w:r>
        <w:rPr>
          <w:color w:val="00008B"/>
        </w:rPr>
        <w:t>0</w:t>
      </w:r>
      <w:r>
        <w:br/>
        <w:t>  ]</w:t>
      </w:r>
      <w:r>
        <w:br/>
        <w:t>}</w:t>
      </w:r>
    </w:p>
    <w:p w14:paraId="201A5EA5" w14:textId="77777777" w:rsidR="00464F68" w:rsidRDefault="00464F68" w:rsidP="00464F68"/>
    <w:p w14:paraId="77D868E0" w14:textId="5E0ADC7A" w:rsidR="00390024" w:rsidRDefault="0095788D" w:rsidP="00390024">
      <w:pPr>
        <w:pStyle w:val="Heading2"/>
      </w:pPr>
      <w:bookmarkStart w:id="138" w:name="_Toc495651925"/>
      <w:bookmarkStart w:id="139" w:name="_Ref476743904"/>
      <w:r>
        <w:lastRenderedPageBreak/>
        <w:t xml:space="preserve">Examples: </w:t>
      </w:r>
      <w:commentRangeStart w:id="140"/>
      <w:r w:rsidR="00390024">
        <w:t>Streaming Alarms, Alerts</w:t>
      </w:r>
      <w:r w:rsidR="00360754">
        <w:t>,</w:t>
      </w:r>
      <w:r w:rsidR="00390024">
        <w:t xml:space="preserve"> and Annotations</w:t>
      </w:r>
      <w:bookmarkEnd w:id="138"/>
      <w:r w:rsidR="00390024">
        <w:t xml:space="preserve"> </w:t>
      </w:r>
      <w:commentRangeEnd w:id="140"/>
      <w:r w:rsidR="0000421B">
        <w:rPr>
          <w:rStyle w:val="CommentReference"/>
          <w:rFonts w:cs="Times New Roman"/>
          <w:b w:val="0"/>
          <w:bCs w:val="0"/>
        </w:rPr>
        <w:commentReference w:id="140"/>
      </w:r>
    </w:p>
    <w:p w14:paraId="04F8E46D" w14:textId="0BBF0208" w:rsidR="00E150FB" w:rsidRDefault="00982C8D" w:rsidP="005E38AC">
      <w:pPr>
        <w:pStyle w:val="BodyText1"/>
        <w:rPr>
          <w:lang w:eastAsia="en-US"/>
        </w:rPr>
      </w:pPr>
      <w:r>
        <w:rPr>
          <w:lang w:eastAsia="en-US"/>
        </w:rPr>
        <w:t>P1 can also be used to stream</w:t>
      </w:r>
      <w:r w:rsidR="003841E8">
        <w:rPr>
          <w:lang w:eastAsia="en-US"/>
        </w:rPr>
        <w:t xml:space="preserve"> notifications</w:t>
      </w:r>
      <w:r>
        <w:rPr>
          <w:lang w:eastAsia="en-US"/>
        </w:rPr>
        <w:t xml:space="preserve"> about operations</w:t>
      </w:r>
      <w:r w:rsidR="003841E8">
        <w:rPr>
          <w:lang w:eastAsia="en-US"/>
        </w:rPr>
        <w:t xml:space="preserve"> in</w:t>
      </w:r>
      <w:r>
        <w:rPr>
          <w:lang w:eastAsia="en-US"/>
        </w:rPr>
        <w:t xml:space="preserve"> separate channels. </w:t>
      </w:r>
      <w:r w:rsidR="00E150FB">
        <w:rPr>
          <w:lang w:eastAsia="en-US"/>
        </w:rPr>
        <w:t>Data consumers subscribe to alarms, alerts, and annotations in essentially the same way as they do to streaming any other data object</w:t>
      </w:r>
      <w:r w:rsidR="00060353">
        <w:rPr>
          <w:lang w:eastAsia="en-US"/>
        </w:rPr>
        <w:t xml:space="preserve"> as described in the </w:t>
      </w:r>
      <w:r w:rsidR="00060353" w:rsidRPr="00060353">
        <w:rPr>
          <w:i/>
          <w:lang w:eastAsia="en-US"/>
        </w:rPr>
        <w:t>ETP Spec</w:t>
      </w:r>
      <w:r w:rsidR="00E14422">
        <w:rPr>
          <w:i/>
          <w:lang w:eastAsia="en-US"/>
        </w:rPr>
        <w:t>ification</w:t>
      </w:r>
      <w:r w:rsidR="00060353">
        <w:rPr>
          <w:lang w:eastAsia="en-US"/>
        </w:rPr>
        <w:t xml:space="preserve">. </w:t>
      </w:r>
      <w:r w:rsidR="00E150FB">
        <w:rPr>
          <w:lang w:eastAsia="en-US"/>
        </w:rPr>
        <w:t xml:space="preserve">  </w:t>
      </w:r>
    </w:p>
    <w:p w14:paraId="2349B419" w14:textId="74681F3E" w:rsidR="005E38AC" w:rsidRDefault="0099745E" w:rsidP="005E38AC">
      <w:pPr>
        <w:pStyle w:val="BodyText1"/>
        <w:rPr>
          <w:lang w:eastAsia="en-US"/>
        </w:rPr>
      </w:pPr>
      <w:r>
        <w:rPr>
          <w:lang w:eastAsia="en-US"/>
        </w:rPr>
        <w:t>We</w:t>
      </w:r>
      <w:r w:rsidR="00982C8D">
        <w:rPr>
          <w:lang w:eastAsia="en-US"/>
        </w:rPr>
        <w:t xml:space="preserve"> define these </w:t>
      </w:r>
      <w:r>
        <w:rPr>
          <w:lang w:eastAsia="en-US"/>
        </w:rPr>
        <w:t xml:space="preserve">three </w:t>
      </w:r>
      <w:r w:rsidR="00982C8D">
        <w:rPr>
          <w:lang w:eastAsia="en-US"/>
        </w:rPr>
        <w:t>categories of information:</w:t>
      </w:r>
    </w:p>
    <w:p w14:paraId="6FB91DE1" w14:textId="04C6BED0" w:rsidR="00982C8D" w:rsidRDefault="00982C8D" w:rsidP="00D44D77">
      <w:pPr>
        <w:pStyle w:val="Bullet"/>
      </w:pPr>
      <w:r w:rsidRPr="00D44D77">
        <w:rPr>
          <w:b/>
        </w:rPr>
        <w:t>Alarm:</w:t>
      </w:r>
      <w:r>
        <w:t xml:space="preserve"> notification that an incident requiring immediate attention is happening now. </w:t>
      </w:r>
    </w:p>
    <w:p w14:paraId="4789D716" w14:textId="098A0B3A" w:rsidR="00982C8D" w:rsidRDefault="00982C8D" w:rsidP="00D44D77">
      <w:pPr>
        <w:pStyle w:val="Bullet"/>
      </w:pPr>
      <w:r w:rsidRPr="00D44D77">
        <w:rPr>
          <w:b/>
        </w:rPr>
        <w:t>Alert:</w:t>
      </w:r>
      <w:r>
        <w:t xml:space="preserve"> notification that an incident could happen or is imminent (e.g., </w:t>
      </w:r>
      <w:r w:rsidR="00EF55C9">
        <w:t>an alert of an impending storm</w:t>
      </w:r>
      <w:r>
        <w:t>)</w:t>
      </w:r>
      <w:r w:rsidR="00587EE1">
        <w:t>.</w:t>
      </w:r>
    </w:p>
    <w:p w14:paraId="7F96170E" w14:textId="58C9F89F" w:rsidR="00982C8D" w:rsidRPr="00D44D77" w:rsidRDefault="00982C8D" w:rsidP="00D44D77">
      <w:pPr>
        <w:pStyle w:val="BulletLast"/>
        <w:rPr>
          <w:b/>
        </w:rPr>
      </w:pPr>
      <w:r w:rsidRPr="00D44D77">
        <w:rPr>
          <w:b/>
        </w:rPr>
        <w:t xml:space="preserve">Annotation: </w:t>
      </w:r>
      <w:r w:rsidRPr="00D44D77">
        <w:t xml:space="preserve">additional </w:t>
      </w:r>
      <w:r>
        <w:t xml:space="preserve">notation or description that may be interesting or helpful. </w:t>
      </w:r>
    </w:p>
    <w:p w14:paraId="73E9E35A" w14:textId="6EC3F026" w:rsidR="003841E8" w:rsidRPr="003841E8" w:rsidRDefault="003841E8">
      <w:pPr>
        <w:pStyle w:val="BodyText1"/>
      </w:pPr>
      <w:r>
        <w:t>To implement these notifications:</w:t>
      </w:r>
    </w:p>
    <w:p w14:paraId="2540B1D7" w14:textId="35C14226" w:rsidR="005E38AC" w:rsidRDefault="005E38AC" w:rsidP="005E38AC">
      <w:pPr>
        <w:pStyle w:val="Bullet"/>
      </w:pPr>
      <w:r w:rsidRPr="00876337">
        <w:t xml:space="preserve">The </w:t>
      </w:r>
      <w:r>
        <w:t>a</w:t>
      </w:r>
      <w:r w:rsidRPr="00876337">
        <w:t xml:space="preserve">larm and </w:t>
      </w:r>
      <w:r>
        <w:t>a</w:t>
      </w:r>
      <w:r w:rsidRPr="00876337">
        <w:t>lert channels u</w:t>
      </w:r>
      <w:r>
        <w:t>se</w:t>
      </w:r>
      <w:r w:rsidRPr="00876337">
        <w:t xml:space="preserve"> </w:t>
      </w:r>
      <w:r>
        <w:t>the DataItem.ValueAttributes dictionary</w:t>
      </w:r>
      <w:r w:rsidRPr="00876337">
        <w:t xml:space="preserve"> to include additional metadata to further describe those events</w:t>
      </w:r>
      <w:r>
        <w:t>.</w:t>
      </w:r>
    </w:p>
    <w:p w14:paraId="2C17BDD0" w14:textId="3727C231" w:rsidR="00060353" w:rsidRDefault="00060353" w:rsidP="00060353">
      <w:pPr>
        <w:pStyle w:val="Bullet2Last"/>
      </w:pPr>
      <w:r>
        <w:t xml:space="preserve">Each example shows the required data items, though additional ones can be used. </w:t>
      </w:r>
    </w:p>
    <w:p w14:paraId="3DF35E1F" w14:textId="2FA1E15D" w:rsidR="005E38AC" w:rsidRDefault="00EF55C9" w:rsidP="005E38AC">
      <w:pPr>
        <w:pStyle w:val="Bullet"/>
      </w:pPr>
      <w:r>
        <w:t>Currently,</w:t>
      </w:r>
      <w:r w:rsidR="005E38AC" w:rsidRPr="00876337">
        <w:t xml:space="preserve"> no pre-defined </w:t>
      </w:r>
      <w:r w:rsidR="005E38AC">
        <w:t>a</w:t>
      </w:r>
      <w:r w:rsidR="005E38AC" w:rsidRPr="00876337">
        <w:t xml:space="preserve">larm or </w:t>
      </w:r>
      <w:r w:rsidR="005E38AC">
        <w:t>a</w:t>
      </w:r>
      <w:r w:rsidR="005E38AC" w:rsidRPr="00876337">
        <w:t>lert content types or enumerations</w:t>
      </w:r>
      <w:r>
        <w:t xml:space="preserve"> are specified</w:t>
      </w:r>
      <w:r w:rsidR="005E38AC" w:rsidRPr="00876337">
        <w:t>, so they cannot be auto-discovered</w:t>
      </w:r>
      <w:r w:rsidR="005E38AC">
        <w:t>.</w:t>
      </w:r>
    </w:p>
    <w:p w14:paraId="3C6E9D02" w14:textId="23E77BD0" w:rsidR="005E38AC" w:rsidRDefault="005E38AC" w:rsidP="005E38AC">
      <w:pPr>
        <w:pStyle w:val="Bullet"/>
      </w:pPr>
      <w:r>
        <w:t>Alarm and alert channels must</w:t>
      </w:r>
      <w:r w:rsidRPr="00876337">
        <w:t xml:space="preserve"> be configured and communicated during data mapping discussions between service providers and data aggregators</w:t>
      </w:r>
      <w:r>
        <w:t>.</w:t>
      </w:r>
    </w:p>
    <w:p w14:paraId="7A8A3615" w14:textId="77777777" w:rsidR="005E38AC" w:rsidRDefault="005E38AC" w:rsidP="001A0085">
      <w:pPr>
        <w:pStyle w:val="BulletLast"/>
      </w:pPr>
      <w:r>
        <w:t>This capability is a direct replacement for the Message object from previous versions of WITSML.</w:t>
      </w:r>
    </w:p>
    <w:p w14:paraId="1C2F97C7" w14:textId="36EA660F" w:rsidR="00060353" w:rsidRDefault="00060353" w:rsidP="00E67D98">
      <w:pPr>
        <w:pStyle w:val="BodyText1"/>
      </w:pPr>
      <w:r>
        <w:t xml:space="preserve">The examples use a time-based index and string data values containing the descriptions for the alarms, alerts, and annotations. You can specify additional indexes, such as measured depth, as needed. </w:t>
      </w:r>
    </w:p>
    <w:p w14:paraId="7ABC02CE" w14:textId="7E719025" w:rsidR="00FC6F98" w:rsidRDefault="00FC6F98" w:rsidP="00863E3A">
      <w:pPr>
        <w:pStyle w:val="Heading3"/>
      </w:pPr>
      <w:bookmarkStart w:id="141" w:name="_Toc495651926"/>
      <w:r>
        <w:t>Start Message and ChannelDescribe Message</w:t>
      </w:r>
      <w:bookmarkEnd w:id="141"/>
    </w:p>
    <w:p w14:paraId="3945364D" w14:textId="115EAFC7" w:rsidR="00FC6F98" w:rsidRDefault="00F4616F">
      <w:pPr>
        <w:pStyle w:val="BodyText1"/>
      </w:pPr>
      <w:r>
        <w:t xml:space="preserve">As in previous examples above in this chapter, the consumer sends a Start message and ChannelDescribe message to the non-simple producer. </w:t>
      </w:r>
    </w:p>
    <w:p w14:paraId="2650F2E4" w14:textId="587BB0CA" w:rsidR="00FC6F98" w:rsidRDefault="00FC6F98" w:rsidP="00863E3A">
      <w:pPr>
        <w:pStyle w:val="Heading3"/>
      </w:pPr>
      <w:bookmarkStart w:id="142" w:name="_Ref490642432"/>
      <w:bookmarkStart w:id="143" w:name="_Toc495651927"/>
      <w:commentRangeStart w:id="144"/>
      <w:r>
        <w:t>ChannelMetadata Message</w:t>
      </w:r>
      <w:bookmarkEnd w:id="142"/>
      <w:bookmarkEnd w:id="143"/>
      <w:commentRangeEnd w:id="144"/>
      <w:r w:rsidR="00DF4371">
        <w:rPr>
          <w:rStyle w:val="CommentReference"/>
          <w:rFonts w:cs="Times New Roman"/>
          <w:b w:val="0"/>
          <w:bCs w:val="0"/>
        </w:rPr>
        <w:commentReference w:id="144"/>
      </w:r>
    </w:p>
    <w:p w14:paraId="42406312" w14:textId="61E702E7" w:rsidR="00FC6F98" w:rsidRDefault="00F4616F">
      <w:pPr>
        <w:pStyle w:val="BodyText1"/>
        <w:rPr>
          <w:lang w:eastAsia="en-US"/>
        </w:rPr>
      </w:pPr>
      <w:r>
        <w:rPr>
          <w:lang w:eastAsia="en-US"/>
        </w:rPr>
        <w:t>For this particular example, t</w:t>
      </w:r>
      <w:r w:rsidR="00FC6F98">
        <w:rPr>
          <w:lang w:eastAsia="en-US"/>
        </w:rPr>
        <w:t xml:space="preserve">he producer replies to </w:t>
      </w:r>
      <w:r w:rsidR="00C91D63">
        <w:rPr>
          <w:lang w:eastAsia="en-US"/>
        </w:rPr>
        <w:t xml:space="preserve">the </w:t>
      </w:r>
      <w:r w:rsidR="00FC6F98">
        <w:rPr>
          <w:lang w:eastAsia="en-US"/>
        </w:rPr>
        <w:t xml:space="preserve">ChannelDescribe message with the following ChannelMetatdata message; below, </w:t>
      </w:r>
      <w:r w:rsidR="003D6E65">
        <w:rPr>
          <w:lang w:eastAsia="en-US"/>
        </w:rPr>
        <w:t xml:space="preserve">also </w:t>
      </w:r>
      <w:r w:rsidR="00FC6F98">
        <w:rPr>
          <w:lang w:eastAsia="en-US"/>
        </w:rPr>
        <w:t>see the domain object XML.</w:t>
      </w:r>
    </w:p>
    <w:p w14:paraId="0873C214" w14:textId="2452D9F3" w:rsidR="00FC6F98" w:rsidRDefault="00FC6F98" w:rsidP="00863E3A">
      <w:pPr>
        <w:pStyle w:val="CodeExample"/>
      </w:pPr>
      <w:r>
        <w:rPr>
          <w:color w:val="008000"/>
        </w:rPr>
        <w:t>// [e5245366-2d61-4769-89a1-e36475439f28] Message received at 2017-04-14 14:07:50.1001</w:t>
      </w:r>
      <w:r>
        <w:br/>
        <w:t>{"protocol":</w:t>
      </w:r>
      <w:r>
        <w:rPr>
          <w:color w:val="00008B"/>
        </w:rPr>
        <w:t>1</w:t>
      </w:r>
      <w:r>
        <w:t>,"messageType":</w:t>
      </w:r>
      <w:r>
        <w:rPr>
          <w:color w:val="00008B"/>
        </w:rPr>
        <w:t>2</w:t>
      </w:r>
      <w:r>
        <w:t>,"correlationId":</w:t>
      </w:r>
      <w:r>
        <w:rPr>
          <w:color w:val="00008B"/>
        </w:rPr>
        <w:t>3</w:t>
      </w:r>
      <w:r>
        <w:t>,"messageId":</w:t>
      </w:r>
      <w:r>
        <w:rPr>
          <w:color w:val="00008B"/>
        </w:rPr>
        <w:t>2</w:t>
      </w:r>
      <w:r>
        <w:t>,"messageFlags":</w:t>
      </w:r>
      <w:r>
        <w:rPr>
          <w:color w:val="00008B"/>
        </w:rPr>
        <w:t>3</w:t>
      </w:r>
      <w:r>
        <w:t>}</w:t>
      </w:r>
      <w:r>
        <w:br/>
        <w:t>{</w:t>
      </w:r>
      <w:r>
        <w:br/>
        <w:t>  "channels": [</w:t>
      </w:r>
      <w:r>
        <w:br/>
        <w:t>    {</w:t>
      </w:r>
      <w:r>
        <w:br/>
        <w:t>      "channelUri": "</w:t>
      </w:r>
      <w:r w:rsidRPr="002B1752">
        <w:t xml:space="preserve"> </w:t>
      </w:r>
      <w:r>
        <w:t>eml://witsml20/Channel(cb224581-c2be-4fc6-be5f-91da7904fe7f)",</w:t>
      </w:r>
      <w:r>
        <w:br/>
        <w:t xml:space="preserve">      "channelId": </w:t>
      </w:r>
      <w:r>
        <w:rPr>
          <w:color w:val="00008B"/>
        </w:rPr>
        <w:t>1</w:t>
      </w:r>
      <w:r>
        <w:t>,</w:t>
      </w:r>
      <w:r>
        <w:br/>
        <w:t>      "indexes": [</w:t>
      </w:r>
      <w:r>
        <w:br/>
        <w:t>        {</w:t>
      </w:r>
      <w:r>
        <w:br/>
        <w:t>          "indexType": "Time",</w:t>
      </w:r>
      <w:r>
        <w:br/>
        <w:t>          "uom": "us",</w:t>
      </w:r>
      <w:r>
        <w:br/>
        <w:t xml:space="preserve">          "depthDatum": </w:t>
      </w:r>
      <w:r>
        <w:rPr>
          <w:color w:val="0000FF"/>
        </w:rPr>
        <w:t>null</w:t>
      </w:r>
      <w:r>
        <w:t>,</w:t>
      </w:r>
      <w:r>
        <w:br/>
        <w:t>          "direction": "Increasing",</w:t>
      </w:r>
      <w:r>
        <w:br/>
        <w:t xml:space="preserve">          "mnemonic": </w:t>
      </w:r>
      <w:r>
        <w:rPr>
          <w:color w:val="0000FF"/>
        </w:rPr>
        <w:t>null</w:t>
      </w:r>
      <w:r>
        <w:t>,</w:t>
      </w:r>
      <w:r>
        <w:br/>
        <w:t>          "description": "Time sent",</w:t>
      </w:r>
      <w:r>
        <w:br/>
        <w:t xml:space="preserve">          "uri": </w:t>
      </w:r>
      <w:r>
        <w:rPr>
          <w:color w:val="0000FF"/>
        </w:rPr>
        <w:t>null</w:t>
      </w:r>
      <w:r>
        <w:t>,</w:t>
      </w:r>
      <w:r>
        <w:br/>
        <w:t>          "customData": {},</w:t>
      </w:r>
      <w:r>
        <w:br/>
        <w:t xml:space="preserve">          "scale": </w:t>
      </w:r>
      <w:r>
        <w:rPr>
          <w:color w:val="00008B"/>
        </w:rPr>
        <w:t>0</w:t>
      </w:r>
      <w:r>
        <w:t>,</w:t>
      </w:r>
      <w:r>
        <w:br/>
        <w:t xml:space="preserve">          "timeDatum": </w:t>
      </w:r>
      <w:r>
        <w:rPr>
          <w:color w:val="0000FF"/>
        </w:rPr>
        <w:t>null</w:t>
      </w:r>
      <w:r>
        <w:br/>
        <w:t>        }</w:t>
      </w:r>
      <w:r>
        <w:br/>
        <w:t>      ],</w:t>
      </w:r>
      <w:r>
        <w:br/>
        <w:t>      "channelName": "ALARM",</w:t>
      </w:r>
      <w:r>
        <w:br/>
      </w:r>
      <w:r>
        <w:lastRenderedPageBreak/>
        <w:t>      "dataType": "string",</w:t>
      </w:r>
      <w:r>
        <w:br/>
        <w:t>      "uom": "none",</w:t>
      </w:r>
      <w:r>
        <w:br/>
        <w:t xml:space="preserve">      "startIndex": </w:t>
      </w:r>
      <w:r>
        <w:rPr>
          <w:color w:val="0000FF"/>
        </w:rPr>
        <w:t>null</w:t>
      </w:r>
      <w:r>
        <w:t>,</w:t>
      </w:r>
      <w:r>
        <w:br/>
        <w:t xml:space="preserve">      "endIndex": </w:t>
      </w:r>
      <w:r>
        <w:rPr>
          <w:color w:val="0000FF"/>
        </w:rPr>
        <w:t>null</w:t>
      </w:r>
      <w:r>
        <w:t>,</w:t>
      </w:r>
      <w:r>
        <w:br/>
        <w:t>      "description": "Alarm",</w:t>
      </w:r>
      <w:r>
        <w:br/>
        <w:t>      "status": "Active",</w:t>
      </w:r>
      <w:r>
        <w:br/>
        <w:t xml:space="preserve">      "contentType": </w:t>
      </w:r>
      <w:r>
        <w:rPr>
          <w:color w:val="0000FF"/>
        </w:rPr>
        <w:t>null</w:t>
      </w:r>
      <w:r>
        <w:t>,</w:t>
      </w:r>
      <w:r>
        <w:br/>
        <w:t>      "source": "Console",</w:t>
      </w:r>
      <w:r>
        <w:br/>
        <w:t>      "measureClass": "Unitless",</w:t>
      </w:r>
      <w:r>
        <w:br/>
        <w:t>      "uuid": "cb224581-c2be-4fc6-be5f-91da7904fe7f",</w:t>
      </w:r>
      <w:r>
        <w:br/>
        <w:t>      "customData": {},</w:t>
      </w:r>
      <w:r>
        <w:br/>
        <w:t>      "domainObject": {</w:t>
      </w:r>
      <w:r>
        <w:br/>
        <w:t>        "resource": {</w:t>
      </w:r>
      <w:r>
        <w:br/>
        <w:t>          "uri": "eml://witsml20/Channel(cb224581-c2be-4fc6-be5f-91da7904fe7f)",</w:t>
      </w:r>
      <w:r>
        <w:br/>
        <w:t>          "contentType": "application/x-witsml+xml;version=2.0;type=Channel",</w:t>
      </w:r>
      <w:r>
        <w:br/>
        <w:t>          "name": "ALARM",</w:t>
      </w:r>
      <w:r>
        <w:br/>
        <w:t xml:space="preserve">          "channelSubscribable": </w:t>
      </w:r>
      <w:r>
        <w:rPr>
          <w:color w:val="0000FF"/>
        </w:rPr>
        <w:t>true</w:t>
      </w:r>
      <w:r>
        <w:t>,</w:t>
      </w:r>
      <w:r>
        <w:br/>
        <w:t>          "customData": {},</w:t>
      </w:r>
      <w:r>
        <w:br/>
        <w:t>          "resourceType": "DataObject",</w:t>
      </w:r>
      <w:r>
        <w:br/>
        <w:t xml:space="preserve">          "hasChildren": </w:t>
      </w:r>
      <w:r>
        <w:rPr>
          <w:color w:val="00008B"/>
        </w:rPr>
        <w:t>0</w:t>
      </w:r>
      <w:r>
        <w:t>,</w:t>
      </w:r>
      <w:r>
        <w:br/>
        <w:t>          "uuid": "cb224581-c2be-4fc6-be5f-91da7904fe7f",</w:t>
      </w:r>
      <w:r>
        <w:br/>
        <w:t xml:space="preserve">          "lastChanged": </w:t>
      </w:r>
      <w:r>
        <w:rPr>
          <w:color w:val="00008B"/>
        </w:rPr>
        <w:t>1492196225411050</w:t>
      </w:r>
      <w:r>
        <w:t>,</w:t>
      </w:r>
      <w:r>
        <w:br/>
        <w:t xml:space="preserve">          "objectNotifiable": </w:t>
      </w:r>
      <w:r>
        <w:rPr>
          <w:color w:val="0000FF"/>
        </w:rPr>
        <w:t>true</w:t>
      </w:r>
      <w:r>
        <w:br/>
        <w:t>        },</w:t>
      </w:r>
      <w:r>
        <w:br/>
        <w:t>        "contentEncoding": "",</w:t>
      </w:r>
      <w:r>
        <w:br/>
        <w:t xml:space="preserve">        "data": </w:t>
      </w:r>
      <w:r w:rsidR="00452FCF" w:rsidRPr="00863E3A">
        <w:t>[ binary data truncated for readability ]</w:t>
      </w:r>
      <w:r>
        <w:br/>
        <w:t>      }</w:t>
      </w:r>
      <w:r>
        <w:br/>
        <w:t>    },</w:t>
      </w:r>
      <w:r>
        <w:br/>
        <w:t>    {</w:t>
      </w:r>
      <w:r>
        <w:br/>
        <w:t>      "channelUri": "</w:t>
      </w:r>
      <w:r w:rsidRPr="002B1752">
        <w:t xml:space="preserve"> </w:t>
      </w:r>
      <w:r>
        <w:t>eml://witsml20/Channel(503be6e8-47c7-45de-a2e9-af7850301cef)",</w:t>
      </w:r>
      <w:r>
        <w:br/>
        <w:t xml:space="preserve">      "channelId": </w:t>
      </w:r>
      <w:r>
        <w:rPr>
          <w:color w:val="00008B"/>
        </w:rPr>
        <w:t>2</w:t>
      </w:r>
      <w:r>
        <w:t>,</w:t>
      </w:r>
      <w:r>
        <w:br/>
        <w:t>      "indexes": [</w:t>
      </w:r>
      <w:r>
        <w:br/>
        <w:t>        {</w:t>
      </w:r>
      <w:r>
        <w:br/>
        <w:t>          "indexType": "Time",</w:t>
      </w:r>
      <w:r>
        <w:br/>
        <w:t>          "uom": "us",</w:t>
      </w:r>
      <w:r>
        <w:br/>
        <w:t xml:space="preserve">          "depthDatum": </w:t>
      </w:r>
      <w:r>
        <w:rPr>
          <w:color w:val="0000FF"/>
        </w:rPr>
        <w:t>null</w:t>
      </w:r>
      <w:r>
        <w:t>,</w:t>
      </w:r>
      <w:r>
        <w:br/>
        <w:t>          "direction": "Increasing",</w:t>
      </w:r>
      <w:r>
        <w:br/>
        <w:t xml:space="preserve">          "mnemonic": </w:t>
      </w:r>
      <w:r>
        <w:rPr>
          <w:color w:val="0000FF"/>
        </w:rPr>
        <w:t>null</w:t>
      </w:r>
      <w:r>
        <w:t>,</w:t>
      </w:r>
      <w:r>
        <w:br/>
        <w:t>          "description": "Time sent",</w:t>
      </w:r>
      <w:r>
        <w:br/>
        <w:t xml:space="preserve">          "uri": </w:t>
      </w:r>
      <w:r>
        <w:rPr>
          <w:color w:val="0000FF"/>
        </w:rPr>
        <w:t>null</w:t>
      </w:r>
      <w:r>
        <w:t>,</w:t>
      </w:r>
      <w:r>
        <w:br/>
        <w:t>          "customData": {},</w:t>
      </w:r>
      <w:r>
        <w:br/>
        <w:t xml:space="preserve">          "scale": </w:t>
      </w:r>
      <w:r>
        <w:rPr>
          <w:color w:val="00008B"/>
        </w:rPr>
        <w:t>0</w:t>
      </w:r>
      <w:r>
        <w:t>,</w:t>
      </w:r>
      <w:r>
        <w:br/>
        <w:t xml:space="preserve">          "timeDatum": </w:t>
      </w:r>
      <w:r>
        <w:rPr>
          <w:color w:val="0000FF"/>
        </w:rPr>
        <w:t>null</w:t>
      </w:r>
      <w:r>
        <w:br/>
        <w:t>        }</w:t>
      </w:r>
      <w:r>
        <w:br/>
        <w:t>      ],</w:t>
      </w:r>
      <w:r>
        <w:br/>
        <w:t>      "channelName": "ALERT",</w:t>
      </w:r>
      <w:r>
        <w:br/>
        <w:t>      "dataType": "string",</w:t>
      </w:r>
      <w:r>
        <w:br/>
        <w:t>      "uom": "none",</w:t>
      </w:r>
      <w:r>
        <w:br/>
        <w:t xml:space="preserve">      "startIndex": </w:t>
      </w:r>
      <w:r>
        <w:rPr>
          <w:color w:val="0000FF"/>
        </w:rPr>
        <w:t>null</w:t>
      </w:r>
      <w:r>
        <w:t>,</w:t>
      </w:r>
      <w:r>
        <w:br/>
        <w:t xml:space="preserve">      "endIndex": </w:t>
      </w:r>
      <w:r>
        <w:rPr>
          <w:color w:val="0000FF"/>
        </w:rPr>
        <w:t>null</w:t>
      </w:r>
      <w:r>
        <w:t>,</w:t>
      </w:r>
      <w:r>
        <w:br/>
        <w:t>      "description": "Alert",</w:t>
      </w:r>
      <w:r>
        <w:br/>
        <w:t>      "status": "Active",</w:t>
      </w:r>
      <w:r>
        <w:br/>
        <w:t xml:space="preserve">      "contentType": </w:t>
      </w:r>
      <w:r>
        <w:rPr>
          <w:color w:val="0000FF"/>
        </w:rPr>
        <w:t>null</w:t>
      </w:r>
      <w:r>
        <w:t>,</w:t>
      </w:r>
      <w:r>
        <w:br/>
        <w:t>      "source": "Console",</w:t>
      </w:r>
      <w:r>
        <w:br/>
        <w:t>      "measureClass": "Unitless",</w:t>
      </w:r>
      <w:r>
        <w:br/>
        <w:t>      "uuid": "503be6e8-47c7-45de-a2e9-af7850301cef",</w:t>
      </w:r>
      <w:r>
        <w:br/>
        <w:t>      "customData": {},</w:t>
      </w:r>
      <w:r>
        <w:br/>
        <w:t>      "domainObject": {</w:t>
      </w:r>
      <w:r>
        <w:br/>
        <w:t>        "resource": {</w:t>
      </w:r>
      <w:r>
        <w:br/>
        <w:t>          "uri": "eml://witsml20/Channel(503be6e8-47c7-45de-a2e9-af7850301cef)",</w:t>
      </w:r>
      <w:r>
        <w:br/>
        <w:t>          "contentType": "application/x-witsml+xml;version=2.0;type=Channel",</w:t>
      </w:r>
      <w:r>
        <w:br/>
      </w:r>
      <w:r>
        <w:lastRenderedPageBreak/>
        <w:t>          "name": "ALERT",</w:t>
      </w:r>
      <w:r>
        <w:br/>
        <w:t xml:space="preserve">          "channelSubscribable": </w:t>
      </w:r>
      <w:r>
        <w:rPr>
          <w:color w:val="0000FF"/>
        </w:rPr>
        <w:t>true</w:t>
      </w:r>
      <w:r>
        <w:t>,</w:t>
      </w:r>
      <w:r>
        <w:br/>
        <w:t>          "customData": {},</w:t>
      </w:r>
      <w:r>
        <w:br/>
        <w:t>          "resourceType": "DataObject",</w:t>
      </w:r>
      <w:r>
        <w:br/>
        <w:t xml:space="preserve">          "hasChildren": </w:t>
      </w:r>
      <w:r>
        <w:rPr>
          <w:color w:val="00008B"/>
        </w:rPr>
        <w:t>0</w:t>
      </w:r>
      <w:r>
        <w:t>,</w:t>
      </w:r>
      <w:r>
        <w:br/>
        <w:t>          "uuid": "503be6e8-47c7-45de-a2e9-af7850301cef",</w:t>
      </w:r>
      <w:r>
        <w:br/>
        <w:t xml:space="preserve">          "lastChanged": </w:t>
      </w:r>
      <w:r>
        <w:rPr>
          <w:color w:val="00008B"/>
        </w:rPr>
        <w:t>1492196225431674</w:t>
      </w:r>
      <w:r>
        <w:t>,</w:t>
      </w:r>
      <w:r>
        <w:br/>
        <w:t xml:space="preserve">          "objectNotifiable": </w:t>
      </w:r>
      <w:r>
        <w:rPr>
          <w:color w:val="0000FF"/>
        </w:rPr>
        <w:t>true</w:t>
      </w:r>
      <w:r>
        <w:br/>
        <w:t>        },</w:t>
      </w:r>
      <w:r>
        <w:br/>
        <w:t>        "contentEncoding": "",</w:t>
      </w:r>
      <w:r>
        <w:br/>
        <w:t xml:space="preserve">        "data": </w:t>
      </w:r>
      <w:r w:rsidR="00452FCF" w:rsidRPr="00863E3A">
        <w:t>[ binary data truncated for readability</w:t>
      </w:r>
      <w:r w:rsidR="00452FCF">
        <w:rPr>
          <w:rFonts w:ascii="Helvetica" w:hAnsi="Helvetica" w:cs="Helvetica"/>
        </w:rPr>
        <w:t xml:space="preserve"> ]</w:t>
      </w:r>
      <w:r>
        <w:br/>
        <w:t>      }</w:t>
      </w:r>
      <w:r>
        <w:br/>
        <w:t>    },</w:t>
      </w:r>
      <w:r>
        <w:br/>
        <w:t>    {</w:t>
      </w:r>
      <w:r>
        <w:br/>
        <w:t>      "channelUri": "</w:t>
      </w:r>
      <w:r w:rsidRPr="002B1752">
        <w:t xml:space="preserve"> </w:t>
      </w:r>
      <w:r>
        <w:t>eml://witsml20/Channel(5579b4a1-994a-415d-b511-39b7b4fe0ee6)",</w:t>
      </w:r>
      <w:r>
        <w:br/>
        <w:t xml:space="preserve">      "channelId": </w:t>
      </w:r>
      <w:r>
        <w:rPr>
          <w:color w:val="00008B"/>
        </w:rPr>
        <w:t>3</w:t>
      </w:r>
      <w:r>
        <w:t>,</w:t>
      </w:r>
      <w:r>
        <w:br/>
        <w:t>      "indexes": [</w:t>
      </w:r>
      <w:r>
        <w:br/>
        <w:t>        {</w:t>
      </w:r>
      <w:r>
        <w:br/>
        <w:t>          "indexType": "Time",</w:t>
      </w:r>
      <w:r>
        <w:br/>
        <w:t>          "uom": "us",</w:t>
      </w:r>
      <w:r>
        <w:br/>
        <w:t xml:space="preserve">          "depthDatum": </w:t>
      </w:r>
      <w:r>
        <w:rPr>
          <w:color w:val="0000FF"/>
        </w:rPr>
        <w:t>null</w:t>
      </w:r>
      <w:r>
        <w:t>,</w:t>
      </w:r>
      <w:r>
        <w:br/>
        <w:t>          "direction": "Increasing",</w:t>
      </w:r>
      <w:r>
        <w:br/>
        <w:t xml:space="preserve">          "mnemonic": </w:t>
      </w:r>
      <w:r>
        <w:rPr>
          <w:color w:val="0000FF"/>
        </w:rPr>
        <w:t>null</w:t>
      </w:r>
      <w:r>
        <w:t>,</w:t>
      </w:r>
      <w:r>
        <w:br/>
        <w:t>          "description": "Time sent",</w:t>
      </w:r>
      <w:r>
        <w:br/>
        <w:t xml:space="preserve">          "uri": </w:t>
      </w:r>
      <w:r>
        <w:rPr>
          <w:color w:val="0000FF"/>
        </w:rPr>
        <w:t>null</w:t>
      </w:r>
      <w:r>
        <w:t>,</w:t>
      </w:r>
      <w:r>
        <w:br/>
        <w:t>          "customData": {},</w:t>
      </w:r>
      <w:r>
        <w:br/>
        <w:t xml:space="preserve">          "scale": </w:t>
      </w:r>
      <w:r>
        <w:rPr>
          <w:color w:val="00008B"/>
        </w:rPr>
        <w:t>0</w:t>
      </w:r>
      <w:r>
        <w:t>,</w:t>
      </w:r>
      <w:r>
        <w:br/>
        <w:t xml:space="preserve">          "timeDatum": </w:t>
      </w:r>
      <w:r>
        <w:rPr>
          <w:color w:val="0000FF"/>
        </w:rPr>
        <w:t>null</w:t>
      </w:r>
      <w:r>
        <w:br/>
        <w:t>        }</w:t>
      </w:r>
      <w:r>
        <w:br/>
        <w:t>      ],</w:t>
      </w:r>
      <w:r>
        <w:br/>
        <w:t>      "channelName": "ANNOT",</w:t>
      </w:r>
      <w:r>
        <w:br/>
        <w:t>      "dataType": "string",</w:t>
      </w:r>
      <w:r>
        <w:br/>
        <w:t>      "uom": "none",</w:t>
      </w:r>
      <w:r>
        <w:br/>
        <w:t xml:space="preserve">      "startIndex": </w:t>
      </w:r>
      <w:r>
        <w:rPr>
          <w:color w:val="0000FF"/>
        </w:rPr>
        <w:t>null</w:t>
      </w:r>
      <w:r>
        <w:t>,</w:t>
      </w:r>
      <w:r>
        <w:br/>
        <w:t xml:space="preserve">      "endIndex": </w:t>
      </w:r>
      <w:r>
        <w:rPr>
          <w:color w:val="0000FF"/>
        </w:rPr>
        <w:t>null</w:t>
      </w:r>
      <w:r>
        <w:t>,</w:t>
      </w:r>
      <w:r>
        <w:br/>
        <w:t>      "description": "Annotation",</w:t>
      </w:r>
      <w:r>
        <w:br/>
        <w:t>      "status": "Active",</w:t>
      </w:r>
      <w:r>
        <w:br/>
        <w:t xml:space="preserve">      "contentType": </w:t>
      </w:r>
      <w:r>
        <w:rPr>
          <w:color w:val="0000FF"/>
        </w:rPr>
        <w:t>null</w:t>
      </w:r>
      <w:r>
        <w:t>,</w:t>
      </w:r>
      <w:r>
        <w:br/>
        <w:t>      "source": "Console",</w:t>
      </w:r>
      <w:r>
        <w:br/>
        <w:t>      "measureClass": "Unitless",</w:t>
      </w:r>
      <w:r>
        <w:br/>
        <w:t>      "uuid": "5579b4a1-994a-415d-b511-39b7b4fe0ee6",</w:t>
      </w:r>
      <w:r>
        <w:br/>
        <w:t>      "customData": {},</w:t>
      </w:r>
      <w:r>
        <w:br/>
        <w:t>      "domainObject": {</w:t>
      </w:r>
      <w:r>
        <w:br/>
        <w:t>        "resource": {</w:t>
      </w:r>
      <w:r>
        <w:br/>
        <w:t>          "uri": "eml://witsml20/Channel(5579b4a1-994a-415d-b511-39b7b4fe0ee6)",</w:t>
      </w:r>
      <w:r>
        <w:br/>
        <w:t>          "contentType": "application/x-witsml+xml;version=2.0;type=Channel",</w:t>
      </w:r>
      <w:r>
        <w:br/>
        <w:t>          "name": "ANNOT",</w:t>
      </w:r>
      <w:r>
        <w:br/>
        <w:t xml:space="preserve">          "channelSubscribable": </w:t>
      </w:r>
      <w:r>
        <w:rPr>
          <w:color w:val="0000FF"/>
        </w:rPr>
        <w:t>true</w:t>
      </w:r>
      <w:r>
        <w:t>,</w:t>
      </w:r>
      <w:r>
        <w:br/>
        <w:t>          "customData": {},</w:t>
      </w:r>
      <w:r>
        <w:br/>
        <w:t>          "resourceType": "DataObject",</w:t>
      </w:r>
      <w:r>
        <w:br/>
        <w:t xml:space="preserve">          "hasChildren": </w:t>
      </w:r>
      <w:r>
        <w:rPr>
          <w:color w:val="00008B"/>
        </w:rPr>
        <w:t>0</w:t>
      </w:r>
      <w:r>
        <w:t>,</w:t>
      </w:r>
      <w:r>
        <w:br/>
        <w:t>          "uuid": "5579b4a1-994a-415d-b511-39b7b4fe0ee6",</w:t>
      </w:r>
      <w:r>
        <w:br/>
        <w:t xml:space="preserve">          "lastChanged": </w:t>
      </w:r>
      <w:r>
        <w:rPr>
          <w:color w:val="00008B"/>
        </w:rPr>
        <w:t>1492196225448718</w:t>
      </w:r>
      <w:r>
        <w:t>,</w:t>
      </w:r>
      <w:r>
        <w:br/>
        <w:t xml:space="preserve">          "objectNotifiable": </w:t>
      </w:r>
      <w:r>
        <w:rPr>
          <w:color w:val="0000FF"/>
        </w:rPr>
        <w:t>true</w:t>
      </w:r>
      <w:r>
        <w:br/>
        <w:t>        },</w:t>
      </w:r>
      <w:r>
        <w:br/>
        <w:t>        "conten</w:t>
      </w:r>
      <w:r w:rsidR="00452FCF">
        <w:t>tEncoding": "",</w:t>
      </w:r>
      <w:r w:rsidR="00452FCF">
        <w:br/>
        <w:t xml:space="preserve">        "data": </w:t>
      </w:r>
      <w:r w:rsidR="00452FCF" w:rsidRPr="00863E3A">
        <w:t>[ binary data truncated for readability ]</w:t>
      </w:r>
      <w:r w:rsidR="00452FCF">
        <w:t xml:space="preserve"> </w:t>
      </w:r>
      <w:r>
        <w:br/>
        <w:t>      }</w:t>
      </w:r>
      <w:r>
        <w:br/>
        <w:t>    }</w:t>
      </w:r>
      <w:r>
        <w:br/>
        <w:t>  ]</w:t>
      </w:r>
      <w:r>
        <w:br/>
        <w:t>}</w:t>
      </w:r>
    </w:p>
    <w:p w14:paraId="5BE938BA" w14:textId="77777777" w:rsidR="00FC6F98" w:rsidRDefault="00FC6F98" w:rsidP="00FC6F98"/>
    <w:p w14:paraId="1D323201" w14:textId="66E3C07A" w:rsidR="00FC6F98" w:rsidRDefault="00FC6F98" w:rsidP="00863E3A">
      <w:pPr>
        <w:pStyle w:val="BodyText1"/>
        <w:keepNext/>
      </w:pPr>
      <w:r>
        <w:t>Example Channel data object decoded as XML</w:t>
      </w:r>
      <w:r w:rsidR="00C91D63">
        <w:t>:</w:t>
      </w:r>
    </w:p>
    <w:p w14:paraId="29B52290" w14:textId="77777777" w:rsidR="00FC6F98" w:rsidRDefault="00FC6F98" w:rsidP="00C91D63">
      <w:pPr>
        <w:pStyle w:val="CodeExample"/>
      </w:pPr>
      <w:r>
        <w:rPr>
          <w:color w:val="8B008B"/>
        </w:rPr>
        <w:t>&lt;Channel xmlns:</w:t>
      </w:r>
      <w:r>
        <w:rPr>
          <w:color w:val="FF0000"/>
        </w:rPr>
        <w:t>xlink</w:t>
      </w:r>
      <w:r>
        <w:t>="http://www.w3.org/1999/xlink"</w:t>
      </w:r>
      <w:r>
        <w:rPr>
          <w:color w:val="8B008B"/>
        </w:rPr>
        <w:t xml:space="preserve"> xmlns:</w:t>
      </w:r>
      <w:r>
        <w:rPr>
          <w:color w:val="FF0000"/>
        </w:rPr>
        <w:t>xsi</w:t>
      </w:r>
      <w:r>
        <w:t>="http://www.w3.org/2001/XMLSchema-instance"</w:t>
      </w:r>
      <w:r>
        <w:rPr>
          <w:color w:val="8B008B"/>
        </w:rPr>
        <w:t xml:space="preserve"> xmlns:</w:t>
      </w:r>
      <w:r>
        <w:rPr>
          <w:color w:val="FF0000"/>
        </w:rPr>
        <w:t>dc</w:t>
      </w:r>
      <w:r>
        <w:t>="http://purl.org/dc/terms/"</w:t>
      </w:r>
      <w:r>
        <w:rPr>
          <w:color w:val="8B008B"/>
        </w:rPr>
        <w:t xml:space="preserve"> xmlns:</w:t>
      </w:r>
      <w:r>
        <w:rPr>
          <w:color w:val="FF0000"/>
        </w:rPr>
        <w:t>gml</w:t>
      </w:r>
      <w:r>
        <w:t>="http://www.opengis.net/gml/3.2"</w:t>
      </w:r>
      <w:r>
        <w:rPr>
          <w:color w:val="8B008B"/>
        </w:rPr>
        <w:t xml:space="preserve"> </w:t>
      </w:r>
      <w:r>
        <w:rPr>
          <w:color w:val="FF0000"/>
        </w:rPr>
        <w:t>schemaVersion</w:t>
      </w:r>
      <w:r>
        <w:t>="2.0"</w:t>
      </w:r>
      <w:r>
        <w:rPr>
          <w:color w:val="8B008B"/>
        </w:rPr>
        <w:t xml:space="preserve"> </w:t>
      </w:r>
      <w:r>
        <w:rPr>
          <w:color w:val="FF0000"/>
        </w:rPr>
        <w:t>uuid</w:t>
      </w:r>
      <w:r>
        <w:t>="cb224581-c2be-4fc6-be5f-91da7904fe7f"</w:t>
      </w:r>
      <w:r>
        <w:rPr>
          <w:color w:val="8B008B"/>
        </w:rPr>
        <w:t xml:space="preserve"> </w:t>
      </w:r>
      <w:r>
        <w:rPr>
          <w:color w:val="FF0000"/>
        </w:rPr>
        <w:t>xmlns</w:t>
      </w:r>
      <w:r>
        <w:t>="http://www.energistics.org/energyml/data/witsmlv2"</w:t>
      </w:r>
      <w:r>
        <w:rPr>
          <w:color w:val="8B008B"/>
        </w:rPr>
        <w:t>&gt;</w:t>
      </w:r>
      <w:r>
        <w:br/>
        <w:t>  </w:t>
      </w:r>
      <w:r>
        <w:rPr>
          <w:color w:val="8B008B"/>
        </w:rPr>
        <w:t xml:space="preserve">&lt;Citation </w:t>
      </w:r>
      <w:r>
        <w:rPr>
          <w:color w:val="FF0000"/>
        </w:rPr>
        <w:t>xmlns</w:t>
      </w:r>
      <w:r>
        <w:t>="http://www.energistics.org/energyml/data/commonv2"</w:t>
      </w:r>
      <w:r>
        <w:rPr>
          <w:color w:val="8B008B"/>
        </w:rPr>
        <w:t>&gt;</w:t>
      </w:r>
      <w:r>
        <w:br/>
        <w:t>    </w:t>
      </w:r>
      <w:r>
        <w:rPr>
          <w:color w:val="8B008B"/>
        </w:rPr>
        <w:t>&lt;Title&gt;</w:t>
      </w:r>
      <w:r>
        <w:t>ALARM</w:t>
      </w:r>
      <w:r>
        <w:rPr>
          <w:color w:val="8B008B"/>
        </w:rPr>
        <w:t>&lt;/Title&gt;</w:t>
      </w:r>
      <w:r>
        <w:br/>
        <w:t>    </w:t>
      </w:r>
      <w:r>
        <w:rPr>
          <w:color w:val="8B008B"/>
        </w:rPr>
        <w:t>&lt;Originator&gt;</w:t>
      </w:r>
      <w:r>
        <w:t>PDS</w:t>
      </w:r>
      <w:r>
        <w:rPr>
          <w:color w:val="8B008B"/>
        </w:rPr>
        <w:t>&lt;/Originator&gt;</w:t>
      </w:r>
      <w:r>
        <w:br/>
        <w:t>    </w:t>
      </w:r>
      <w:r>
        <w:rPr>
          <w:color w:val="8B008B"/>
        </w:rPr>
        <w:t>&lt;Creation&gt;</w:t>
      </w:r>
      <w:r>
        <w:t>2017-04-14T00:00:00Z</w:t>
      </w:r>
      <w:r>
        <w:rPr>
          <w:color w:val="8B008B"/>
        </w:rPr>
        <w:t>&lt;/Creation&gt;</w:t>
      </w:r>
      <w:r>
        <w:br/>
        <w:t>    </w:t>
      </w:r>
      <w:r>
        <w:rPr>
          <w:color w:val="8B008B"/>
        </w:rPr>
        <w:t>&lt;Format&gt;</w:t>
      </w:r>
      <w:r>
        <w:t>MessageConsole</w:t>
      </w:r>
      <w:r>
        <w:rPr>
          <w:color w:val="8B008B"/>
        </w:rPr>
        <w:t>&lt;/Format&gt;</w:t>
      </w:r>
      <w:r>
        <w:br/>
        <w:t>    </w:t>
      </w:r>
      <w:r>
        <w:rPr>
          <w:color w:val="8B008B"/>
        </w:rPr>
        <w:t>&lt;LastUpdate&gt;</w:t>
      </w:r>
      <w:r>
        <w:t>2017-04-14T23:05:06.233893Z</w:t>
      </w:r>
      <w:r>
        <w:rPr>
          <w:color w:val="8B008B"/>
        </w:rPr>
        <w:t>&lt;/LastUpdate&gt;</w:t>
      </w:r>
      <w:r>
        <w:br/>
        <w:t>    </w:t>
      </w:r>
      <w:r>
        <w:rPr>
          <w:color w:val="8B008B"/>
        </w:rPr>
        <w:t>&lt;Description&gt;</w:t>
      </w:r>
      <w:r>
        <w:t>Alarm</w:t>
      </w:r>
      <w:r>
        <w:rPr>
          <w:color w:val="8B008B"/>
        </w:rPr>
        <w:t>&lt;/Description&gt;</w:t>
      </w:r>
      <w:r>
        <w:br/>
        <w:t>  </w:t>
      </w:r>
      <w:r>
        <w:rPr>
          <w:color w:val="8B008B"/>
        </w:rPr>
        <w:t>&lt;/Citation&gt;</w:t>
      </w:r>
      <w:r>
        <w:br/>
        <w:t>  </w:t>
      </w:r>
      <w:r>
        <w:rPr>
          <w:color w:val="8B008B"/>
        </w:rPr>
        <w:t>&lt;Mnemonic&gt;</w:t>
      </w:r>
      <w:r>
        <w:t>ALARM</w:t>
      </w:r>
      <w:r>
        <w:rPr>
          <w:color w:val="8B008B"/>
        </w:rPr>
        <w:t>&lt;/Mnemonic&gt;</w:t>
      </w:r>
      <w:r>
        <w:br/>
        <w:t>  </w:t>
      </w:r>
      <w:r>
        <w:rPr>
          <w:color w:val="8B008B"/>
        </w:rPr>
        <w:t>&lt;DataType&gt;</w:t>
      </w:r>
      <w:r>
        <w:t>double</w:t>
      </w:r>
      <w:r>
        <w:rPr>
          <w:color w:val="8B008B"/>
        </w:rPr>
        <w:t>&lt;/DataType&gt;</w:t>
      </w:r>
      <w:r>
        <w:br/>
        <w:t>  </w:t>
      </w:r>
      <w:r>
        <w:rPr>
          <w:color w:val="8B008B"/>
        </w:rPr>
        <w:t>&lt;Uom xsi:</w:t>
      </w:r>
      <w:r>
        <w:rPr>
          <w:color w:val="FF0000"/>
        </w:rPr>
        <w:t>nil</w:t>
      </w:r>
      <w:r>
        <w:t>="true"</w:t>
      </w:r>
      <w:r>
        <w:rPr>
          <w:color w:val="8B008B"/>
        </w:rPr>
        <w:t xml:space="preserve"> /&gt;</w:t>
      </w:r>
      <w:r>
        <w:br/>
        <w:t>  </w:t>
      </w:r>
      <w:r>
        <w:rPr>
          <w:color w:val="8B008B"/>
        </w:rPr>
        <w:t>&lt;GrowingStatus&gt;</w:t>
      </w:r>
      <w:r>
        <w:t>active</w:t>
      </w:r>
      <w:r>
        <w:rPr>
          <w:color w:val="8B008B"/>
        </w:rPr>
        <w:t>&lt;/GrowingStatus&gt;</w:t>
      </w:r>
      <w:r>
        <w:br/>
        <w:t>  </w:t>
      </w:r>
      <w:r>
        <w:rPr>
          <w:color w:val="8B008B"/>
        </w:rPr>
        <w:t>&lt;Wellbore&gt;</w:t>
      </w:r>
      <w:r>
        <w:br/>
        <w:t>    </w:t>
      </w:r>
      <w:r>
        <w:rPr>
          <w:color w:val="8B008B"/>
        </w:rPr>
        <w:t xml:space="preserve">&lt;ContentType </w:t>
      </w:r>
      <w:r>
        <w:rPr>
          <w:color w:val="FF0000"/>
        </w:rPr>
        <w:t>xmlns</w:t>
      </w:r>
      <w:r>
        <w:t>="http://www.energistics.org/energyml/data/commonv2"</w:t>
      </w:r>
      <w:r>
        <w:rPr>
          <w:color w:val="8B008B"/>
        </w:rPr>
        <w:t>&gt;</w:t>
      </w:r>
      <w:r>
        <w:t>application/x-witsml+xml;version=2.0;type=Wellbore</w:t>
      </w:r>
      <w:r>
        <w:rPr>
          <w:color w:val="8B008B"/>
        </w:rPr>
        <w:t>&lt;/ContentType&gt;</w:t>
      </w:r>
      <w:r>
        <w:br/>
        <w:t>    </w:t>
      </w:r>
      <w:r>
        <w:rPr>
          <w:color w:val="8B008B"/>
        </w:rPr>
        <w:t xml:space="preserve">&lt;Title </w:t>
      </w:r>
      <w:r>
        <w:rPr>
          <w:color w:val="FF0000"/>
        </w:rPr>
        <w:t>xmlns</w:t>
      </w:r>
      <w:r>
        <w:t>="http://www.energistics.org/energyml/data/commonv2"</w:t>
      </w:r>
      <w:r>
        <w:rPr>
          <w:color w:val="8B008B"/>
        </w:rPr>
        <w:t>&gt;</w:t>
      </w:r>
      <w:r>
        <w:t>WB-A1</w:t>
      </w:r>
      <w:r>
        <w:rPr>
          <w:color w:val="8B008B"/>
        </w:rPr>
        <w:t>&lt;/Title&gt;</w:t>
      </w:r>
      <w:r>
        <w:br/>
        <w:t>    </w:t>
      </w:r>
      <w:r>
        <w:rPr>
          <w:color w:val="8B008B"/>
        </w:rPr>
        <w:t xml:space="preserve">&lt;Uuid </w:t>
      </w:r>
      <w:r>
        <w:rPr>
          <w:color w:val="FF0000"/>
        </w:rPr>
        <w:t>xmlns</w:t>
      </w:r>
      <w:r>
        <w:t>="http://www.energistics.org/energyml/data/commonv2"</w:t>
      </w:r>
      <w:r>
        <w:rPr>
          <w:color w:val="8B008B"/>
        </w:rPr>
        <w:t>&gt;</w:t>
      </w:r>
      <w:r>
        <w:t>2cf95836-8d9c-4b56-a6a0-803d21e12a24</w:t>
      </w:r>
      <w:r>
        <w:rPr>
          <w:color w:val="8B008B"/>
        </w:rPr>
        <w:t>&lt;/Uuid&gt;</w:t>
      </w:r>
      <w:r>
        <w:br/>
        <w:t>  </w:t>
      </w:r>
      <w:r>
        <w:rPr>
          <w:color w:val="8B008B"/>
        </w:rPr>
        <w:t>&lt;/Wellbore&gt;</w:t>
      </w:r>
      <w:r>
        <w:br/>
        <w:t>  </w:t>
      </w:r>
      <w:r>
        <w:rPr>
          <w:color w:val="8B008B"/>
        </w:rPr>
        <w:t>&lt;TimeDepth&gt;</w:t>
      </w:r>
      <w:r>
        <w:t>Time</w:t>
      </w:r>
      <w:r>
        <w:rPr>
          <w:color w:val="8B008B"/>
        </w:rPr>
        <w:t>&lt;/TimeDepth&gt;</w:t>
      </w:r>
      <w:r>
        <w:br/>
        <w:t>  </w:t>
      </w:r>
      <w:r>
        <w:rPr>
          <w:color w:val="8B008B"/>
        </w:rPr>
        <w:t>&lt;ChannelClass&gt;</w:t>
      </w:r>
      <w:r>
        <w:br/>
        <w:t>    </w:t>
      </w:r>
      <w:r>
        <w:rPr>
          <w:color w:val="8B008B"/>
        </w:rPr>
        <w:t xml:space="preserve">&lt;ContentType </w:t>
      </w:r>
      <w:r>
        <w:rPr>
          <w:color w:val="FF0000"/>
        </w:rPr>
        <w:t>xmlns</w:t>
      </w:r>
      <w:r>
        <w:t>="http://www.energistics.org/energyml/data/commonv2"</w:t>
      </w:r>
      <w:r>
        <w:rPr>
          <w:color w:val="8B008B"/>
        </w:rPr>
        <w:t>&gt;</w:t>
      </w:r>
      <w:r>
        <w:t>application/x-eml+xml;version=2.1;type=PropertyKind</w:t>
      </w:r>
      <w:r>
        <w:rPr>
          <w:color w:val="8B008B"/>
        </w:rPr>
        <w:t>&lt;/ContentType&gt;</w:t>
      </w:r>
      <w:r>
        <w:br/>
        <w:t>    </w:t>
      </w:r>
      <w:r>
        <w:rPr>
          <w:color w:val="8B008B"/>
        </w:rPr>
        <w:t xml:space="preserve">&lt;Title </w:t>
      </w:r>
      <w:r>
        <w:rPr>
          <w:color w:val="FF0000"/>
        </w:rPr>
        <w:t>xmlns</w:t>
      </w:r>
      <w:r>
        <w:t>="http://www.energistics.org/energyml/data/commonv2"</w:t>
      </w:r>
      <w:r>
        <w:rPr>
          <w:color w:val="8B008B"/>
        </w:rPr>
        <w:t>&gt;</w:t>
      </w:r>
      <w:r>
        <w:t>none</w:t>
      </w:r>
      <w:r>
        <w:rPr>
          <w:color w:val="8B008B"/>
        </w:rPr>
        <w:t>&lt;/Title&gt;</w:t>
      </w:r>
      <w:r>
        <w:br/>
        <w:t>    </w:t>
      </w:r>
      <w:r>
        <w:rPr>
          <w:color w:val="8B008B"/>
        </w:rPr>
        <w:t xml:space="preserve">&lt;Uuid </w:t>
      </w:r>
      <w:r>
        <w:rPr>
          <w:color w:val="FF0000"/>
        </w:rPr>
        <w:t>xmlns</w:t>
      </w:r>
      <w:r>
        <w:t>="http://www.energistics.org/energyml/data/commonv2"</w:t>
      </w:r>
      <w:r>
        <w:rPr>
          <w:color w:val="8B008B"/>
        </w:rPr>
        <w:t>&gt;</w:t>
      </w:r>
      <w:r>
        <w:t>a818e404-dbc9-41e0-adc8-455eafc5b8d1</w:t>
      </w:r>
      <w:r>
        <w:rPr>
          <w:color w:val="8B008B"/>
        </w:rPr>
        <w:t>&lt;/Uuid&gt;</w:t>
      </w:r>
      <w:r>
        <w:br/>
        <w:t>  </w:t>
      </w:r>
      <w:r>
        <w:rPr>
          <w:color w:val="8B008B"/>
        </w:rPr>
        <w:t>&lt;/ChannelClass&gt;</w:t>
      </w:r>
      <w:r>
        <w:br/>
        <w:t>  </w:t>
      </w:r>
      <w:r>
        <w:rPr>
          <w:color w:val="8B008B"/>
        </w:rPr>
        <w:t>&lt;LoggingCompanyName&gt;</w:t>
      </w:r>
      <w:r>
        <w:t>PDS</w:t>
      </w:r>
      <w:r>
        <w:rPr>
          <w:color w:val="8B008B"/>
        </w:rPr>
        <w:t>&lt;/LoggingCompanyName&gt;</w:t>
      </w:r>
      <w:r>
        <w:br/>
        <w:t>  </w:t>
      </w:r>
      <w:r>
        <w:rPr>
          <w:color w:val="8B008B"/>
        </w:rPr>
        <w:t>&lt;Index&gt;</w:t>
      </w:r>
      <w:r>
        <w:br/>
        <w:t>    </w:t>
      </w:r>
      <w:r>
        <w:rPr>
          <w:color w:val="8B008B"/>
        </w:rPr>
        <w:t>&lt;IndexType&gt;</w:t>
      </w:r>
      <w:r>
        <w:t>date time</w:t>
      </w:r>
      <w:r>
        <w:rPr>
          <w:color w:val="8B008B"/>
        </w:rPr>
        <w:t>&lt;/IndexType&gt;</w:t>
      </w:r>
      <w:r>
        <w:br/>
        <w:t>    </w:t>
      </w:r>
      <w:r>
        <w:rPr>
          <w:color w:val="8B008B"/>
        </w:rPr>
        <w:t>&lt;Uom&gt;</w:t>
      </w:r>
      <w:r>
        <w:t>us</w:t>
      </w:r>
      <w:r>
        <w:rPr>
          <w:color w:val="8B008B"/>
        </w:rPr>
        <w:t>&lt;/Uom&gt;</w:t>
      </w:r>
      <w:r>
        <w:br/>
        <w:t>    </w:t>
      </w:r>
      <w:r>
        <w:rPr>
          <w:color w:val="8B008B"/>
        </w:rPr>
        <w:t>&lt;Direction&gt;</w:t>
      </w:r>
      <w:r>
        <w:t>increasing</w:t>
      </w:r>
      <w:r>
        <w:rPr>
          <w:color w:val="8B008B"/>
        </w:rPr>
        <w:t>&lt;/Direction&gt;</w:t>
      </w:r>
      <w:r>
        <w:br/>
        <w:t>  </w:t>
      </w:r>
      <w:r>
        <w:rPr>
          <w:color w:val="8B008B"/>
        </w:rPr>
        <w:t>&lt;/Index&gt;</w:t>
      </w:r>
      <w:r>
        <w:br/>
      </w:r>
      <w:r>
        <w:rPr>
          <w:color w:val="8B008B"/>
        </w:rPr>
        <w:t>&lt;/Channel&gt;</w:t>
      </w:r>
    </w:p>
    <w:p w14:paraId="7AA32CA9" w14:textId="77777777" w:rsidR="00FC6F98" w:rsidRPr="00863E3A" w:rsidRDefault="00FC6F98" w:rsidP="00FC6F98">
      <w:pPr>
        <w:pStyle w:val="BodyText1"/>
        <w:rPr>
          <w:lang w:eastAsia="en-US"/>
        </w:rPr>
      </w:pPr>
    </w:p>
    <w:p w14:paraId="13A3601E" w14:textId="1724ECD0" w:rsidR="00390024" w:rsidRDefault="00390024" w:rsidP="00E67D98">
      <w:pPr>
        <w:pStyle w:val="Heading3"/>
      </w:pPr>
      <w:bookmarkStart w:id="145" w:name="_Toc485039788"/>
      <w:bookmarkStart w:id="146" w:name="_Toc485629821"/>
      <w:bookmarkStart w:id="147" w:name="_Toc485039693"/>
      <w:bookmarkStart w:id="148" w:name="_Toc485039791"/>
      <w:bookmarkStart w:id="149" w:name="_Toc485039696"/>
      <w:bookmarkStart w:id="150" w:name="_Toc485039794"/>
      <w:bookmarkStart w:id="151" w:name="_Toc485039697"/>
      <w:bookmarkStart w:id="152" w:name="_Toc485039795"/>
      <w:bookmarkStart w:id="153" w:name="_Toc485039698"/>
      <w:bookmarkStart w:id="154" w:name="_Toc485039796"/>
      <w:bookmarkStart w:id="155" w:name="_Toc485039699"/>
      <w:bookmarkStart w:id="156" w:name="_Toc485039797"/>
      <w:bookmarkStart w:id="157" w:name="_Toc485039700"/>
      <w:bookmarkStart w:id="158" w:name="_Toc485039798"/>
      <w:bookmarkStart w:id="159" w:name="_Toc485039701"/>
      <w:bookmarkStart w:id="160" w:name="_Toc485039799"/>
      <w:bookmarkStart w:id="161" w:name="_Toc485039703"/>
      <w:bookmarkStart w:id="162" w:name="_Toc485039801"/>
      <w:bookmarkStart w:id="163" w:name="_Toc485039704"/>
      <w:bookmarkStart w:id="164" w:name="_Toc485039802"/>
      <w:bookmarkStart w:id="165" w:name="_Toc485039705"/>
      <w:bookmarkStart w:id="166" w:name="_Toc485039803"/>
      <w:bookmarkStart w:id="167" w:name="_Toc485039706"/>
      <w:bookmarkStart w:id="168" w:name="_Toc485039804"/>
      <w:bookmarkStart w:id="169" w:name="_Toc485039708"/>
      <w:bookmarkStart w:id="170" w:name="_Toc485039806"/>
      <w:bookmarkStart w:id="171" w:name="_Toc485629839"/>
      <w:bookmarkStart w:id="172" w:name="_Toc485039710"/>
      <w:bookmarkStart w:id="173" w:name="_Toc485039808"/>
      <w:bookmarkStart w:id="174" w:name="_Toc485039711"/>
      <w:bookmarkStart w:id="175" w:name="_Toc485039809"/>
      <w:bookmarkStart w:id="176" w:name="_Toc485039712"/>
      <w:bookmarkStart w:id="177" w:name="_Toc485039810"/>
      <w:bookmarkStart w:id="178" w:name="_Toc485039713"/>
      <w:bookmarkStart w:id="179" w:name="_Toc485039811"/>
      <w:bookmarkStart w:id="180" w:name="_Toc485039715"/>
      <w:bookmarkStart w:id="181" w:name="_Toc485039813"/>
      <w:bookmarkStart w:id="182" w:name="_Toc485629846"/>
      <w:bookmarkStart w:id="183" w:name="_Toc485039717"/>
      <w:bookmarkStart w:id="184" w:name="_Toc485039815"/>
      <w:bookmarkStart w:id="185" w:name="_Toc485039718"/>
      <w:bookmarkStart w:id="186" w:name="_Toc485039816"/>
      <w:bookmarkStart w:id="187" w:name="_Toc485629849"/>
      <w:bookmarkStart w:id="188" w:name="_Toc495651928"/>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r>
        <w:t>Send Alarm</w:t>
      </w:r>
      <w:r w:rsidR="00DC180C">
        <w:t xml:space="preserve"> Example</w:t>
      </w:r>
      <w:r w:rsidR="00A70309">
        <w:t xml:space="preserve"> ChannelData Message</w:t>
      </w:r>
      <w:bookmarkEnd w:id="188"/>
    </w:p>
    <w:p w14:paraId="7622836F" w14:textId="58ECB685" w:rsidR="001A0085" w:rsidRDefault="00BA084F" w:rsidP="001A0085">
      <w:pPr>
        <w:pStyle w:val="BodyText1"/>
      </w:pPr>
      <w:r>
        <w:t>The example here shows t</w:t>
      </w:r>
      <w:r w:rsidR="00DC180C">
        <w:t>he message received by a channel-streaming consumer</w:t>
      </w:r>
      <w:r w:rsidR="007B05F8">
        <w:t xml:space="preserve"> (in response to the ChannelMetadata message in Section </w:t>
      </w:r>
      <w:r w:rsidR="007B05F8">
        <w:fldChar w:fldCharType="begin"/>
      </w:r>
      <w:r w:rsidR="007B05F8">
        <w:instrText xml:space="preserve"> REF _Ref490642432 \w \h </w:instrText>
      </w:r>
      <w:r w:rsidR="007B05F8">
        <w:fldChar w:fldCharType="separate"/>
      </w:r>
      <w:r w:rsidR="007B05F8">
        <w:t>4.4.2</w:t>
      </w:r>
      <w:r w:rsidR="007B05F8">
        <w:fldChar w:fldCharType="end"/>
      </w:r>
      <w:r w:rsidR="007B05F8">
        <w:t xml:space="preserve"> </w:t>
      </w:r>
      <w:r w:rsidR="007B05F8">
        <w:fldChar w:fldCharType="begin"/>
      </w:r>
      <w:r w:rsidR="007B05F8">
        <w:instrText xml:space="preserve"> REF _Ref490642432 \p \h </w:instrText>
      </w:r>
      <w:r w:rsidR="007B05F8">
        <w:fldChar w:fldCharType="separate"/>
      </w:r>
      <w:r w:rsidR="007B05F8">
        <w:t>above</w:t>
      </w:r>
      <w:r w:rsidR="007B05F8">
        <w:fldChar w:fldCharType="end"/>
      </w:r>
      <w:r w:rsidR="007B05F8">
        <w:t>)</w:t>
      </w:r>
      <w:r w:rsidR="00DC180C">
        <w:t xml:space="preserve"> for the alarm “BOP pressure dropped” with the v</w:t>
      </w:r>
      <w:r w:rsidR="001A0085">
        <w:t xml:space="preserve">alue </w:t>
      </w:r>
      <w:r w:rsidR="00DC180C">
        <w:t>a</w:t>
      </w:r>
      <w:r w:rsidR="001A0085">
        <w:t>ttributes</w:t>
      </w:r>
      <w:r w:rsidR="00DC180C">
        <w:t xml:space="preserve"> described in the table below. </w:t>
      </w:r>
    </w:p>
    <w:p w14:paraId="0B35F2B9" w14:textId="14730180" w:rsidR="00DC180C" w:rsidRDefault="00DC180C" w:rsidP="001A0085">
      <w:pPr>
        <w:pStyle w:val="BodyText1"/>
      </w:pPr>
      <w:r>
        <w:t>These metadata attributes must be included</w:t>
      </w:r>
      <w:r w:rsidR="001423DB">
        <w:t>; optionally,</w:t>
      </w:r>
      <w:r>
        <w:t xml:space="preserve"> additional </w:t>
      </w:r>
      <w:r w:rsidR="001423DB">
        <w:t>metadata attributes and values can be specified.</w:t>
      </w:r>
    </w:p>
    <w:tbl>
      <w:tblPr>
        <w:tblStyle w:val="TableGrid"/>
        <w:tblW w:w="0" w:type="auto"/>
        <w:tblInd w:w="175" w:type="dxa"/>
        <w:tblLook w:val="04A0" w:firstRow="1" w:lastRow="0" w:firstColumn="1" w:lastColumn="0" w:noHBand="0" w:noVBand="1"/>
      </w:tblPr>
      <w:tblGrid>
        <w:gridCol w:w="1350"/>
        <w:gridCol w:w="1620"/>
        <w:gridCol w:w="6207"/>
      </w:tblGrid>
      <w:tr w:rsidR="001A0085" w14:paraId="42CC36E8" w14:textId="77777777" w:rsidTr="00CB56B6">
        <w:tc>
          <w:tcPr>
            <w:tcW w:w="1350" w:type="dxa"/>
            <w:shd w:val="clear" w:color="auto" w:fill="C4BC96" w:themeFill="background2" w:themeFillShade="BF"/>
          </w:tcPr>
          <w:p w14:paraId="251940CC" w14:textId="77777777" w:rsidR="001A0085" w:rsidRPr="00BA4F8E" w:rsidRDefault="001A0085" w:rsidP="00CB56B6">
            <w:pPr>
              <w:pStyle w:val="TableHeading"/>
            </w:pPr>
            <w:r w:rsidRPr="00BA4F8E">
              <w:t>Attribute ID</w:t>
            </w:r>
          </w:p>
        </w:tc>
        <w:tc>
          <w:tcPr>
            <w:tcW w:w="1620" w:type="dxa"/>
            <w:shd w:val="clear" w:color="auto" w:fill="C4BC96" w:themeFill="background2" w:themeFillShade="BF"/>
          </w:tcPr>
          <w:p w14:paraId="54D7952B" w14:textId="77777777" w:rsidR="001A0085" w:rsidRPr="00BA4F8E" w:rsidRDefault="001A0085" w:rsidP="00CB56B6">
            <w:pPr>
              <w:pStyle w:val="TableHeading"/>
            </w:pPr>
            <w:r>
              <w:t>Attribute Name</w:t>
            </w:r>
          </w:p>
        </w:tc>
        <w:tc>
          <w:tcPr>
            <w:tcW w:w="6207" w:type="dxa"/>
            <w:shd w:val="clear" w:color="auto" w:fill="C4BC96" w:themeFill="background2" w:themeFillShade="BF"/>
          </w:tcPr>
          <w:p w14:paraId="6D828243" w14:textId="77777777" w:rsidR="001A0085" w:rsidRPr="00BA4F8E" w:rsidRDefault="001A0085" w:rsidP="00CB56B6">
            <w:pPr>
              <w:pStyle w:val="TableHeading"/>
            </w:pPr>
            <w:r w:rsidRPr="00BA4F8E">
              <w:t>Attribute Value</w:t>
            </w:r>
          </w:p>
        </w:tc>
      </w:tr>
      <w:tr w:rsidR="001A0085" w14:paraId="047F643A" w14:textId="77777777" w:rsidTr="00CB56B6">
        <w:tc>
          <w:tcPr>
            <w:tcW w:w="1350" w:type="dxa"/>
          </w:tcPr>
          <w:p w14:paraId="2F6331C8" w14:textId="77777777" w:rsidR="001A0085" w:rsidRDefault="001A0085" w:rsidP="00CB56B6">
            <w:pPr>
              <w:pStyle w:val="TableText"/>
            </w:pPr>
            <w:r>
              <w:t>0</w:t>
            </w:r>
          </w:p>
        </w:tc>
        <w:tc>
          <w:tcPr>
            <w:tcW w:w="1620" w:type="dxa"/>
          </w:tcPr>
          <w:p w14:paraId="0B7994C9" w14:textId="77777777" w:rsidR="001A0085" w:rsidRDefault="001A0085" w:rsidP="00CB56B6">
            <w:pPr>
              <w:pStyle w:val="TableText"/>
            </w:pPr>
            <w:r>
              <w:t>Target URI</w:t>
            </w:r>
          </w:p>
        </w:tc>
        <w:tc>
          <w:tcPr>
            <w:tcW w:w="6207" w:type="dxa"/>
          </w:tcPr>
          <w:p w14:paraId="524D8F4D" w14:textId="77777777" w:rsidR="001A0085" w:rsidRDefault="001A0085" w:rsidP="00CB56B6">
            <w:pPr>
              <w:pStyle w:val="TableText"/>
            </w:pPr>
            <w:r w:rsidRPr="00BA4F8E">
              <w:t>eml://witsml20/RigUtilization(f781dea4-0255-43d4-a3df-b0be17c25ca8)</w:t>
            </w:r>
          </w:p>
        </w:tc>
      </w:tr>
      <w:tr w:rsidR="001A0085" w14:paraId="6CAE758F" w14:textId="77777777" w:rsidTr="00CB56B6">
        <w:tc>
          <w:tcPr>
            <w:tcW w:w="1350" w:type="dxa"/>
          </w:tcPr>
          <w:p w14:paraId="2634C416" w14:textId="77777777" w:rsidR="001A0085" w:rsidRDefault="001A0085" w:rsidP="00CB56B6">
            <w:pPr>
              <w:pStyle w:val="TableText"/>
            </w:pPr>
            <w:r>
              <w:t>1</w:t>
            </w:r>
          </w:p>
        </w:tc>
        <w:tc>
          <w:tcPr>
            <w:tcW w:w="1620" w:type="dxa"/>
          </w:tcPr>
          <w:p w14:paraId="5153509D" w14:textId="77777777" w:rsidR="001A0085" w:rsidRDefault="001A0085" w:rsidP="00CB56B6">
            <w:pPr>
              <w:pStyle w:val="TableText"/>
            </w:pPr>
            <w:r>
              <w:t>Severity</w:t>
            </w:r>
          </w:p>
        </w:tc>
        <w:tc>
          <w:tcPr>
            <w:tcW w:w="6207" w:type="dxa"/>
          </w:tcPr>
          <w:p w14:paraId="044881F6" w14:textId="77777777" w:rsidR="001A0085" w:rsidRDefault="001A0085" w:rsidP="00CB56B6">
            <w:pPr>
              <w:pStyle w:val="TableText"/>
            </w:pPr>
            <w:r>
              <w:t>5</w:t>
            </w:r>
          </w:p>
        </w:tc>
      </w:tr>
    </w:tbl>
    <w:p w14:paraId="7BE0DBD1" w14:textId="77777777" w:rsidR="001A0085" w:rsidRDefault="001A0085" w:rsidP="001A0085">
      <w:pPr>
        <w:pStyle w:val="BodyText1"/>
      </w:pPr>
    </w:p>
    <w:p w14:paraId="2DA1245E" w14:textId="397BEAAF" w:rsidR="007B05F8" w:rsidRDefault="007B05F8" w:rsidP="00863E3A">
      <w:pPr>
        <w:pStyle w:val="BodyText1"/>
        <w:keepNext/>
      </w:pPr>
      <w:r>
        <w:t xml:space="preserve">Example ChannelData </w:t>
      </w:r>
      <w:r w:rsidR="003D6E65">
        <w:t>message or an alarm</w:t>
      </w:r>
      <w:r>
        <w:t xml:space="preserve">: </w:t>
      </w:r>
    </w:p>
    <w:p w14:paraId="3EDA756D" w14:textId="3CD2B6CF" w:rsidR="00390024" w:rsidRDefault="00390024" w:rsidP="00FC6F98">
      <w:pPr>
        <w:pStyle w:val="CodeExample"/>
      </w:pPr>
      <w:r>
        <w:rPr>
          <w:color w:val="008000"/>
        </w:rPr>
        <w:t>// [e5245366-2d61-4769-89a1-e36475439f28] Message received at 2017-04-14 17:15:02.1977</w:t>
      </w:r>
      <w:r>
        <w:br/>
        <w:t>{"protocol":</w:t>
      </w:r>
      <w:r>
        <w:rPr>
          <w:color w:val="00008B"/>
        </w:rPr>
        <w:t>1</w:t>
      </w:r>
      <w:r>
        <w:t>,"messageType":</w:t>
      </w:r>
      <w:r>
        <w:rPr>
          <w:color w:val="00008B"/>
        </w:rPr>
        <w:t>3</w:t>
      </w:r>
      <w:r>
        <w:t>,"correlationId":</w:t>
      </w:r>
      <w:r>
        <w:rPr>
          <w:color w:val="00008B"/>
        </w:rPr>
        <w:t>0</w:t>
      </w:r>
      <w:r>
        <w:t>,"messageId":</w:t>
      </w:r>
      <w:r>
        <w:rPr>
          <w:color w:val="00008B"/>
        </w:rPr>
        <w:t>4</w:t>
      </w:r>
      <w:r>
        <w:t>,"messageFlags":</w:t>
      </w:r>
      <w:r>
        <w:rPr>
          <w:color w:val="00008B"/>
        </w:rPr>
        <w:t>1</w:t>
      </w:r>
      <w:r>
        <w:t>}</w:t>
      </w:r>
      <w:r>
        <w:br/>
        <w:t>{</w:t>
      </w:r>
      <w:r>
        <w:br/>
        <w:t>  "data": [</w:t>
      </w:r>
      <w:r>
        <w:br/>
        <w:t>    {</w:t>
      </w:r>
      <w:r>
        <w:br/>
        <w:t>      "indexes": [</w:t>
      </w:r>
      <w:r>
        <w:br/>
        <w:t>        </w:t>
      </w:r>
      <w:r>
        <w:rPr>
          <w:color w:val="00008B"/>
        </w:rPr>
        <w:t>1492208102193729</w:t>
      </w:r>
      <w:r>
        <w:br/>
        <w:t>      ],</w:t>
      </w:r>
      <w:r>
        <w:br/>
        <w:t xml:space="preserve">      "channelId": </w:t>
      </w:r>
      <w:r>
        <w:rPr>
          <w:color w:val="00008B"/>
        </w:rPr>
        <w:t>1</w:t>
      </w:r>
      <w:r>
        <w:t>,</w:t>
      </w:r>
      <w:r>
        <w:br/>
        <w:t>      "value": {</w:t>
      </w:r>
      <w:r>
        <w:br/>
        <w:t>        "item": "BOP pressure dropped"</w:t>
      </w:r>
      <w:r>
        <w:br/>
        <w:t>      },</w:t>
      </w:r>
      <w:r>
        <w:br/>
        <w:t>      "valueAttributes": [</w:t>
      </w:r>
      <w:r>
        <w:br/>
        <w:t>        {</w:t>
      </w:r>
      <w:r>
        <w:br/>
        <w:t xml:space="preserve">          "attributeId": </w:t>
      </w:r>
      <w:r>
        <w:rPr>
          <w:color w:val="00008B"/>
        </w:rPr>
        <w:t>0</w:t>
      </w:r>
      <w:r>
        <w:t>,</w:t>
      </w:r>
      <w:r>
        <w:br/>
        <w:t>          "attributeValue": {</w:t>
      </w:r>
      <w:r>
        <w:br/>
        <w:t>            "item": "eml://witsml20/RigUtilization(f781dea4-0255-43d4-a3df-b0be17c25ca8)"</w:t>
      </w:r>
      <w:r>
        <w:br/>
        <w:t>          }</w:t>
      </w:r>
      <w:r>
        <w:br/>
        <w:t>        },</w:t>
      </w:r>
      <w:r>
        <w:br/>
        <w:t>        {</w:t>
      </w:r>
      <w:r>
        <w:br/>
        <w:t xml:space="preserve">          "attributeId": </w:t>
      </w:r>
      <w:r>
        <w:rPr>
          <w:color w:val="00008B"/>
        </w:rPr>
        <w:t>1</w:t>
      </w:r>
      <w:r>
        <w:t>,</w:t>
      </w:r>
      <w:r>
        <w:br/>
        <w:t>          "attributeValue": {</w:t>
      </w:r>
      <w:r>
        <w:br/>
        <w:t xml:space="preserve">            "item": </w:t>
      </w:r>
      <w:r>
        <w:rPr>
          <w:color w:val="00008B"/>
        </w:rPr>
        <w:t>5.0</w:t>
      </w:r>
      <w:r>
        <w:br/>
        <w:t>          }</w:t>
      </w:r>
      <w:r>
        <w:br/>
        <w:t>        }</w:t>
      </w:r>
      <w:r>
        <w:br/>
        <w:t>      ]</w:t>
      </w:r>
      <w:r>
        <w:br/>
        <w:t>    }</w:t>
      </w:r>
      <w:r>
        <w:br/>
        <w:t>  ]</w:t>
      </w:r>
      <w:r>
        <w:br/>
        <w:t>}</w:t>
      </w:r>
    </w:p>
    <w:p w14:paraId="5DD7B7C7" w14:textId="77777777" w:rsidR="00390024" w:rsidRDefault="00390024" w:rsidP="00FC6F98">
      <w:pPr>
        <w:pStyle w:val="BodyText1"/>
      </w:pPr>
    </w:p>
    <w:p w14:paraId="0781F727" w14:textId="7E9DB0EA" w:rsidR="00390024" w:rsidRDefault="00A70309" w:rsidP="00390024">
      <w:pPr>
        <w:pStyle w:val="Heading3"/>
      </w:pPr>
      <w:bookmarkStart w:id="189" w:name="_Toc495651929"/>
      <w:r>
        <w:t xml:space="preserve">Example </w:t>
      </w:r>
      <w:r w:rsidR="00390024">
        <w:t>Send Alert</w:t>
      </w:r>
      <w:r w:rsidR="00DC180C">
        <w:t xml:space="preserve"> </w:t>
      </w:r>
      <w:r>
        <w:t>ChannelData Message</w:t>
      </w:r>
      <w:bookmarkEnd w:id="189"/>
    </w:p>
    <w:p w14:paraId="39DDD78A" w14:textId="6DFE777D" w:rsidR="001A0085" w:rsidRDefault="00DC180C" w:rsidP="001A0085">
      <w:pPr>
        <w:pStyle w:val="BodyText1"/>
      </w:pPr>
      <w:r>
        <w:t>The</w:t>
      </w:r>
      <w:r w:rsidR="00BA084F">
        <w:t xml:space="preserve"> example here shows the</w:t>
      </w:r>
      <w:r>
        <w:t xml:space="preserve"> message received by a channel-streaming consumer </w:t>
      </w:r>
      <w:r w:rsidR="00A70309">
        <w:t xml:space="preserve">(in response to the ChannelMetadata message in Section </w:t>
      </w:r>
      <w:r w:rsidR="00A70309">
        <w:fldChar w:fldCharType="begin"/>
      </w:r>
      <w:r w:rsidR="00A70309">
        <w:instrText xml:space="preserve"> REF _Ref490642432 \w \h </w:instrText>
      </w:r>
      <w:r w:rsidR="00A70309">
        <w:fldChar w:fldCharType="separate"/>
      </w:r>
      <w:r w:rsidR="00A70309">
        <w:t>4.4.2</w:t>
      </w:r>
      <w:r w:rsidR="00A70309">
        <w:fldChar w:fldCharType="end"/>
      </w:r>
      <w:r w:rsidR="00A70309">
        <w:t xml:space="preserve"> </w:t>
      </w:r>
      <w:r w:rsidR="00A70309">
        <w:fldChar w:fldCharType="begin"/>
      </w:r>
      <w:r w:rsidR="00A70309">
        <w:instrText xml:space="preserve"> REF _Ref490642432 \p \h </w:instrText>
      </w:r>
      <w:r w:rsidR="00A70309">
        <w:fldChar w:fldCharType="separate"/>
      </w:r>
      <w:r w:rsidR="00A70309">
        <w:t>above</w:t>
      </w:r>
      <w:r w:rsidR="00A70309">
        <w:fldChar w:fldCharType="end"/>
      </w:r>
      <w:r w:rsidR="00A70309">
        <w:t xml:space="preserve">) </w:t>
      </w:r>
      <w:r>
        <w:t>for the alert “Tropical storm warning” with the v</w:t>
      </w:r>
      <w:r w:rsidR="001A0085">
        <w:t>alue Attributes</w:t>
      </w:r>
      <w:r w:rsidR="00BA084F">
        <w:t xml:space="preserve"> shown in the table.</w:t>
      </w:r>
    </w:p>
    <w:p w14:paraId="55857A8B" w14:textId="53EA019D" w:rsidR="00BA084F" w:rsidRDefault="00BA084F" w:rsidP="001A0085">
      <w:pPr>
        <w:pStyle w:val="BodyText1"/>
      </w:pPr>
      <w:r>
        <w:t>These metadata attributes must be included; optionally, additional metadata attributes and values can be specified.</w:t>
      </w:r>
    </w:p>
    <w:tbl>
      <w:tblPr>
        <w:tblStyle w:val="TableGrid"/>
        <w:tblW w:w="0" w:type="auto"/>
        <w:tblLook w:val="04A0" w:firstRow="1" w:lastRow="0" w:firstColumn="1" w:lastColumn="0" w:noHBand="0" w:noVBand="1"/>
      </w:tblPr>
      <w:tblGrid>
        <w:gridCol w:w="1545"/>
        <w:gridCol w:w="1810"/>
        <w:gridCol w:w="5997"/>
      </w:tblGrid>
      <w:tr w:rsidR="001A0085" w:rsidRPr="00BA4F8E" w14:paraId="2E132B21" w14:textId="77777777" w:rsidTr="00CB56B6">
        <w:tc>
          <w:tcPr>
            <w:tcW w:w="1705" w:type="dxa"/>
            <w:shd w:val="clear" w:color="auto" w:fill="C4BC96" w:themeFill="background2" w:themeFillShade="BF"/>
          </w:tcPr>
          <w:p w14:paraId="0EA29470" w14:textId="77777777" w:rsidR="001A0085" w:rsidRPr="00BA4F8E" w:rsidRDefault="001A0085" w:rsidP="00CB56B6">
            <w:pPr>
              <w:pStyle w:val="TableHeading"/>
            </w:pPr>
            <w:r w:rsidRPr="00BA4F8E">
              <w:t>Attribute ID</w:t>
            </w:r>
          </w:p>
        </w:tc>
        <w:tc>
          <w:tcPr>
            <w:tcW w:w="2070" w:type="dxa"/>
            <w:shd w:val="clear" w:color="auto" w:fill="C4BC96" w:themeFill="background2" w:themeFillShade="BF"/>
          </w:tcPr>
          <w:p w14:paraId="0E255539" w14:textId="77777777" w:rsidR="001A0085" w:rsidRPr="00BA4F8E" w:rsidRDefault="001A0085" w:rsidP="00CB56B6">
            <w:pPr>
              <w:pStyle w:val="TableHeading"/>
            </w:pPr>
            <w:r>
              <w:t>Attribute Name</w:t>
            </w:r>
          </w:p>
        </w:tc>
        <w:tc>
          <w:tcPr>
            <w:tcW w:w="7015" w:type="dxa"/>
            <w:shd w:val="clear" w:color="auto" w:fill="C4BC96" w:themeFill="background2" w:themeFillShade="BF"/>
          </w:tcPr>
          <w:p w14:paraId="49431897" w14:textId="77777777" w:rsidR="001A0085" w:rsidRPr="00BA4F8E" w:rsidRDefault="001A0085" w:rsidP="00CB56B6">
            <w:pPr>
              <w:pStyle w:val="TableHeading"/>
            </w:pPr>
            <w:r w:rsidRPr="00BA4F8E">
              <w:t>Attribute Value</w:t>
            </w:r>
          </w:p>
        </w:tc>
      </w:tr>
      <w:tr w:rsidR="001A0085" w14:paraId="393157D3" w14:textId="77777777" w:rsidTr="00CB56B6">
        <w:tc>
          <w:tcPr>
            <w:tcW w:w="1705" w:type="dxa"/>
          </w:tcPr>
          <w:p w14:paraId="306A5566" w14:textId="77777777" w:rsidR="001A0085" w:rsidRDefault="001A0085" w:rsidP="00CB56B6">
            <w:pPr>
              <w:pStyle w:val="TableText"/>
            </w:pPr>
            <w:r>
              <w:t>0</w:t>
            </w:r>
          </w:p>
        </w:tc>
        <w:tc>
          <w:tcPr>
            <w:tcW w:w="2070" w:type="dxa"/>
          </w:tcPr>
          <w:p w14:paraId="7A5AFDAC" w14:textId="77777777" w:rsidR="001A0085" w:rsidRDefault="001A0085" w:rsidP="00CB56B6">
            <w:pPr>
              <w:pStyle w:val="TableText"/>
            </w:pPr>
            <w:r>
              <w:t>Target URI</w:t>
            </w:r>
          </w:p>
        </w:tc>
        <w:tc>
          <w:tcPr>
            <w:tcW w:w="7015" w:type="dxa"/>
          </w:tcPr>
          <w:p w14:paraId="0FC2A49A" w14:textId="77777777" w:rsidR="001A0085" w:rsidRDefault="001A0085" w:rsidP="00CB56B6">
            <w:pPr>
              <w:pStyle w:val="TableText"/>
            </w:pPr>
            <w:r w:rsidRPr="00BA4F8E">
              <w:t>eml://witsml20/RigUtilization(f781dea4-0255-43d4-a3df-b0be17c25ca8)</w:t>
            </w:r>
          </w:p>
        </w:tc>
      </w:tr>
      <w:tr w:rsidR="001A0085" w14:paraId="32C00429" w14:textId="77777777" w:rsidTr="00CB56B6">
        <w:tc>
          <w:tcPr>
            <w:tcW w:w="1705" w:type="dxa"/>
          </w:tcPr>
          <w:p w14:paraId="3503161D" w14:textId="77777777" w:rsidR="001A0085" w:rsidRDefault="001A0085" w:rsidP="00CB56B6">
            <w:pPr>
              <w:pStyle w:val="TableText"/>
            </w:pPr>
            <w:r>
              <w:t>1</w:t>
            </w:r>
          </w:p>
        </w:tc>
        <w:tc>
          <w:tcPr>
            <w:tcW w:w="2070" w:type="dxa"/>
          </w:tcPr>
          <w:p w14:paraId="527435EB" w14:textId="77777777" w:rsidR="001A0085" w:rsidRDefault="001A0085" w:rsidP="00CB56B6">
            <w:pPr>
              <w:pStyle w:val="TableText"/>
            </w:pPr>
            <w:r>
              <w:t>Type</w:t>
            </w:r>
          </w:p>
        </w:tc>
        <w:tc>
          <w:tcPr>
            <w:tcW w:w="7015" w:type="dxa"/>
          </w:tcPr>
          <w:p w14:paraId="4F455AFA" w14:textId="77777777" w:rsidR="001A0085" w:rsidRDefault="001A0085" w:rsidP="00CB56B6">
            <w:pPr>
              <w:pStyle w:val="TableText"/>
            </w:pPr>
            <w:r>
              <w:t>Weather</w:t>
            </w:r>
          </w:p>
        </w:tc>
      </w:tr>
    </w:tbl>
    <w:p w14:paraId="0B6C5C7C" w14:textId="77777777" w:rsidR="001A0085" w:rsidRDefault="001A0085" w:rsidP="001A0085">
      <w:pPr>
        <w:pStyle w:val="BodyText1"/>
      </w:pPr>
    </w:p>
    <w:p w14:paraId="3C52C081" w14:textId="76D1A5E4" w:rsidR="007B05F8" w:rsidRDefault="007B05F8" w:rsidP="00863E3A">
      <w:pPr>
        <w:pStyle w:val="BodyText1"/>
        <w:keepNext/>
      </w:pPr>
      <w:r>
        <w:t>Example ChannelData message</w:t>
      </w:r>
      <w:r w:rsidR="003D6E65">
        <w:t xml:space="preserve"> for an alert</w:t>
      </w:r>
      <w:r>
        <w:t>:</w:t>
      </w:r>
    </w:p>
    <w:p w14:paraId="0CA84E35" w14:textId="77777777" w:rsidR="00390024" w:rsidRDefault="00390024" w:rsidP="00390024">
      <w:pPr>
        <w:pStyle w:val="CodeExample"/>
      </w:pPr>
      <w:r>
        <w:rPr>
          <w:color w:val="008000"/>
        </w:rPr>
        <w:t>// [e5245366-2d61-4769-89a1-e36475439f28] Message received at 2017-04-14 17:21:03.7521</w:t>
      </w:r>
      <w:r>
        <w:br/>
        <w:t>{"protocol":</w:t>
      </w:r>
      <w:r>
        <w:rPr>
          <w:color w:val="00008B"/>
        </w:rPr>
        <w:t>1</w:t>
      </w:r>
      <w:r>
        <w:t>,"messageType":</w:t>
      </w:r>
      <w:r>
        <w:rPr>
          <w:color w:val="00008B"/>
        </w:rPr>
        <w:t>3</w:t>
      </w:r>
      <w:r>
        <w:t>,"correlationId":</w:t>
      </w:r>
      <w:r>
        <w:rPr>
          <w:color w:val="00008B"/>
        </w:rPr>
        <w:t>0</w:t>
      </w:r>
      <w:r>
        <w:t>,"messageId":</w:t>
      </w:r>
      <w:r>
        <w:rPr>
          <w:color w:val="00008B"/>
        </w:rPr>
        <w:t>5</w:t>
      </w:r>
      <w:r>
        <w:t>,"messageFlags":</w:t>
      </w:r>
      <w:r>
        <w:rPr>
          <w:color w:val="00008B"/>
        </w:rPr>
        <w:t>1</w:t>
      </w:r>
      <w:r>
        <w:t>}</w:t>
      </w:r>
      <w:r>
        <w:br/>
        <w:t>{</w:t>
      </w:r>
      <w:r>
        <w:br/>
        <w:t>  "data": [</w:t>
      </w:r>
      <w:r>
        <w:br/>
        <w:t>    {</w:t>
      </w:r>
      <w:r>
        <w:br/>
        <w:t>      "indexes": [</w:t>
      </w:r>
      <w:r>
        <w:br/>
      </w:r>
      <w:r>
        <w:lastRenderedPageBreak/>
        <w:t>        </w:t>
      </w:r>
      <w:r>
        <w:rPr>
          <w:color w:val="00008B"/>
        </w:rPr>
        <w:t>1492208463740115</w:t>
      </w:r>
      <w:r>
        <w:br/>
        <w:t>      ],</w:t>
      </w:r>
      <w:r>
        <w:br/>
        <w:t xml:space="preserve">      "channelId": </w:t>
      </w:r>
      <w:r>
        <w:rPr>
          <w:color w:val="00008B"/>
        </w:rPr>
        <w:t>2</w:t>
      </w:r>
      <w:r>
        <w:t>,</w:t>
      </w:r>
      <w:r>
        <w:br/>
        <w:t>      "value": {</w:t>
      </w:r>
      <w:r>
        <w:br/>
        <w:t>        "item": "Tropical storm warning"</w:t>
      </w:r>
      <w:r>
        <w:br/>
        <w:t>      },</w:t>
      </w:r>
      <w:r>
        <w:br/>
        <w:t>      "valueAttributes": [</w:t>
      </w:r>
      <w:r>
        <w:br/>
        <w:t>        {</w:t>
      </w:r>
      <w:r>
        <w:br/>
        <w:t xml:space="preserve">          "attributeId": </w:t>
      </w:r>
      <w:r>
        <w:rPr>
          <w:color w:val="00008B"/>
        </w:rPr>
        <w:t>0</w:t>
      </w:r>
      <w:r>
        <w:t>,</w:t>
      </w:r>
      <w:r>
        <w:br/>
        <w:t>          "attributeValue": {</w:t>
      </w:r>
      <w:r>
        <w:br/>
        <w:t>            "item": "eml://witsml20/RigUtilization(f781dea4-0255-43d4-a3df-b0be17c25ca8)"</w:t>
      </w:r>
      <w:r>
        <w:br/>
        <w:t>          }</w:t>
      </w:r>
      <w:r>
        <w:br/>
        <w:t>        },</w:t>
      </w:r>
      <w:r>
        <w:br/>
        <w:t>        {</w:t>
      </w:r>
      <w:r>
        <w:br/>
        <w:t xml:space="preserve">          "attributeId": </w:t>
      </w:r>
      <w:r>
        <w:rPr>
          <w:color w:val="00008B"/>
        </w:rPr>
        <w:t>1</w:t>
      </w:r>
      <w:r>
        <w:t>,</w:t>
      </w:r>
      <w:r>
        <w:br/>
        <w:t>          "attributeValue": {</w:t>
      </w:r>
      <w:r>
        <w:br/>
        <w:t>            "item": "Weather"</w:t>
      </w:r>
      <w:r>
        <w:br/>
        <w:t>          }</w:t>
      </w:r>
      <w:r>
        <w:br/>
        <w:t>        }</w:t>
      </w:r>
      <w:r>
        <w:br/>
        <w:t>      ]</w:t>
      </w:r>
      <w:r>
        <w:br/>
        <w:t>    }</w:t>
      </w:r>
      <w:r>
        <w:br/>
        <w:t>  ]</w:t>
      </w:r>
      <w:r>
        <w:br/>
        <w:t>}</w:t>
      </w:r>
    </w:p>
    <w:p w14:paraId="4509E1F0" w14:textId="0298FA8C" w:rsidR="00390024" w:rsidRDefault="00390024" w:rsidP="00390024">
      <w:pPr>
        <w:pStyle w:val="Heading3"/>
      </w:pPr>
      <w:bookmarkStart w:id="190" w:name="_Toc495651930"/>
      <w:r>
        <w:t>Send Annotation</w:t>
      </w:r>
      <w:r w:rsidR="00F40C30">
        <w:t xml:space="preserve"> Example</w:t>
      </w:r>
      <w:r w:rsidR="00A70309">
        <w:t xml:space="preserve"> ChannelData Message</w:t>
      </w:r>
      <w:bookmarkEnd w:id="190"/>
    </w:p>
    <w:p w14:paraId="62B3C65F" w14:textId="3F97BF33" w:rsidR="001E05DC" w:rsidRDefault="00BA084F" w:rsidP="001E05DC">
      <w:pPr>
        <w:pStyle w:val="BodyText1"/>
        <w:keepNext/>
      </w:pPr>
      <w:r>
        <w:t>The example here shows the message received by a channel-streaming consume</w:t>
      </w:r>
      <w:r w:rsidR="00F40C30">
        <w:t>r</w:t>
      </w:r>
      <w:r w:rsidR="00A70309">
        <w:t xml:space="preserve"> ((in response to the ChannelMetadata message in Section </w:t>
      </w:r>
      <w:r w:rsidR="00A70309">
        <w:fldChar w:fldCharType="begin"/>
      </w:r>
      <w:r w:rsidR="00A70309">
        <w:instrText xml:space="preserve"> REF _Ref490642432 \w \h </w:instrText>
      </w:r>
      <w:r w:rsidR="00A70309">
        <w:fldChar w:fldCharType="separate"/>
      </w:r>
      <w:r w:rsidR="00A70309">
        <w:t>4.4.2</w:t>
      </w:r>
      <w:r w:rsidR="00A70309">
        <w:fldChar w:fldCharType="end"/>
      </w:r>
      <w:r w:rsidR="00A70309">
        <w:t xml:space="preserve"> </w:t>
      </w:r>
      <w:r w:rsidR="00A70309">
        <w:fldChar w:fldCharType="begin"/>
      </w:r>
      <w:r w:rsidR="00A70309">
        <w:instrText xml:space="preserve"> REF _Ref490642432 \p \h </w:instrText>
      </w:r>
      <w:r w:rsidR="00A70309">
        <w:fldChar w:fldCharType="separate"/>
      </w:r>
      <w:r w:rsidR="00A70309">
        <w:t>above</w:t>
      </w:r>
      <w:r w:rsidR="00A70309">
        <w:fldChar w:fldCharType="end"/>
      </w:r>
      <w:r w:rsidR="00A70309">
        <w:t>)</w:t>
      </w:r>
      <w:r w:rsidR="00F40C30">
        <w:t xml:space="preserve"> for the annotation “Starting run 200” with the v</w:t>
      </w:r>
      <w:r w:rsidR="001E05DC">
        <w:t xml:space="preserve">alue </w:t>
      </w:r>
      <w:r w:rsidR="00F40C30">
        <w:t>a</w:t>
      </w:r>
      <w:r w:rsidR="001E05DC">
        <w:t>ttributes</w:t>
      </w:r>
      <w:r w:rsidR="00F40C30">
        <w:t xml:space="preserve"> shown in the table. </w:t>
      </w:r>
    </w:p>
    <w:p w14:paraId="66A2EE48" w14:textId="6C64624D" w:rsidR="00F40C30" w:rsidRDefault="00F40C30" w:rsidP="00587EE1">
      <w:pPr>
        <w:pStyle w:val="BodyText1"/>
      </w:pPr>
      <w:r>
        <w:t>These metadata attributes must be included; optionally, additional metadata attributes and values can be specified.</w:t>
      </w:r>
    </w:p>
    <w:tbl>
      <w:tblPr>
        <w:tblStyle w:val="TableGrid"/>
        <w:tblW w:w="0" w:type="auto"/>
        <w:tblLook w:val="04A0" w:firstRow="1" w:lastRow="0" w:firstColumn="1" w:lastColumn="0" w:noHBand="0" w:noVBand="1"/>
      </w:tblPr>
      <w:tblGrid>
        <w:gridCol w:w="1566"/>
        <w:gridCol w:w="1842"/>
        <w:gridCol w:w="5944"/>
      </w:tblGrid>
      <w:tr w:rsidR="001E05DC" w:rsidRPr="00BA4F8E" w14:paraId="098CA4AE" w14:textId="77777777" w:rsidTr="00CB56B6">
        <w:tc>
          <w:tcPr>
            <w:tcW w:w="1705" w:type="dxa"/>
            <w:shd w:val="clear" w:color="auto" w:fill="C4BC96" w:themeFill="background2" w:themeFillShade="BF"/>
          </w:tcPr>
          <w:p w14:paraId="25CE058D" w14:textId="77777777" w:rsidR="001E05DC" w:rsidRPr="00BA4F8E" w:rsidRDefault="001E05DC" w:rsidP="00CB56B6">
            <w:pPr>
              <w:pStyle w:val="TableHeading"/>
            </w:pPr>
            <w:r w:rsidRPr="00BA4F8E">
              <w:t>Attribute ID</w:t>
            </w:r>
          </w:p>
        </w:tc>
        <w:tc>
          <w:tcPr>
            <w:tcW w:w="2070" w:type="dxa"/>
            <w:shd w:val="clear" w:color="auto" w:fill="C4BC96" w:themeFill="background2" w:themeFillShade="BF"/>
          </w:tcPr>
          <w:p w14:paraId="6BB7C04C" w14:textId="77777777" w:rsidR="001E05DC" w:rsidRPr="00BA4F8E" w:rsidRDefault="001E05DC" w:rsidP="00CB56B6">
            <w:pPr>
              <w:pStyle w:val="TableHeading"/>
            </w:pPr>
            <w:r>
              <w:t>Attribute Name</w:t>
            </w:r>
          </w:p>
        </w:tc>
        <w:tc>
          <w:tcPr>
            <w:tcW w:w="7015" w:type="dxa"/>
            <w:shd w:val="clear" w:color="auto" w:fill="C4BC96" w:themeFill="background2" w:themeFillShade="BF"/>
          </w:tcPr>
          <w:p w14:paraId="035907CB" w14:textId="77777777" w:rsidR="001E05DC" w:rsidRPr="00BA4F8E" w:rsidRDefault="001E05DC" w:rsidP="00CB56B6">
            <w:pPr>
              <w:pStyle w:val="TableHeading"/>
            </w:pPr>
            <w:r w:rsidRPr="00BA4F8E">
              <w:t>Attribute Value</w:t>
            </w:r>
          </w:p>
        </w:tc>
      </w:tr>
      <w:tr w:rsidR="001E05DC" w14:paraId="55CCD4DF" w14:textId="77777777" w:rsidTr="00CB56B6">
        <w:tc>
          <w:tcPr>
            <w:tcW w:w="1705" w:type="dxa"/>
          </w:tcPr>
          <w:p w14:paraId="739667F2" w14:textId="77777777" w:rsidR="001E05DC" w:rsidRDefault="001E05DC" w:rsidP="00CB56B6">
            <w:pPr>
              <w:pStyle w:val="TableText"/>
            </w:pPr>
            <w:r>
              <w:t>0</w:t>
            </w:r>
          </w:p>
        </w:tc>
        <w:tc>
          <w:tcPr>
            <w:tcW w:w="2070" w:type="dxa"/>
          </w:tcPr>
          <w:p w14:paraId="6C1EACB7" w14:textId="77777777" w:rsidR="001E05DC" w:rsidRDefault="001E05DC" w:rsidP="00CB56B6">
            <w:pPr>
              <w:pStyle w:val="TableText"/>
            </w:pPr>
            <w:r>
              <w:t>Target URI</w:t>
            </w:r>
          </w:p>
        </w:tc>
        <w:tc>
          <w:tcPr>
            <w:tcW w:w="7015" w:type="dxa"/>
          </w:tcPr>
          <w:p w14:paraId="6FD4E7C8" w14:textId="79A93E09" w:rsidR="001E05DC" w:rsidRDefault="00C91D63" w:rsidP="00CB56B6">
            <w:pPr>
              <w:pStyle w:val="TableText"/>
            </w:pPr>
            <w:r>
              <w:t>eml://witsml20/Log(987af9a4-0362-8361-a3df-b0be17ab7f0e)</w:t>
            </w:r>
          </w:p>
        </w:tc>
      </w:tr>
    </w:tbl>
    <w:p w14:paraId="2E0F5A89" w14:textId="77777777" w:rsidR="001E05DC" w:rsidRDefault="001E05DC" w:rsidP="001E05DC">
      <w:pPr>
        <w:pStyle w:val="BodyText1"/>
      </w:pPr>
    </w:p>
    <w:p w14:paraId="436CB488" w14:textId="4A9E3CA1" w:rsidR="00A70309" w:rsidRDefault="00A70309" w:rsidP="00A70309">
      <w:pPr>
        <w:pStyle w:val="BodyText1"/>
      </w:pPr>
      <w:r>
        <w:t>Example ChannelData message</w:t>
      </w:r>
      <w:r w:rsidR="003D6E65">
        <w:t xml:space="preserve"> for an annotation</w:t>
      </w:r>
      <w:r>
        <w:t xml:space="preserve">: </w:t>
      </w:r>
    </w:p>
    <w:p w14:paraId="607B75BC" w14:textId="39E8A3BA" w:rsidR="00390024" w:rsidRDefault="00390024" w:rsidP="00390024">
      <w:pPr>
        <w:pStyle w:val="BodyText1"/>
      </w:pPr>
    </w:p>
    <w:p w14:paraId="7B60A27B" w14:textId="2CDDE685" w:rsidR="00390024" w:rsidRDefault="00390024" w:rsidP="00390024">
      <w:pPr>
        <w:pStyle w:val="CodeExample"/>
      </w:pPr>
      <w:r>
        <w:rPr>
          <w:color w:val="008000"/>
        </w:rPr>
        <w:t>// [e5245366-2d61-4769-89a1-e36475439f28] Message received at 2017-04-14 17:25:14.1222</w:t>
      </w:r>
      <w:r>
        <w:br/>
        <w:t>{"protocol":</w:t>
      </w:r>
      <w:r>
        <w:rPr>
          <w:color w:val="00008B"/>
        </w:rPr>
        <w:t>1</w:t>
      </w:r>
      <w:r>
        <w:t>,"messageType":</w:t>
      </w:r>
      <w:r>
        <w:rPr>
          <w:color w:val="00008B"/>
        </w:rPr>
        <w:t>3</w:t>
      </w:r>
      <w:r>
        <w:t>,"correlationId":</w:t>
      </w:r>
      <w:r>
        <w:rPr>
          <w:color w:val="00008B"/>
        </w:rPr>
        <w:t>0</w:t>
      </w:r>
      <w:r>
        <w:t>,"messageId":</w:t>
      </w:r>
      <w:r>
        <w:rPr>
          <w:color w:val="00008B"/>
        </w:rPr>
        <w:t>6</w:t>
      </w:r>
      <w:r>
        <w:t>,"messageFlags":</w:t>
      </w:r>
      <w:r>
        <w:rPr>
          <w:color w:val="00008B"/>
        </w:rPr>
        <w:t>1</w:t>
      </w:r>
      <w:r>
        <w:t>}</w:t>
      </w:r>
      <w:r>
        <w:br/>
        <w:t>{</w:t>
      </w:r>
      <w:r>
        <w:br/>
        <w:t>  "data": [</w:t>
      </w:r>
      <w:r>
        <w:br/>
        <w:t>    {</w:t>
      </w:r>
      <w:r>
        <w:br/>
        <w:t>      "indexes": [</w:t>
      </w:r>
      <w:r>
        <w:br/>
        <w:t>        </w:t>
      </w:r>
      <w:r>
        <w:rPr>
          <w:color w:val="00008B"/>
        </w:rPr>
        <w:t>1492208714117192</w:t>
      </w:r>
      <w:r>
        <w:br/>
        <w:t>      ],</w:t>
      </w:r>
      <w:r>
        <w:br/>
        <w:t xml:space="preserve">      "channelId": </w:t>
      </w:r>
      <w:r>
        <w:rPr>
          <w:color w:val="00008B"/>
        </w:rPr>
        <w:t>3</w:t>
      </w:r>
      <w:r>
        <w:t>,</w:t>
      </w:r>
      <w:r>
        <w:br/>
        <w:t>      "value": {</w:t>
      </w:r>
      <w:r>
        <w:br/>
        <w:t>        "item": "Starting run 200"</w:t>
      </w:r>
      <w:r>
        <w:br/>
        <w:t>      },</w:t>
      </w:r>
      <w:r>
        <w:br/>
        <w:t>      "valueAttributes": [</w:t>
      </w:r>
      <w:r>
        <w:br/>
        <w:t>        {</w:t>
      </w:r>
      <w:r>
        <w:br/>
        <w:t xml:space="preserve">          "attributeId": </w:t>
      </w:r>
      <w:r>
        <w:rPr>
          <w:color w:val="00008B"/>
        </w:rPr>
        <w:t>0</w:t>
      </w:r>
      <w:r>
        <w:t>,</w:t>
      </w:r>
      <w:r>
        <w:br/>
        <w:t>          "attributeValue": {</w:t>
      </w:r>
      <w:r>
        <w:br/>
        <w:t>            "item": "</w:t>
      </w:r>
      <w:r w:rsidR="00406BF8">
        <w:t>eml://witsml20/Log(987af9a4-0362-8361-a3df-b0be17ab7f0e)</w:t>
      </w:r>
      <w:r>
        <w:t>"</w:t>
      </w:r>
      <w:r>
        <w:br/>
        <w:t>          }</w:t>
      </w:r>
      <w:r>
        <w:br/>
      </w:r>
      <w:r>
        <w:lastRenderedPageBreak/>
        <w:t>        }</w:t>
      </w:r>
      <w:r>
        <w:br/>
        <w:t xml:space="preserve">      ]</w:t>
      </w:r>
      <w:r>
        <w:br/>
        <w:t>    }</w:t>
      </w:r>
      <w:r>
        <w:br/>
        <w:t>  ]</w:t>
      </w:r>
      <w:r>
        <w:br/>
        <w:t>}</w:t>
      </w:r>
    </w:p>
    <w:p w14:paraId="45464C2F" w14:textId="77777777" w:rsidR="00390024" w:rsidRDefault="00390024" w:rsidP="00390024">
      <w:pPr>
        <w:pStyle w:val="BodyText1"/>
      </w:pPr>
    </w:p>
    <w:p w14:paraId="0E7F5F33" w14:textId="6554E356" w:rsidR="00825C1A" w:rsidRPr="00CA676B" w:rsidRDefault="00350BB6" w:rsidP="00825C1A">
      <w:pPr>
        <w:pStyle w:val="Heading1"/>
      </w:pPr>
      <w:bookmarkStart w:id="191" w:name="_Toc485039723"/>
      <w:bookmarkStart w:id="192" w:name="_Toc485039821"/>
      <w:bookmarkStart w:id="193" w:name="_Toc485039725"/>
      <w:bookmarkStart w:id="194" w:name="_Toc485039823"/>
      <w:bookmarkStart w:id="195" w:name="_Ref481584032"/>
      <w:bookmarkStart w:id="196" w:name="_Toc495651931"/>
      <w:bookmarkEnd w:id="191"/>
      <w:bookmarkEnd w:id="192"/>
      <w:bookmarkEnd w:id="193"/>
      <w:bookmarkEnd w:id="194"/>
      <w:r>
        <w:lastRenderedPageBreak/>
        <w:t>Discovering the Content of a Store</w:t>
      </w:r>
      <w:r w:rsidR="00825C1A">
        <w:t xml:space="preserve"> </w:t>
      </w:r>
      <w:r w:rsidR="00825C1A" w:rsidRPr="00CA676B">
        <w:t>(P</w:t>
      </w:r>
      <w:r w:rsidR="009E023F" w:rsidRPr="00CA676B">
        <w:t xml:space="preserve">rotocol </w:t>
      </w:r>
      <w:r w:rsidR="00825C1A" w:rsidRPr="00CA676B">
        <w:t>3</w:t>
      </w:r>
      <w:r w:rsidR="009E023F" w:rsidRPr="00CA676B">
        <w:t>: Discovery</w:t>
      </w:r>
      <w:r w:rsidR="00825C1A" w:rsidRPr="00CA676B">
        <w:t>)</w:t>
      </w:r>
      <w:bookmarkEnd w:id="139"/>
      <w:bookmarkEnd w:id="195"/>
      <w:bookmarkEnd w:id="196"/>
    </w:p>
    <w:p w14:paraId="5E2BFA0E" w14:textId="5FF59E1A" w:rsidR="00977D8B" w:rsidRDefault="00977D8B" w:rsidP="00977D8B">
      <w:pPr>
        <w:pStyle w:val="BodyText1"/>
      </w:pPr>
      <w:r w:rsidRPr="003F3771">
        <w:rPr>
          <w:b/>
        </w:rPr>
        <w:t>Protocol Stability Index:</w:t>
      </w:r>
      <w:r>
        <w:t xml:space="preserve"> </w:t>
      </w:r>
      <w:r w:rsidRPr="001D318C">
        <w:rPr>
          <w:shd w:val="clear" w:color="auto" w:fill="92D050"/>
        </w:rPr>
        <w:t>3</w:t>
      </w:r>
      <w:r>
        <w:rPr>
          <w:shd w:val="clear" w:color="auto" w:fill="92D050"/>
        </w:rPr>
        <w:t xml:space="preserve">– </w:t>
      </w:r>
      <w:r w:rsidRPr="001D318C">
        <w:rPr>
          <w:shd w:val="clear" w:color="auto" w:fill="92D050"/>
        </w:rPr>
        <w:t>Stable</w:t>
      </w:r>
      <w:r>
        <w:t xml:space="preserve"> (for more information on stability indexes, see Section </w:t>
      </w:r>
      <w:r>
        <w:fldChar w:fldCharType="begin"/>
      </w:r>
      <w:r>
        <w:instrText xml:space="preserve"> REF _Ref495571648 \r \h </w:instrText>
      </w:r>
      <w:r>
        <w:fldChar w:fldCharType="separate"/>
      </w:r>
      <w:r>
        <w:t>1.1.2</w:t>
      </w:r>
      <w:r>
        <w:fldChar w:fldCharType="end"/>
      </w:r>
      <w:r>
        <w:t xml:space="preserve">). </w:t>
      </w:r>
    </w:p>
    <w:p w14:paraId="1207E6E6" w14:textId="43578D27" w:rsidR="00A679A9" w:rsidRDefault="00A679A9" w:rsidP="00825C1A">
      <w:pPr>
        <w:pStyle w:val="BodyText1"/>
        <w:rPr>
          <w:lang w:eastAsia="en-US"/>
        </w:rPr>
      </w:pPr>
      <w:r>
        <w:rPr>
          <w:lang w:eastAsia="en-US"/>
        </w:rPr>
        <w:t xml:space="preserve">In previous versions of WITSML, </w:t>
      </w:r>
      <w:r w:rsidR="00960A3F">
        <w:rPr>
          <w:lang w:eastAsia="en-US"/>
        </w:rPr>
        <w:t xml:space="preserve">each </w:t>
      </w:r>
      <w:r>
        <w:rPr>
          <w:lang w:eastAsia="en-US"/>
        </w:rPr>
        <w:t xml:space="preserve">data object (except for well) </w:t>
      </w:r>
      <w:r w:rsidR="00960A3F">
        <w:rPr>
          <w:lang w:eastAsia="en-US"/>
        </w:rPr>
        <w:t xml:space="preserve">was </w:t>
      </w:r>
      <w:r>
        <w:rPr>
          <w:lang w:eastAsia="en-US"/>
        </w:rPr>
        <w:t xml:space="preserve">required to be a child of a wellbore. In the v2.0+ Energistics CTA, </w:t>
      </w:r>
      <w:r w:rsidR="003147E6">
        <w:rPr>
          <w:lang w:eastAsia="en-US"/>
        </w:rPr>
        <w:t xml:space="preserve">most data </w:t>
      </w:r>
      <w:r>
        <w:rPr>
          <w:lang w:eastAsia="en-US"/>
        </w:rPr>
        <w:t>objects are now top-level objects</w:t>
      </w:r>
      <w:r w:rsidR="005F2F5D">
        <w:rPr>
          <w:lang w:eastAsia="en-US"/>
        </w:rPr>
        <w:t xml:space="preserve"> (TLO)</w:t>
      </w:r>
      <w:r>
        <w:rPr>
          <w:lang w:eastAsia="en-US"/>
        </w:rPr>
        <w:t>. So objects that are not children of wellbore (e.g.</w:t>
      </w:r>
      <w:r w:rsidR="00123351">
        <w:rPr>
          <w:lang w:eastAsia="en-US"/>
        </w:rPr>
        <w:t xml:space="preserve">, rig) can be accessed directly. </w:t>
      </w:r>
      <w:r w:rsidR="00D03BC6">
        <w:rPr>
          <w:lang w:eastAsia="en-US"/>
        </w:rPr>
        <w:t xml:space="preserve">For more information, see Section </w:t>
      </w:r>
      <w:r w:rsidR="00D03BC6">
        <w:rPr>
          <w:lang w:eastAsia="en-US"/>
        </w:rPr>
        <w:fldChar w:fldCharType="begin"/>
      </w:r>
      <w:r w:rsidR="00D03BC6">
        <w:rPr>
          <w:lang w:eastAsia="en-US"/>
        </w:rPr>
        <w:instrText xml:space="preserve"> REF _Ref481764839 \w \h </w:instrText>
      </w:r>
      <w:r w:rsidR="00D03BC6">
        <w:rPr>
          <w:lang w:eastAsia="en-US"/>
        </w:rPr>
      </w:r>
      <w:r w:rsidR="00D03BC6">
        <w:rPr>
          <w:lang w:eastAsia="en-US"/>
        </w:rPr>
        <w:fldChar w:fldCharType="separate"/>
      </w:r>
      <w:r w:rsidR="00303971">
        <w:rPr>
          <w:lang w:eastAsia="en-US"/>
        </w:rPr>
        <w:t>2.4.1</w:t>
      </w:r>
      <w:r w:rsidR="00D03BC6">
        <w:rPr>
          <w:lang w:eastAsia="en-US"/>
        </w:rPr>
        <w:fldChar w:fldCharType="end"/>
      </w:r>
      <w:r w:rsidR="00D03BC6">
        <w:rPr>
          <w:lang w:eastAsia="en-US"/>
        </w:rPr>
        <w:t>.</w:t>
      </w:r>
    </w:p>
    <w:p w14:paraId="5431CFF5" w14:textId="46061346" w:rsidR="00A679A9" w:rsidRDefault="00123351" w:rsidP="00825C1A">
      <w:pPr>
        <w:pStyle w:val="BodyText1"/>
        <w:rPr>
          <w:lang w:eastAsia="en-US"/>
        </w:rPr>
      </w:pPr>
      <w:r>
        <w:rPr>
          <w:lang w:eastAsia="en-US"/>
        </w:rPr>
        <w:t>This chapter describes</w:t>
      </w:r>
      <w:r w:rsidR="00E615CF">
        <w:rPr>
          <w:lang w:eastAsia="en-US"/>
        </w:rPr>
        <w:t xml:space="preserve"> Protocol 3 (P3),</w:t>
      </w:r>
      <w:r>
        <w:rPr>
          <w:lang w:eastAsia="en-US"/>
        </w:rPr>
        <w:t xml:space="preserve"> discovery behavior for store</w:t>
      </w:r>
      <w:r w:rsidR="00D03BC6">
        <w:rPr>
          <w:lang w:eastAsia="en-US"/>
        </w:rPr>
        <w:t>s</w:t>
      </w:r>
      <w:r w:rsidR="009A34A6">
        <w:rPr>
          <w:lang w:eastAsia="en-US"/>
        </w:rPr>
        <w:t xml:space="preserve">. Sections 5.1 through 5.4 are replicated from the </w:t>
      </w:r>
      <w:r w:rsidR="009A34A6" w:rsidRPr="00863E3A">
        <w:rPr>
          <w:i/>
          <w:lang w:eastAsia="en-US"/>
        </w:rPr>
        <w:t>ETP Specification</w:t>
      </w:r>
      <w:r w:rsidR="00863E3A">
        <w:rPr>
          <w:lang w:eastAsia="en-US"/>
        </w:rPr>
        <w:t xml:space="preserve"> (ETP_Specification_v1.1_Doc_v1.1.pdf, Section 2.3.4)</w:t>
      </w:r>
    </w:p>
    <w:p w14:paraId="297685F8" w14:textId="667B8235" w:rsidR="007E3C10" w:rsidRDefault="0015761E" w:rsidP="0015761E">
      <w:pPr>
        <w:pStyle w:val="Heading2"/>
      </w:pPr>
      <w:bookmarkStart w:id="197" w:name="_Toc495651932"/>
      <w:r w:rsidRPr="0015761E">
        <w:t xml:space="preserve">Discovering “eml://” </w:t>
      </w:r>
      <w:r w:rsidR="00E92C85">
        <w:t>M</w:t>
      </w:r>
      <w:r w:rsidR="00114582">
        <w:t xml:space="preserve">ust </w:t>
      </w:r>
      <w:r w:rsidR="00E92C85">
        <w:t>R</w:t>
      </w:r>
      <w:r w:rsidRPr="0015761E">
        <w:t xml:space="preserve">eturn </w:t>
      </w:r>
      <w:r w:rsidR="00E92C85">
        <w:t>S</w:t>
      </w:r>
      <w:r w:rsidRPr="0015761E">
        <w:t xml:space="preserve">upported URI </w:t>
      </w:r>
      <w:r w:rsidR="00E92C85">
        <w:t>P</w:t>
      </w:r>
      <w:r w:rsidRPr="0015761E">
        <w:t xml:space="preserve">rotocol </w:t>
      </w:r>
      <w:r w:rsidR="00E92C85">
        <w:t>R</w:t>
      </w:r>
      <w:r w:rsidRPr="0015761E">
        <w:t>esources</w:t>
      </w:r>
      <w:bookmarkEnd w:id="197"/>
    </w:p>
    <w:p w14:paraId="27B33EE9" w14:textId="5495E98F" w:rsidR="00480F6D" w:rsidRPr="00480F6D" w:rsidRDefault="001D5FCC" w:rsidP="00480F6D">
      <w:pPr>
        <w:pStyle w:val="BodyText1"/>
        <w:rPr>
          <w:lang w:eastAsia="en-US"/>
        </w:rPr>
      </w:pPr>
      <w:r>
        <w:rPr>
          <w:lang w:eastAsia="en-US"/>
        </w:rPr>
        <w:t xml:space="preserve">See an example in </w:t>
      </w:r>
      <w:r>
        <w:rPr>
          <w:lang w:eastAsia="en-US"/>
        </w:rPr>
        <w:fldChar w:fldCharType="begin"/>
      </w:r>
      <w:r>
        <w:rPr>
          <w:lang w:eastAsia="en-US"/>
        </w:rPr>
        <w:instrText xml:space="preserve"> REF _Ref481763767 \h </w:instrText>
      </w:r>
      <w:r>
        <w:rPr>
          <w:lang w:eastAsia="en-US"/>
        </w:rPr>
      </w:r>
      <w:r>
        <w:rPr>
          <w:lang w:eastAsia="en-US"/>
        </w:rPr>
        <w:fldChar w:fldCharType="separate"/>
      </w:r>
      <w:r>
        <w:t xml:space="preserve">Figure </w:t>
      </w:r>
      <w:r>
        <w:rPr>
          <w:noProof/>
        </w:rPr>
        <w:t>5</w:t>
      </w:r>
      <w:r>
        <w:noBreakHyphen/>
      </w:r>
      <w:r>
        <w:rPr>
          <w:noProof/>
        </w:rPr>
        <w:t>1</w:t>
      </w:r>
      <w:r>
        <w:rPr>
          <w:lang w:eastAsia="en-US"/>
        </w:rPr>
        <w:fldChar w:fldCharType="end"/>
      </w:r>
      <w:r>
        <w:rPr>
          <w:lang w:eastAsia="en-US"/>
        </w:rPr>
        <w:t>.</w:t>
      </w:r>
    </w:p>
    <w:p w14:paraId="30E2903F" w14:textId="0DD3D985" w:rsidR="002F698A" w:rsidRDefault="00480F6D" w:rsidP="00DC2632">
      <w:pPr>
        <w:pStyle w:val="Bullet"/>
      </w:pPr>
      <w:r>
        <w:t>The store must return a</w:t>
      </w:r>
      <w:r w:rsidR="0044474F" w:rsidRPr="00DC2632">
        <w:t xml:space="preserve"> folder for each supported </w:t>
      </w:r>
      <w:r w:rsidR="001D5FCC">
        <w:t xml:space="preserve">version of an </w:t>
      </w:r>
      <w:r w:rsidR="0044474F" w:rsidRPr="00DC2632">
        <w:t>ML</w:t>
      </w:r>
      <w:r w:rsidR="00450559">
        <w:t xml:space="preserve"> and each supported version of Energistics </w:t>
      </w:r>
      <w:r w:rsidR="00450559" w:rsidRPr="00D05887">
        <w:rPr>
          <w:i/>
        </w:rPr>
        <w:t>common</w:t>
      </w:r>
      <w:r>
        <w:t xml:space="preserve">. </w:t>
      </w:r>
      <w:r w:rsidR="003147E6">
        <w:t>For example:</w:t>
      </w:r>
    </w:p>
    <w:p w14:paraId="14F75D02" w14:textId="52C5E18A" w:rsidR="00D05887" w:rsidRDefault="00D05887" w:rsidP="00D05887">
      <w:pPr>
        <w:pStyle w:val="Bullet2"/>
      </w:pPr>
      <w:r>
        <w:t>WITSML Store (1.3.1.1)</w:t>
      </w:r>
    </w:p>
    <w:p w14:paraId="55D12002" w14:textId="64EA6A5C" w:rsidR="00D05887" w:rsidRDefault="00D05887" w:rsidP="00D05887">
      <w:pPr>
        <w:pStyle w:val="Bullet2"/>
      </w:pPr>
      <w:r>
        <w:t>WITSML Store (1.4.1.1)</w:t>
      </w:r>
    </w:p>
    <w:p w14:paraId="0C6A4BCB" w14:textId="4B7E9EEA" w:rsidR="00D05887" w:rsidRDefault="00D05887" w:rsidP="00D05887">
      <w:pPr>
        <w:pStyle w:val="Bullet2"/>
      </w:pPr>
      <w:r>
        <w:t>WITSML Store (2.0)</w:t>
      </w:r>
    </w:p>
    <w:p w14:paraId="0FFF2D6E" w14:textId="794B2970" w:rsidR="00D05887" w:rsidRDefault="00D05887" w:rsidP="00FE58CC">
      <w:pPr>
        <w:pStyle w:val="Bullet2"/>
      </w:pPr>
      <w:r>
        <w:t>Energistics common (2.</w:t>
      </w:r>
      <w:r w:rsidR="00FE58CC">
        <w:t>0</w:t>
      </w:r>
      <w:r>
        <w:t>)</w:t>
      </w:r>
    </w:p>
    <w:p w14:paraId="5381B83B" w14:textId="7FE566EC" w:rsidR="00FE58CC" w:rsidRPr="00FE58CC" w:rsidRDefault="00FE58CC" w:rsidP="00FE58CC">
      <w:pPr>
        <w:pStyle w:val="Bullet2Last"/>
      </w:pPr>
      <w:r>
        <w:t>Energistics common (2.1)</w:t>
      </w:r>
    </w:p>
    <w:p w14:paraId="7EC4855E" w14:textId="33E6B912" w:rsidR="002F698A" w:rsidRPr="00DC2632" w:rsidRDefault="00480F6D" w:rsidP="00DC2632">
      <w:pPr>
        <w:pStyle w:val="Bullet"/>
      </w:pPr>
      <w:r>
        <w:t xml:space="preserve">The </w:t>
      </w:r>
      <w:r w:rsidR="0044474F" w:rsidRPr="00DC2632">
        <w:t xml:space="preserve">URI </w:t>
      </w:r>
      <w:r>
        <w:t xml:space="preserve">must </w:t>
      </w:r>
      <w:r w:rsidR="0044474F" w:rsidRPr="00DC2632">
        <w:t>speci</w:t>
      </w:r>
      <w:r>
        <w:t>fy</w:t>
      </w:r>
      <w:r w:rsidR="0044474F" w:rsidRPr="00DC2632">
        <w:t xml:space="preserve"> the ML family and </w:t>
      </w:r>
      <w:r w:rsidR="005F2F5D">
        <w:t>its 2-</w:t>
      </w:r>
      <w:r w:rsidR="0044474F" w:rsidRPr="00DC2632">
        <w:t>digit version number</w:t>
      </w:r>
      <w:r>
        <w:t>.</w:t>
      </w:r>
    </w:p>
    <w:p w14:paraId="543D6819" w14:textId="7103A6CE" w:rsidR="002F698A" w:rsidRPr="00DC2632" w:rsidRDefault="0044474F" w:rsidP="00DC2632">
      <w:pPr>
        <w:pStyle w:val="Bullet2"/>
      </w:pPr>
      <w:r w:rsidRPr="00DC2632">
        <w:t>eml://witsml20</w:t>
      </w:r>
    </w:p>
    <w:p w14:paraId="52CF7826" w14:textId="7F558C8C" w:rsidR="002F698A" w:rsidRPr="00DC2632" w:rsidRDefault="00480F6D" w:rsidP="00DC2632">
      <w:pPr>
        <w:pStyle w:val="Bullet"/>
      </w:pPr>
      <w:r>
        <w:t xml:space="preserve">The </w:t>
      </w:r>
      <w:r w:rsidR="0044474F" w:rsidRPr="00DC2632">
        <w:t xml:space="preserve">ContentType </w:t>
      </w:r>
      <w:r w:rsidR="00114582">
        <w:t xml:space="preserve">must </w:t>
      </w:r>
      <w:r w:rsidR="00114582" w:rsidRPr="00DC2632">
        <w:t xml:space="preserve">not </w:t>
      </w:r>
      <w:r w:rsidR="0044474F" w:rsidRPr="00DC2632">
        <w:t>be null</w:t>
      </w:r>
      <w:r>
        <w:t xml:space="preserve">. </w:t>
      </w:r>
      <w:r w:rsidR="00E92C85">
        <w:t xml:space="preserve">Some examples formats are shown </w:t>
      </w:r>
      <w:r w:rsidR="00F41BF3">
        <w:t>here</w:t>
      </w:r>
      <w:r w:rsidR="00E92C85">
        <w:t>:</w:t>
      </w:r>
    </w:p>
    <w:p w14:paraId="7C412750" w14:textId="7740EB07" w:rsidR="002F698A" w:rsidRDefault="00E92C85" w:rsidP="00DC2632">
      <w:pPr>
        <w:pStyle w:val="Bullet2"/>
      </w:pPr>
      <w:r>
        <w:t xml:space="preserve">For a WITSML v2.0 data object: </w:t>
      </w:r>
      <w:r w:rsidR="0044474F" w:rsidRPr="00DC2632">
        <w:t>application/x-witsml+xml;version=2.0</w:t>
      </w:r>
    </w:p>
    <w:p w14:paraId="7FC922D1" w14:textId="5A58265B" w:rsidR="00617648" w:rsidRDefault="00617648" w:rsidP="00DC2632">
      <w:pPr>
        <w:pStyle w:val="Bullet2"/>
      </w:pPr>
      <w:r>
        <w:t>For objects in Energistics common: application/x-eml+xml; version=2.1</w:t>
      </w:r>
    </w:p>
    <w:p w14:paraId="360324D6" w14:textId="378A5E36" w:rsidR="00D05887" w:rsidRPr="00DC2632" w:rsidRDefault="00D05887" w:rsidP="00DC2632">
      <w:pPr>
        <w:pStyle w:val="Bullet2"/>
      </w:pPr>
      <w:r>
        <w:t xml:space="preserve">For more information about ContentType and its format, see the </w:t>
      </w:r>
      <w:r w:rsidRPr="00C80C7B">
        <w:rPr>
          <w:i/>
        </w:rPr>
        <w:t>Energistics Identifier Specification</w:t>
      </w:r>
      <w:r>
        <w:t xml:space="preserve">. </w:t>
      </w:r>
    </w:p>
    <w:p w14:paraId="6A8E1C46" w14:textId="5A908B91" w:rsidR="002F698A" w:rsidRPr="00DC2632" w:rsidRDefault="0044474F" w:rsidP="00DC2632">
      <w:pPr>
        <w:pStyle w:val="Bullet"/>
      </w:pPr>
      <w:r w:rsidRPr="00DC2632">
        <w:t>“/” is deprecated</w:t>
      </w:r>
      <w:r w:rsidR="005F2F5D">
        <w:t>; you must</w:t>
      </w:r>
      <w:r w:rsidRPr="00DC2632">
        <w:t xml:space="preserve"> use “eml://”</w:t>
      </w:r>
    </w:p>
    <w:p w14:paraId="7F30FA37" w14:textId="77777777" w:rsidR="002D5CD7" w:rsidRPr="00DC2632" w:rsidRDefault="002D5CD7" w:rsidP="002D5CD7">
      <w:pPr>
        <w:pStyle w:val="Bullet"/>
      </w:pPr>
      <w:r>
        <w:t>I</w:t>
      </w:r>
      <w:r w:rsidRPr="00DC2632">
        <w:t xml:space="preserve">f the </w:t>
      </w:r>
      <w:r>
        <w:t>s</w:t>
      </w:r>
      <w:r w:rsidRPr="00DC2632">
        <w:t>tore is aware of data residing in multiple backend data sources</w:t>
      </w:r>
      <w:r>
        <w:t>, then the store must first return d</w:t>
      </w:r>
      <w:r w:rsidRPr="00DC2632">
        <w:t>ataspaces</w:t>
      </w:r>
      <w:r>
        <w:t>:</w:t>
      </w:r>
      <w:r w:rsidRPr="00DC2632">
        <w:t xml:space="preserve"> </w:t>
      </w:r>
    </w:p>
    <w:p w14:paraId="14FBFB5B" w14:textId="77777777" w:rsidR="002D5CD7" w:rsidRDefault="002D5CD7" w:rsidP="002D5CD7">
      <w:pPr>
        <w:pStyle w:val="Bullet2"/>
        <w:numPr>
          <w:ilvl w:val="0"/>
          <w:numId w:val="4"/>
        </w:numPr>
        <w:ind w:left="720"/>
      </w:pPr>
      <w:r w:rsidRPr="00DC2632">
        <w:t>eml://ow_proj_01/witsml20</w:t>
      </w:r>
    </w:p>
    <w:p w14:paraId="21E690C7" w14:textId="77777777" w:rsidR="002D5CD7" w:rsidRDefault="002D5CD7" w:rsidP="002D5CD7">
      <w:pPr>
        <w:pStyle w:val="Bullet2"/>
        <w:numPr>
          <w:ilvl w:val="0"/>
          <w:numId w:val="4"/>
        </w:numPr>
        <w:ind w:left="720"/>
      </w:pPr>
      <w:r w:rsidRPr="00303971">
        <w:t>A dataspace can be followed by none or another or a series of dataspaces</w:t>
      </w:r>
      <w:r>
        <w:t xml:space="preserve">. To navigate through dataspaces, continue to issue ChannelDescribe messages until you encounter one of the Energistics standards names (i.e., witsml, prodml, resqml or eml) (as in the first item in this list above).  </w:t>
      </w:r>
    </w:p>
    <w:p w14:paraId="254CD70B" w14:textId="493110B2" w:rsidR="002D5CD7" w:rsidRDefault="002D5CD7" w:rsidP="002D5CD7">
      <w:pPr>
        <w:pStyle w:val="Bullet2"/>
        <w:numPr>
          <w:ilvl w:val="0"/>
          <w:numId w:val="4"/>
        </w:numPr>
        <w:ind w:left="720"/>
      </w:pPr>
      <w:r>
        <w:t xml:space="preserve">You know you’ve encountered a data model when the store returns one of the Energistics MLs ((i.e., witsml, prodml, resqml or eml). </w:t>
      </w:r>
    </w:p>
    <w:p w14:paraId="0FE2960B" w14:textId="77777777" w:rsidR="002D5CD7" w:rsidRDefault="002D5CD7" w:rsidP="002D5CD7">
      <w:pPr>
        <w:pStyle w:val="Bullet"/>
      </w:pPr>
      <w:r>
        <w:t>The full regular expression is:</w:t>
      </w:r>
    </w:p>
    <w:p w14:paraId="02A2DDB2" w14:textId="77777777" w:rsidR="002D5CD7" w:rsidRDefault="002D5CD7" w:rsidP="002D5CD7">
      <w:pPr>
        <w:pStyle w:val="BodyText1"/>
      </w:pPr>
      <w:r w:rsidRPr="007842C7">
        <w:t>/^eml:\/\/(.*\/)*((witsml|resqml|prodml|eml)([0-9]+))(\/((obj_|part_)?(\w+))(\(([\-\w]+)\))?)?(\?[^#]*)?(#.*)?$/i</w:t>
      </w:r>
    </w:p>
    <w:p w14:paraId="3D1FA3E5" w14:textId="77777777" w:rsidR="002D5CD7" w:rsidRPr="007842C7" w:rsidRDefault="002D5CD7" w:rsidP="002D5CD7">
      <w:pPr>
        <w:pStyle w:val="BodyText1"/>
      </w:pPr>
      <w:r>
        <w:t xml:space="preserve">NOTE: This expression includes parameters that may be needed for future ETP capabilities. </w:t>
      </w:r>
    </w:p>
    <w:p w14:paraId="7218DF7A" w14:textId="27EC4D0E" w:rsidR="00DF7631" w:rsidRDefault="0065506F" w:rsidP="00DF7631">
      <w:pPr>
        <w:pStyle w:val="Graphic"/>
      </w:pPr>
      <w:r w:rsidRPr="0065506F">
        <w:rPr>
          <w:noProof/>
          <w:szCs w:val="20"/>
          <w:lang w:eastAsia="en-US"/>
        </w:rPr>
        <w:lastRenderedPageBreak/>
        <mc:AlternateContent>
          <mc:Choice Requires="wps">
            <w:drawing>
              <wp:anchor distT="0" distB="0" distL="114300" distR="114300" simplePos="0" relativeHeight="251685888" behindDoc="0" locked="0" layoutInCell="1" allowOverlap="1" wp14:anchorId="0C10B728" wp14:editId="4B336EA5">
                <wp:simplePos x="0" y="0"/>
                <wp:positionH relativeFrom="column">
                  <wp:posOffset>1746167</wp:posOffset>
                </wp:positionH>
                <wp:positionV relativeFrom="paragraph">
                  <wp:posOffset>1930096</wp:posOffset>
                </wp:positionV>
                <wp:extent cx="1246173" cy="125427"/>
                <wp:effectExtent l="0" t="0" r="11430" b="27305"/>
                <wp:wrapNone/>
                <wp:docPr id="46" name="Arrow: Left 4"/>
                <wp:cNvGraphicFramePr/>
                <a:graphic xmlns:a="http://schemas.openxmlformats.org/drawingml/2006/main">
                  <a:graphicData uri="http://schemas.microsoft.com/office/word/2010/wordprocessingShape">
                    <wps:wsp>
                      <wps:cNvSpPr/>
                      <wps:spPr>
                        <a:xfrm>
                          <a:off x="0" y="0"/>
                          <a:ext cx="1246173" cy="125427"/>
                        </a:xfrm>
                        <a:prstGeom prst="leftArrow">
                          <a:avLst>
                            <a:gd name="adj1" fmla="val 34616"/>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3464F02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 o:spid="_x0000_s1026" type="#_x0000_t66" style="position:absolute;margin-left:137.5pt;margin-top:152pt;width:98.1pt;height:9.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" adj="1087,7061" fillcolor="#4f81bd [3204]" strokecolor="#243f60 [1604]" strokeweight="2pt"/>
            </w:pict>
          </mc:Fallback>
        </mc:AlternateContent>
      </w:r>
      <w:r w:rsidR="00DC2632" w:rsidRPr="00DC2632">
        <w:rPr>
          <w:noProof/>
          <w:szCs w:val="20"/>
          <w:lang w:eastAsia="en-US"/>
        </w:rPr>
        <w:t xml:space="preserve"> </w:t>
      </w:r>
      <w:r w:rsidR="00CD0132">
        <w:rPr>
          <w:noProof/>
          <w:lang w:eastAsia="en-US"/>
        </w:rPr>
        <w:drawing>
          <wp:inline distT="0" distB="0" distL="0" distR="0" wp14:anchorId="5E0B207E" wp14:editId="14B40F01">
            <wp:extent cx="2957885" cy="228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0526" t="16584" r="9695" b="11065"/>
                    <a:stretch/>
                  </pic:blipFill>
                  <pic:spPr bwMode="auto">
                    <a:xfrm>
                      <a:off x="0" y="0"/>
                      <a:ext cx="2959297" cy="2290268"/>
                    </a:xfrm>
                    <a:prstGeom prst="rect">
                      <a:avLst/>
                    </a:prstGeom>
                    <a:ln>
                      <a:noFill/>
                    </a:ln>
                    <a:extLst>
                      <a:ext uri="{53640926-AAD7-44D8-BBD7-CCE9431645EC}">
                        <a14:shadowObscured xmlns:a14="http://schemas.microsoft.com/office/drawing/2010/main"/>
                      </a:ext>
                    </a:extLst>
                  </pic:spPr>
                </pic:pic>
              </a:graphicData>
            </a:graphic>
          </wp:inline>
        </w:drawing>
      </w:r>
    </w:p>
    <w:p w14:paraId="173E6620" w14:textId="723212E1" w:rsidR="0015761E" w:rsidRDefault="00DF7631" w:rsidP="00DF7631">
      <w:pPr>
        <w:pStyle w:val="Caption"/>
      </w:pPr>
      <w:bookmarkStart w:id="198" w:name="_Ref481763767"/>
      <w:r>
        <w:t xml:space="preserve">Figure </w:t>
      </w:r>
      <w:fldSimple w:instr=" STYLEREF 1 \s ">
        <w:r w:rsidR="001D5FCC">
          <w:rPr>
            <w:noProof/>
          </w:rPr>
          <w:t>5</w:t>
        </w:r>
      </w:fldSimple>
      <w:r w:rsidR="001D5FCC">
        <w:noBreakHyphen/>
      </w:r>
      <w:fldSimple w:instr=" SEQ Figure \* ARABIC \s 1 ">
        <w:r w:rsidR="001D5FCC">
          <w:rPr>
            <w:noProof/>
          </w:rPr>
          <w:t>1</w:t>
        </w:r>
      </w:fldSimple>
      <w:bookmarkEnd w:id="198"/>
      <w:r>
        <w:t xml:space="preserve"> </w:t>
      </w:r>
      <w:r w:rsidR="001D5FCC">
        <w:t xml:space="preserve">“eml://” </w:t>
      </w:r>
      <w:r w:rsidR="00665D06">
        <w:t>must return</w:t>
      </w:r>
      <w:r w:rsidR="001D5FCC">
        <w:t xml:space="preserve"> a folder for each supported version of an ML</w:t>
      </w:r>
      <w:r w:rsidR="004C75B1">
        <w:t xml:space="preserve"> and Energistics common.</w:t>
      </w:r>
    </w:p>
    <w:p w14:paraId="2986ABE9" w14:textId="4838D787" w:rsidR="00DF7631" w:rsidRDefault="00185D63" w:rsidP="00DF7631">
      <w:pPr>
        <w:pStyle w:val="Heading2"/>
      </w:pPr>
      <w:bookmarkStart w:id="199" w:name="_Toc495651933"/>
      <w:r w:rsidRPr="00185D63">
        <w:t xml:space="preserve">Discovering “eml://witsml20” </w:t>
      </w:r>
      <w:r w:rsidR="00E92C85">
        <w:t>M</w:t>
      </w:r>
      <w:r w:rsidR="00114582">
        <w:t xml:space="preserve">ust </w:t>
      </w:r>
      <w:r w:rsidR="00E92C85">
        <w:t>R</w:t>
      </w:r>
      <w:r w:rsidRPr="00185D63">
        <w:t xml:space="preserve">eturn </w:t>
      </w:r>
      <w:r w:rsidR="00E92C85">
        <w:t>F</w:t>
      </w:r>
      <w:r w:rsidRPr="00185D63">
        <w:t xml:space="preserve">older </w:t>
      </w:r>
      <w:r w:rsidR="00E92C85">
        <w:t>R</w:t>
      </w:r>
      <w:r w:rsidRPr="00185D63">
        <w:t>esources</w:t>
      </w:r>
      <w:bookmarkEnd w:id="199"/>
    </w:p>
    <w:p w14:paraId="18D9CB90" w14:textId="2D31FC85" w:rsidR="002F698A" w:rsidRDefault="001D5FCC" w:rsidP="00B60258">
      <w:pPr>
        <w:pStyle w:val="Bullet"/>
        <w:keepNext/>
      </w:pPr>
      <w:r>
        <w:t>The store must return a</w:t>
      </w:r>
      <w:r w:rsidR="0044474F" w:rsidRPr="0065506F">
        <w:t xml:space="preserve"> folder for each supported top</w:t>
      </w:r>
      <w:r w:rsidR="00E92C85">
        <w:t>-</w:t>
      </w:r>
      <w:r w:rsidR="0044474F" w:rsidRPr="0065506F">
        <w:t>level data object</w:t>
      </w:r>
      <w:r>
        <w:t xml:space="preserve"> (TLO)</w:t>
      </w:r>
      <w:r w:rsidR="0044474F" w:rsidRPr="0065506F">
        <w:t xml:space="preserve"> type</w:t>
      </w:r>
      <w:r w:rsidR="0040248E">
        <w:t>, for example:</w:t>
      </w:r>
    </w:p>
    <w:p w14:paraId="3C5E224A" w14:textId="50081CBB" w:rsidR="0040248E" w:rsidRPr="0065506F" w:rsidRDefault="00E617A1" w:rsidP="0040248E">
      <w:pPr>
        <w:pStyle w:val="BodyText2"/>
      </w:pPr>
      <w:r>
        <w:rPr>
          <w:noProof/>
        </w:rPr>
        <mc:AlternateContent>
          <mc:Choice Requires="wps">
            <w:drawing>
              <wp:anchor distT="45720" distB="45720" distL="114300" distR="114300" simplePos="0" relativeHeight="251693056" behindDoc="0" locked="0" layoutInCell="1" allowOverlap="1" wp14:anchorId="0500D1CD" wp14:editId="446BF6F8">
                <wp:simplePos x="0" y="0"/>
                <wp:positionH relativeFrom="column">
                  <wp:posOffset>4405023</wp:posOffset>
                </wp:positionH>
                <wp:positionV relativeFrom="paragraph">
                  <wp:posOffset>736048</wp:posOffset>
                </wp:positionV>
                <wp:extent cx="1431234" cy="230339"/>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234" cy="230339"/>
                        </a:xfrm>
                        <a:prstGeom prst="rect">
                          <a:avLst/>
                        </a:prstGeom>
                        <a:solidFill>
                          <a:srgbClr val="FFFFFF"/>
                        </a:solidFill>
                        <a:ln w="9525">
                          <a:noFill/>
                          <a:miter lim="800000"/>
                          <a:headEnd/>
                          <a:tailEnd/>
                        </a:ln>
                      </wps:spPr>
                      <wps:txbx>
                        <w:txbxContent>
                          <w:p w14:paraId="7F4CFD24" w14:textId="0A79F73B" w:rsidR="004951B5" w:rsidRPr="0040248E" w:rsidRDefault="004951B5" w:rsidP="00E617A1">
                            <w:pPr>
                              <w:rPr>
                                <w:sz w:val="16"/>
                                <w:szCs w:val="16"/>
                              </w:rPr>
                            </w:pPr>
                            <w:r>
                              <w:rPr>
                                <w:sz w:val="16"/>
                                <w:szCs w:val="16"/>
                              </w:rPr>
                              <w:t>Resource type = Folder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0D1CD" id="_x0000_s1027" type="#_x0000_t202" style="position:absolute;left:0;text-align:left;margin-left:346.85pt;margin-top:57.95pt;width:112.7pt;height:18.1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" stroked="f">
                <v:textbox>
                  <w:txbxContent>
                    <w:p w14:paraId="7F4CFD24" w14:textId="0A79F73B" w:rsidR="004951B5" w:rsidRPr="0040248E" w:rsidRDefault="004951B5" w:rsidP="00E617A1">
                      <w:pPr>
                        <w:rPr>
                          <w:sz w:val="16"/>
                          <w:szCs w:val="16"/>
                        </w:rPr>
                      </w:pPr>
                      <w:r>
                        <w:rPr>
                          <w:sz w:val="16"/>
                          <w:szCs w:val="16"/>
                        </w:rPr>
                        <w:t>Resource type = Folder</w:t>
                      </w:r>
                    </w:p>
                  </w:txbxContent>
                </v:textbox>
              </v:shape>
            </w:pict>
          </mc:Fallback>
        </mc:AlternateContent>
      </w:r>
      <w:r w:rsidR="0040248E">
        <w:rPr>
          <w:noProof/>
        </w:rPr>
        <mc:AlternateContent>
          <mc:Choice Requires="wps">
            <w:drawing>
              <wp:anchor distT="45720" distB="45720" distL="114300" distR="114300" simplePos="0" relativeHeight="251689984" behindDoc="0" locked="0" layoutInCell="1" allowOverlap="1" wp14:anchorId="68D0CFBD" wp14:editId="45AAE42E">
                <wp:simplePos x="0" y="0"/>
                <wp:positionH relativeFrom="column">
                  <wp:posOffset>5085163</wp:posOffset>
                </wp:positionH>
                <wp:positionV relativeFrom="paragraph">
                  <wp:posOffset>453114</wp:posOffset>
                </wp:positionV>
                <wp:extent cx="1176655" cy="230339"/>
                <wp:effectExtent l="0" t="0" r="444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230339"/>
                        </a:xfrm>
                        <a:prstGeom prst="rect">
                          <a:avLst/>
                        </a:prstGeom>
                        <a:solidFill>
                          <a:srgbClr val="FFFFFF"/>
                        </a:solidFill>
                        <a:ln w="9525">
                          <a:noFill/>
                          <a:miter lim="800000"/>
                          <a:headEnd/>
                          <a:tailEnd/>
                        </a:ln>
                      </wps:spPr>
                      <wps:txbx>
                        <w:txbxContent>
                          <w:p w14:paraId="3ED891C9" w14:textId="3E9D1BA8" w:rsidR="004951B5" w:rsidRPr="0040248E" w:rsidRDefault="004951B5">
                            <w:pPr>
                              <w:rPr>
                                <w:sz w:val="16"/>
                                <w:szCs w:val="16"/>
                              </w:rPr>
                            </w:pPr>
                            <w:r w:rsidRPr="0040248E">
                              <w:rPr>
                                <w:sz w:val="16"/>
                                <w:szCs w:val="16"/>
                              </w:rPr>
                              <w:t>URI data object type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0CFBD" id="_x0000_s1028" type="#_x0000_t202" style="position:absolute;left:0;text-align:left;margin-left:400.4pt;margin-top:35.7pt;width:92.65pt;height:18.1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" stroked="f">
                <v:textbox>
                  <w:txbxContent>
                    <w:p w14:paraId="3ED891C9" w14:textId="3E9D1BA8" w:rsidR="004951B5" w:rsidRPr="0040248E" w:rsidRDefault="004951B5">
                      <w:pPr>
                        <w:rPr>
                          <w:sz w:val="16"/>
                          <w:szCs w:val="16"/>
                        </w:rPr>
                      </w:pPr>
                      <w:r w:rsidRPr="0040248E">
                        <w:rPr>
                          <w:sz w:val="16"/>
                          <w:szCs w:val="16"/>
                        </w:rPr>
                        <w:t>URI data object type</w:t>
                      </w:r>
                    </w:p>
                  </w:txbxContent>
                </v:textbox>
              </v:shape>
            </w:pict>
          </mc:Fallback>
        </mc:AlternateContent>
      </w:r>
      <w:r w:rsidR="0040248E" w:rsidRPr="00DC2632">
        <w:rPr>
          <w:noProof/>
        </w:rPr>
        <mc:AlternateContent>
          <mc:Choice Requires="wps">
            <w:drawing>
              <wp:anchor distT="0" distB="0" distL="114300" distR="114300" simplePos="0" relativeHeight="251694080" behindDoc="0" locked="0" layoutInCell="1" allowOverlap="1" wp14:anchorId="5A3AF79F" wp14:editId="5E26BD0C">
                <wp:simplePos x="0" y="0"/>
                <wp:positionH relativeFrom="column">
                  <wp:posOffset>3706688</wp:posOffset>
                </wp:positionH>
                <wp:positionV relativeFrom="paragraph">
                  <wp:posOffset>666750</wp:posOffset>
                </wp:positionV>
                <wp:extent cx="1246173" cy="125427"/>
                <wp:effectExtent l="0" t="0" r="11430" b="27305"/>
                <wp:wrapNone/>
                <wp:docPr id="40" name="Arrow: Left 4"/>
                <wp:cNvGraphicFramePr/>
                <a:graphic xmlns:a="http://schemas.openxmlformats.org/drawingml/2006/main">
                  <a:graphicData uri="http://schemas.microsoft.com/office/word/2010/wordprocessingShape">
                    <wps:wsp>
                      <wps:cNvSpPr/>
                      <wps:spPr>
                        <a:xfrm>
                          <a:off x="0" y="0"/>
                          <a:ext cx="1246173" cy="125427"/>
                        </a:xfrm>
                        <a:prstGeom prst="leftArrow">
                          <a:avLst>
                            <a:gd name="adj1" fmla="val 34616"/>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5CCC7FE3" id="Arrow: Left 4" o:spid="_x0000_s1026" type="#_x0000_t66" style="position:absolute;margin-left:291.85pt;margin-top:52.5pt;width:98.1pt;height:9.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" adj="1087,7061" fillcolor="#4f81bd [3204]" strokecolor="#243f60 [1604]" strokeweight="2pt"/>
            </w:pict>
          </mc:Fallback>
        </mc:AlternateContent>
      </w:r>
      <w:r w:rsidR="0040248E" w:rsidRPr="00DC2632">
        <w:rPr>
          <w:noProof/>
        </w:rPr>
        <mc:AlternateContent>
          <mc:Choice Requires="wps">
            <w:drawing>
              <wp:anchor distT="0" distB="0" distL="114300" distR="114300" simplePos="0" relativeHeight="251691008" behindDoc="0" locked="0" layoutInCell="1" allowOverlap="1" wp14:anchorId="49437D42" wp14:editId="48DE425A">
                <wp:simplePos x="0" y="0"/>
                <wp:positionH relativeFrom="column">
                  <wp:posOffset>5025224</wp:posOffset>
                </wp:positionH>
                <wp:positionV relativeFrom="paragraph">
                  <wp:posOffset>370288</wp:posOffset>
                </wp:positionV>
                <wp:extent cx="548640" cy="166977"/>
                <wp:effectExtent l="0" t="0" r="22860" b="24130"/>
                <wp:wrapNone/>
                <wp:docPr id="31" name="Arrow: Left 4"/>
                <wp:cNvGraphicFramePr/>
                <a:graphic xmlns:a="http://schemas.openxmlformats.org/drawingml/2006/main">
                  <a:graphicData uri="http://schemas.microsoft.com/office/word/2010/wordprocessingShape">
                    <wps:wsp>
                      <wps:cNvSpPr/>
                      <wps:spPr>
                        <a:xfrm>
                          <a:off x="0" y="0"/>
                          <a:ext cx="548640" cy="166977"/>
                        </a:xfrm>
                        <a:prstGeom prst="leftArrow">
                          <a:avLst>
                            <a:gd name="adj1" fmla="val 34616"/>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12F10DDA" id="Arrow: Left 4" o:spid="_x0000_s1026" type="#_x0000_t66" style="position:absolute;margin-left:395.7pt;margin-top:29.15pt;width:43.2pt;height:13.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" adj="3287,7061" fillcolor="#4f81bd [3204]" strokecolor="#243f60 [1604]" strokeweight="2pt"/>
            </w:pict>
          </mc:Fallback>
        </mc:AlternateContent>
      </w:r>
      <w:r w:rsidR="0040248E">
        <w:rPr>
          <w:noProof/>
        </w:rPr>
        <w:drawing>
          <wp:inline distT="0" distB="0" distL="0" distR="0" wp14:anchorId="62B87D7A" wp14:editId="730784E3">
            <wp:extent cx="2409245" cy="2240364"/>
            <wp:effectExtent l="19050" t="19050" r="10160" b="266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472" t="22860" r="79670" b="44206"/>
                    <a:stretch/>
                  </pic:blipFill>
                  <pic:spPr bwMode="auto">
                    <a:xfrm>
                      <a:off x="0" y="0"/>
                      <a:ext cx="2414504" cy="2245254"/>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r w:rsidR="0040248E">
        <w:t xml:space="preserve"> </w:t>
      </w:r>
      <w:r w:rsidR="0040248E">
        <w:rPr>
          <w:noProof/>
        </w:rPr>
        <w:drawing>
          <wp:inline distT="0" distB="0" distL="0" distR="0" wp14:anchorId="19094F59" wp14:editId="1BC4E992">
            <wp:extent cx="2941983" cy="22021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0662" t="16830" r="9840" b="13586"/>
                    <a:stretch/>
                  </pic:blipFill>
                  <pic:spPr bwMode="auto">
                    <a:xfrm>
                      <a:off x="0" y="0"/>
                      <a:ext cx="2942612" cy="2202651"/>
                    </a:xfrm>
                    <a:prstGeom prst="rect">
                      <a:avLst/>
                    </a:prstGeom>
                    <a:ln>
                      <a:noFill/>
                    </a:ln>
                    <a:extLst>
                      <a:ext uri="{53640926-AAD7-44D8-BBD7-CCE9431645EC}">
                        <a14:shadowObscured xmlns:a14="http://schemas.microsoft.com/office/drawing/2010/main"/>
                      </a:ext>
                    </a:extLst>
                  </pic:spPr>
                </pic:pic>
              </a:graphicData>
            </a:graphic>
          </wp:inline>
        </w:drawing>
      </w:r>
    </w:p>
    <w:p w14:paraId="766324FB" w14:textId="7417A181" w:rsidR="002F698A" w:rsidRPr="0065506F" w:rsidRDefault="001D5FCC" w:rsidP="0065506F">
      <w:pPr>
        <w:pStyle w:val="Bullet"/>
      </w:pPr>
      <w:r>
        <w:t xml:space="preserve">The </w:t>
      </w:r>
      <w:r w:rsidR="0044474F" w:rsidRPr="0065506F">
        <w:t xml:space="preserve">URI </w:t>
      </w:r>
      <w:r>
        <w:t xml:space="preserve">must </w:t>
      </w:r>
      <w:r w:rsidR="0044474F" w:rsidRPr="0065506F">
        <w:t>specif</w:t>
      </w:r>
      <w:r>
        <w:t>y</w:t>
      </w:r>
      <w:r w:rsidR="000D6240">
        <w:t xml:space="preserve"> </w:t>
      </w:r>
      <w:r w:rsidR="0044474F" w:rsidRPr="0065506F">
        <w:t>the data object type but no</w:t>
      </w:r>
      <w:r>
        <w:t>t a</w:t>
      </w:r>
      <w:r w:rsidR="0044474F" w:rsidRPr="0065506F">
        <w:t xml:space="preserve"> UUID</w:t>
      </w:r>
      <w:r>
        <w:t xml:space="preserve">. </w:t>
      </w:r>
    </w:p>
    <w:p w14:paraId="548EB0EF" w14:textId="6052FDFD" w:rsidR="002F698A" w:rsidRPr="0065506F" w:rsidRDefault="0044474F" w:rsidP="0065506F">
      <w:pPr>
        <w:pStyle w:val="Bullet2"/>
      </w:pPr>
      <w:r w:rsidRPr="0065506F">
        <w:t>eml://witsml20/Well</w:t>
      </w:r>
      <w:r w:rsidR="0040248E">
        <w:t>bore</w:t>
      </w:r>
    </w:p>
    <w:p w14:paraId="0126B57E" w14:textId="121493FF" w:rsidR="002F698A" w:rsidRPr="0065506F" w:rsidRDefault="001D5FCC" w:rsidP="0065506F">
      <w:pPr>
        <w:pStyle w:val="Bullet"/>
      </w:pPr>
      <w:r>
        <w:t xml:space="preserve">The </w:t>
      </w:r>
      <w:r w:rsidR="0044474F" w:rsidRPr="0065506F">
        <w:t xml:space="preserve">ContentType </w:t>
      </w:r>
      <w:r>
        <w:t xml:space="preserve">must </w:t>
      </w:r>
      <w:r w:rsidR="0044474F" w:rsidRPr="0065506F">
        <w:t>specif</w:t>
      </w:r>
      <w:r>
        <w:t>y</w:t>
      </w:r>
      <w:r w:rsidR="0044474F" w:rsidRPr="0065506F">
        <w:t xml:space="preserve"> the type</w:t>
      </w:r>
      <w:r>
        <w:t>s</w:t>
      </w:r>
      <w:r w:rsidR="0044474F" w:rsidRPr="0065506F">
        <w:t xml:space="preserve"> of data objects that will be returned when discovering the URI</w:t>
      </w:r>
      <w:r>
        <w:t>.</w:t>
      </w:r>
    </w:p>
    <w:p w14:paraId="450D4F22" w14:textId="5B320557" w:rsidR="002F698A" w:rsidRPr="0065506F" w:rsidRDefault="0044474F" w:rsidP="0065506F">
      <w:pPr>
        <w:pStyle w:val="Bullet"/>
      </w:pPr>
      <w:r w:rsidRPr="0065506F">
        <w:t xml:space="preserve">Empty folders </w:t>
      </w:r>
      <w:r w:rsidR="001D5FCC">
        <w:t>must be</w:t>
      </w:r>
      <w:r w:rsidR="001D5FCC" w:rsidRPr="0065506F">
        <w:t xml:space="preserve"> </w:t>
      </w:r>
      <w:r w:rsidRPr="0065506F">
        <w:t>returned</w:t>
      </w:r>
      <w:r w:rsidR="001D5FCC">
        <w:t xml:space="preserve">. </w:t>
      </w:r>
    </w:p>
    <w:p w14:paraId="23C7966E" w14:textId="60A3B7DE" w:rsidR="00DF7631" w:rsidRDefault="00DF7631" w:rsidP="00DF7631">
      <w:pPr>
        <w:pStyle w:val="Heading2"/>
      </w:pPr>
      <w:bookmarkStart w:id="200" w:name="_Toc495651934"/>
      <w:r w:rsidRPr="00DF7631">
        <w:t xml:space="preserve">Discovering a </w:t>
      </w:r>
      <w:r w:rsidR="00E92C85">
        <w:t>D</w:t>
      </w:r>
      <w:r w:rsidRPr="00DF7631">
        <w:t xml:space="preserve">ata </w:t>
      </w:r>
      <w:r w:rsidR="00E92C85">
        <w:t>O</w:t>
      </w:r>
      <w:r w:rsidRPr="00DF7631">
        <w:t xml:space="preserve">bject URI </w:t>
      </w:r>
      <w:r w:rsidR="00E92C85">
        <w:t>M</w:t>
      </w:r>
      <w:r w:rsidR="00114582">
        <w:t xml:space="preserve">ust </w:t>
      </w:r>
      <w:r w:rsidR="00E92C85">
        <w:t>R</w:t>
      </w:r>
      <w:r w:rsidRPr="00DF7631">
        <w:t xml:space="preserve">eturn </w:t>
      </w:r>
      <w:r w:rsidR="00E92C85">
        <w:t>F</w:t>
      </w:r>
      <w:r w:rsidRPr="00DF7631">
        <w:t xml:space="preserve">older </w:t>
      </w:r>
      <w:r w:rsidR="00E92C85">
        <w:t>R</w:t>
      </w:r>
      <w:r w:rsidRPr="00DF7631">
        <w:t>esources</w:t>
      </w:r>
      <w:bookmarkEnd w:id="200"/>
    </w:p>
    <w:p w14:paraId="40CE31B7" w14:textId="229E9EAB" w:rsidR="002F698A" w:rsidRPr="00DF7631" w:rsidRDefault="00D03BC6" w:rsidP="00DF7631">
      <w:pPr>
        <w:pStyle w:val="Bullet"/>
      </w:pPr>
      <w:r>
        <w:t>The store must return a</w:t>
      </w:r>
      <w:r w:rsidR="0044474F" w:rsidRPr="00DF7631">
        <w:t xml:space="preserve"> folder for each supported child data object type</w:t>
      </w:r>
      <w:r>
        <w:t xml:space="preserve">. </w:t>
      </w:r>
    </w:p>
    <w:p w14:paraId="415620E2" w14:textId="77777777" w:rsidR="002F698A" w:rsidRPr="00DF7631" w:rsidRDefault="0044474F" w:rsidP="00DF7631">
      <w:pPr>
        <w:pStyle w:val="Bullet2"/>
      </w:pPr>
      <w:r w:rsidRPr="00DF7631">
        <w:t xml:space="preserve">Well </w:t>
      </w:r>
      <w:r w:rsidRPr="00DF7631">
        <w:sym w:font="Wingdings" w:char="F0E0"/>
      </w:r>
      <w:r w:rsidRPr="00DF7631">
        <w:t xml:space="preserve"> Wellbore, WellCompletion</w:t>
      </w:r>
    </w:p>
    <w:p w14:paraId="20384B0E" w14:textId="77777777" w:rsidR="002F698A" w:rsidRDefault="0044474F" w:rsidP="00DF7631">
      <w:pPr>
        <w:pStyle w:val="Bullet2"/>
      </w:pPr>
      <w:r w:rsidRPr="00DF7631">
        <w:t xml:space="preserve">Wellbore </w:t>
      </w:r>
      <w:r w:rsidRPr="00DF7631">
        <w:sym w:font="Wingdings" w:char="F0E0"/>
      </w:r>
      <w:r w:rsidRPr="00DF7631">
        <w:t xml:space="preserve"> MudLog, RigUtilization, Trajectory, etc.</w:t>
      </w:r>
    </w:p>
    <w:p w14:paraId="38D0FAD4" w14:textId="2EB1B1C5" w:rsidR="00E617A1" w:rsidRDefault="00E617A1" w:rsidP="00E617A1">
      <w:pPr>
        <w:pStyle w:val="BodyText2"/>
      </w:pPr>
      <w:r w:rsidRPr="00DF7631">
        <w:rPr>
          <w:noProof/>
        </w:rPr>
        <w:lastRenderedPageBreak/>
        <mc:AlternateContent>
          <mc:Choice Requires="wps">
            <w:drawing>
              <wp:anchor distT="0" distB="0" distL="114300" distR="114300" simplePos="0" relativeHeight="251696128" behindDoc="0" locked="0" layoutInCell="1" allowOverlap="1" wp14:anchorId="64F1758F" wp14:editId="4E313E09">
                <wp:simplePos x="0" y="0"/>
                <wp:positionH relativeFrom="column">
                  <wp:posOffset>2059387</wp:posOffset>
                </wp:positionH>
                <wp:positionV relativeFrom="paragraph">
                  <wp:posOffset>2064413</wp:posOffset>
                </wp:positionV>
                <wp:extent cx="278295" cy="858740"/>
                <wp:effectExtent l="0" t="19050" r="26670" b="17780"/>
                <wp:wrapNone/>
                <wp:docPr id="34" name="Right Brace 7"/>
                <wp:cNvGraphicFramePr/>
                <a:graphic xmlns:a="http://schemas.openxmlformats.org/drawingml/2006/main">
                  <a:graphicData uri="http://schemas.microsoft.com/office/word/2010/wordprocessingShape">
                    <wps:wsp>
                      <wps:cNvSpPr/>
                      <wps:spPr>
                        <a:xfrm>
                          <a:off x="0" y="0"/>
                          <a:ext cx="278295" cy="858740"/>
                        </a:xfrm>
                        <a:prstGeom prst="rightBrace">
                          <a:avLst>
                            <a:gd name="adj1" fmla="val 16062"/>
                            <a:gd name="adj2" fmla="val 48266"/>
                          </a:avLst>
                        </a:prstGeom>
                        <a:ln w="28575"/>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53FD9D3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 o:spid="_x0000_s1026" type="#_x0000_t88" style="position:absolute;margin-left:162.15pt;margin-top:162.55pt;width:21.9pt;height:67.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" adj="1124,10425" strokecolor="#4579b8 [3044]" strokeweight="2.25pt"/>
            </w:pict>
          </mc:Fallback>
        </mc:AlternateContent>
      </w:r>
      <w:r>
        <w:rPr>
          <w:noProof/>
        </w:rPr>
        <w:drawing>
          <wp:inline distT="0" distB="0" distL="0" distR="0" wp14:anchorId="360E442A" wp14:editId="64096D78">
            <wp:extent cx="2178657" cy="3331161"/>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007" t="27392" r="76649" b="11316"/>
                    <a:stretch/>
                  </pic:blipFill>
                  <pic:spPr bwMode="auto">
                    <a:xfrm>
                      <a:off x="0" y="0"/>
                      <a:ext cx="2186950" cy="334384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FD8C42" wp14:editId="7C9E9267">
            <wp:extent cx="3180522" cy="2361404"/>
            <wp:effectExtent l="0" t="0" r="127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0181" t="17084" r="9267" b="12052"/>
                    <a:stretch/>
                  </pic:blipFill>
                  <pic:spPr bwMode="auto">
                    <a:xfrm>
                      <a:off x="0" y="0"/>
                      <a:ext cx="3191610" cy="2369637"/>
                    </a:xfrm>
                    <a:prstGeom prst="rect">
                      <a:avLst/>
                    </a:prstGeom>
                    <a:ln>
                      <a:noFill/>
                    </a:ln>
                    <a:extLst>
                      <a:ext uri="{53640926-AAD7-44D8-BBD7-CCE9431645EC}">
                        <a14:shadowObscured xmlns:a14="http://schemas.microsoft.com/office/drawing/2010/main"/>
                      </a:ext>
                    </a:extLst>
                  </pic:spPr>
                </pic:pic>
              </a:graphicData>
            </a:graphic>
          </wp:inline>
        </w:drawing>
      </w:r>
    </w:p>
    <w:p w14:paraId="47345E27" w14:textId="5FABC8A2" w:rsidR="002F698A" w:rsidRPr="0065506F" w:rsidRDefault="00D03BC6" w:rsidP="0065506F">
      <w:pPr>
        <w:pStyle w:val="Bullet"/>
      </w:pPr>
      <w:r>
        <w:t>The store must return a</w:t>
      </w:r>
      <w:r w:rsidR="0044474F" w:rsidRPr="0065506F">
        <w:t xml:space="preserve"> folder for each supported decorator object type, e.g.</w:t>
      </w:r>
      <w:r>
        <w:t>:</w:t>
      </w:r>
    </w:p>
    <w:p w14:paraId="3F0CDFA6" w14:textId="77777777" w:rsidR="002F698A" w:rsidRPr="0065506F" w:rsidRDefault="0044474F" w:rsidP="0065506F">
      <w:pPr>
        <w:pStyle w:val="Bullet2"/>
      </w:pPr>
      <w:r w:rsidRPr="0065506F">
        <w:t>Activity</w:t>
      </w:r>
    </w:p>
    <w:p w14:paraId="6BECC934" w14:textId="77777777" w:rsidR="002F698A" w:rsidRPr="0065506F" w:rsidRDefault="0044474F" w:rsidP="0065506F">
      <w:pPr>
        <w:pStyle w:val="Bullet2"/>
      </w:pPr>
      <w:r w:rsidRPr="0065506F">
        <w:t>GraphicalInformation</w:t>
      </w:r>
    </w:p>
    <w:p w14:paraId="75EFD14A" w14:textId="7D9402FF" w:rsidR="002F698A" w:rsidRPr="0065506F" w:rsidRDefault="0044474F" w:rsidP="0065506F">
      <w:pPr>
        <w:pStyle w:val="Bullet2"/>
      </w:pPr>
      <w:r w:rsidRPr="0065506F">
        <w:t>DataAssuranceRecord</w:t>
      </w:r>
    </w:p>
    <w:p w14:paraId="45452A5C" w14:textId="236EAAEE" w:rsidR="002F698A" w:rsidRPr="0065506F" w:rsidRDefault="00D03BC6" w:rsidP="0065506F">
      <w:pPr>
        <w:pStyle w:val="Bullet"/>
      </w:pPr>
      <w:r>
        <w:t xml:space="preserve">A </w:t>
      </w:r>
      <w:r w:rsidR="0044474F" w:rsidRPr="0065506F">
        <w:t xml:space="preserve">URI </w:t>
      </w:r>
      <w:r>
        <w:t xml:space="preserve">must </w:t>
      </w:r>
      <w:r w:rsidR="0044474F" w:rsidRPr="0065506F">
        <w:t>specif</w:t>
      </w:r>
      <w:r>
        <w:t>y</w:t>
      </w:r>
      <w:r w:rsidR="0044474F" w:rsidRPr="0065506F">
        <w:t xml:space="preserve"> the child data object type but no UUID</w:t>
      </w:r>
      <w:r>
        <w:t xml:space="preserve">. </w:t>
      </w:r>
    </w:p>
    <w:p w14:paraId="0976EDE2" w14:textId="4B0C0350" w:rsidR="002F698A" w:rsidRPr="0065506F" w:rsidRDefault="0044474F" w:rsidP="0065506F">
      <w:pPr>
        <w:pStyle w:val="Bullet2"/>
      </w:pPr>
      <w:r w:rsidRPr="0065506F">
        <w:t>eml://witsml20/Wellbore(uuid)/Log</w:t>
      </w:r>
    </w:p>
    <w:p w14:paraId="32909E24" w14:textId="16801375" w:rsidR="002F698A" w:rsidRPr="0065506F" w:rsidRDefault="00D03BC6" w:rsidP="0065506F">
      <w:pPr>
        <w:pStyle w:val="Bullet"/>
      </w:pPr>
      <w:r>
        <w:t xml:space="preserve">The </w:t>
      </w:r>
      <w:r w:rsidR="0044474F" w:rsidRPr="0065506F">
        <w:t xml:space="preserve">ContentType </w:t>
      </w:r>
      <w:r>
        <w:t xml:space="preserve">must </w:t>
      </w:r>
      <w:r w:rsidR="0044474F" w:rsidRPr="0065506F">
        <w:t>specif</w:t>
      </w:r>
      <w:r>
        <w:t>y</w:t>
      </w:r>
      <w:r w:rsidR="0044474F" w:rsidRPr="0065506F">
        <w:t xml:space="preserve"> the type of child data objects that will be returned when discovering the URI</w:t>
      </w:r>
      <w:r>
        <w:t>.</w:t>
      </w:r>
    </w:p>
    <w:p w14:paraId="710F96E7" w14:textId="0D26E655" w:rsidR="002F698A" w:rsidRPr="0065506F" w:rsidRDefault="0044474F" w:rsidP="0065506F">
      <w:pPr>
        <w:pStyle w:val="Bullet2"/>
      </w:pPr>
      <w:r w:rsidRPr="0065506F">
        <w:t>application/x-witsml+xml;version=2.0;type=Well</w:t>
      </w:r>
    </w:p>
    <w:p w14:paraId="7E1D1539" w14:textId="2BBA3334" w:rsidR="002F698A" w:rsidRPr="0065506F" w:rsidRDefault="0044474F" w:rsidP="0065506F">
      <w:pPr>
        <w:pStyle w:val="Bullet2"/>
      </w:pPr>
      <w:r w:rsidRPr="0065506F">
        <w:t>application/x-eml+xml;version=2.1;type=DataAssuranceRecord</w:t>
      </w:r>
    </w:p>
    <w:p w14:paraId="3CC42EE8" w14:textId="4C1F707B" w:rsidR="002F698A" w:rsidRPr="0065506F" w:rsidRDefault="0044474F" w:rsidP="0065506F">
      <w:pPr>
        <w:pStyle w:val="Bullet"/>
      </w:pPr>
      <w:r w:rsidRPr="0065506F">
        <w:t xml:space="preserve">Empty folders </w:t>
      </w:r>
      <w:r w:rsidR="00D03BC6">
        <w:t xml:space="preserve">must be </w:t>
      </w:r>
      <w:r w:rsidRPr="0065506F">
        <w:t>returned</w:t>
      </w:r>
      <w:r w:rsidR="00D03BC6">
        <w:t xml:space="preserve">. </w:t>
      </w:r>
    </w:p>
    <w:p w14:paraId="4D485638" w14:textId="4AC8CF12" w:rsidR="002F698A" w:rsidRPr="0065506F" w:rsidRDefault="0044474F" w:rsidP="0065506F">
      <w:pPr>
        <w:pStyle w:val="Bullet"/>
      </w:pPr>
      <w:r w:rsidRPr="0065506F">
        <w:t xml:space="preserve">Decorator object type URIs </w:t>
      </w:r>
      <w:r w:rsidR="00D03BC6">
        <w:t xml:space="preserve">must </w:t>
      </w:r>
      <w:r w:rsidRPr="0065506F">
        <w:t>reference the ML family and version of the object they are associated with</w:t>
      </w:r>
      <w:r w:rsidR="00D03BC6">
        <w:t xml:space="preserve">. </w:t>
      </w:r>
    </w:p>
    <w:p w14:paraId="6B20774F" w14:textId="63181180" w:rsidR="002F698A" w:rsidRPr="0065506F" w:rsidRDefault="0044474F" w:rsidP="0065506F">
      <w:pPr>
        <w:pStyle w:val="Bullet2"/>
      </w:pPr>
      <w:r w:rsidRPr="0065506F">
        <w:t>eml://witsml20/Well(uuid_well)/Activity</w:t>
      </w:r>
    </w:p>
    <w:p w14:paraId="578E1127" w14:textId="2FB5FBAA" w:rsidR="002F698A" w:rsidRPr="0065506F" w:rsidRDefault="0044474F" w:rsidP="0065506F">
      <w:pPr>
        <w:pStyle w:val="Bullet2"/>
      </w:pPr>
      <w:r w:rsidRPr="0065506F">
        <w:t>eml://witsml20/Well(uuid_well)/DataAssuranceRecord</w:t>
      </w:r>
    </w:p>
    <w:p w14:paraId="6EDF0415" w14:textId="446CC96E" w:rsidR="00DF7631" w:rsidRDefault="0065506F" w:rsidP="0065506F">
      <w:pPr>
        <w:pStyle w:val="Heading2"/>
      </w:pPr>
      <w:bookmarkStart w:id="201" w:name="_Toc485039730"/>
      <w:bookmarkStart w:id="202" w:name="_Toc485039828"/>
      <w:bookmarkStart w:id="203" w:name="_Toc485039731"/>
      <w:bookmarkStart w:id="204" w:name="_Toc485039829"/>
      <w:bookmarkStart w:id="205" w:name="_Toc495651935"/>
      <w:bookmarkEnd w:id="201"/>
      <w:bookmarkEnd w:id="202"/>
      <w:bookmarkEnd w:id="203"/>
      <w:bookmarkEnd w:id="204"/>
      <w:r w:rsidRPr="0065506F">
        <w:t xml:space="preserve">Discovering a </w:t>
      </w:r>
      <w:r w:rsidR="00E92C85">
        <w:t>C</w:t>
      </w:r>
      <w:r w:rsidRPr="0065506F">
        <w:t xml:space="preserve">hild </w:t>
      </w:r>
      <w:r w:rsidR="00E92C85">
        <w:t>D</w:t>
      </w:r>
      <w:r w:rsidRPr="0065506F">
        <w:t xml:space="preserve">ata </w:t>
      </w:r>
      <w:r w:rsidR="00E92C85">
        <w:t>O</w:t>
      </w:r>
      <w:r w:rsidRPr="0065506F">
        <w:t xml:space="preserve">bject </w:t>
      </w:r>
      <w:r w:rsidR="00E92C85">
        <w:t>T</w:t>
      </w:r>
      <w:r w:rsidRPr="0065506F">
        <w:t xml:space="preserve">ype URI </w:t>
      </w:r>
      <w:r w:rsidR="00E92C85">
        <w:t>M</w:t>
      </w:r>
      <w:r w:rsidR="00114582">
        <w:t xml:space="preserve">ust </w:t>
      </w:r>
      <w:r w:rsidR="00E92C85">
        <w:t>R</w:t>
      </w:r>
      <w:r w:rsidRPr="0065506F">
        <w:t xml:space="preserve">eturn </w:t>
      </w:r>
      <w:r w:rsidR="00E92C85">
        <w:t>D</w:t>
      </w:r>
      <w:r w:rsidRPr="0065506F">
        <w:t xml:space="preserve">ata </w:t>
      </w:r>
      <w:r w:rsidR="00E92C85">
        <w:t>O</w:t>
      </w:r>
      <w:r w:rsidRPr="0065506F">
        <w:t xml:space="preserve">bject </w:t>
      </w:r>
      <w:r w:rsidR="00E92C85">
        <w:t>R</w:t>
      </w:r>
      <w:r w:rsidRPr="0065506F">
        <w:t>esources</w:t>
      </w:r>
      <w:bookmarkEnd w:id="205"/>
    </w:p>
    <w:p w14:paraId="45C311E0" w14:textId="209CBD62" w:rsidR="002F698A" w:rsidRPr="0065506F" w:rsidRDefault="00D03BC6" w:rsidP="0065506F">
      <w:pPr>
        <w:pStyle w:val="Bullet"/>
      </w:pPr>
      <w:r>
        <w:t>A d</w:t>
      </w:r>
      <w:r w:rsidR="0044474F" w:rsidRPr="0065506F">
        <w:t xml:space="preserve">ata object resource URI </w:t>
      </w:r>
      <w:r>
        <w:t xml:space="preserve">must </w:t>
      </w:r>
      <w:r w:rsidR="0044474F" w:rsidRPr="0065506F">
        <w:t xml:space="preserve">retain the hierarchy used in </w:t>
      </w:r>
      <w:r>
        <w:t>d</w:t>
      </w:r>
      <w:r w:rsidR="0044474F" w:rsidRPr="0065506F">
        <w:t>iscovery</w:t>
      </w:r>
      <w:r>
        <w:t xml:space="preserve">. </w:t>
      </w:r>
    </w:p>
    <w:p w14:paraId="67919FDB" w14:textId="77777777" w:rsidR="002F698A" w:rsidRPr="0065506F" w:rsidRDefault="0044474F" w:rsidP="0065506F">
      <w:pPr>
        <w:pStyle w:val="Bullet2"/>
      </w:pPr>
      <w:r w:rsidRPr="0065506F">
        <w:t>eml://witsml20/Well(uuid_well)/Wellbore(uuid_wellbore)/Log(uuid_log)</w:t>
      </w:r>
    </w:p>
    <w:p w14:paraId="58AE7A76" w14:textId="77777777" w:rsidR="002F698A" w:rsidRPr="0065506F" w:rsidRDefault="0044474F" w:rsidP="0065506F">
      <w:pPr>
        <w:pStyle w:val="Bullet2"/>
      </w:pPr>
      <w:r w:rsidRPr="0065506F">
        <w:t>eml://witsml20/Log(uuid_log)/ChannelSet(uuid_channelSet)</w:t>
      </w:r>
    </w:p>
    <w:p w14:paraId="389CDBE8" w14:textId="50F80B6B" w:rsidR="002F698A" w:rsidRPr="0065506F" w:rsidRDefault="00D03BC6" w:rsidP="00B60258">
      <w:pPr>
        <w:pStyle w:val="Bullet"/>
      </w:pPr>
      <w:r>
        <w:t>A d</w:t>
      </w:r>
      <w:r w:rsidR="0044474F" w:rsidRPr="0065506F">
        <w:t xml:space="preserve">ecorator object URI </w:t>
      </w:r>
      <w:r>
        <w:t xml:space="preserve">must </w:t>
      </w:r>
      <w:r w:rsidR="0044474F" w:rsidRPr="0065506F">
        <w:t xml:space="preserve">reference the ML family and version of the </w:t>
      </w:r>
      <w:r>
        <w:t xml:space="preserve">data </w:t>
      </w:r>
      <w:r w:rsidR="0044474F" w:rsidRPr="0065506F">
        <w:t xml:space="preserve">object </w:t>
      </w:r>
      <w:r>
        <w:t>it is</w:t>
      </w:r>
      <w:r w:rsidR="0044474F" w:rsidRPr="0065506F">
        <w:t xml:space="preserve"> associated with</w:t>
      </w:r>
      <w:r>
        <w:t>.</w:t>
      </w:r>
    </w:p>
    <w:p w14:paraId="74AD215B" w14:textId="77777777" w:rsidR="002F698A" w:rsidRPr="0065506F" w:rsidRDefault="0044474F" w:rsidP="0065506F">
      <w:pPr>
        <w:pStyle w:val="Bullet2"/>
      </w:pPr>
      <w:r w:rsidRPr="0065506F">
        <w:t>eml://witsml20/Well(uuid_well)/Activity(uuid_activity)</w:t>
      </w:r>
    </w:p>
    <w:p w14:paraId="30E5843D" w14:textId="77777777" w:rsidR="002F698A" w:rsidRPr="0065506F" w:rsidRDefault="0044474F" w:rsidP="0065506F">
      <w:pPr>
        <w:pStyle w:val="Bullet2"/>
      </w:pPr>
      <w:r w:rsidRPr="0065506F">
        <w:lastRenderedPageBreak/>
        <w:t>eml://witsml20/Well(uuid_well)/DataAssuranceRecord(uuid_data_assurance)</w:t>
      </w:r>
    </w:p>
    <w:p w14:paraId="700EEC74" w14:textId="56DAF2B8" w:rsidR="002F698A" w:rsidRPr="0065506F" w:rsidRDefault="0044474F" w:rsidP="0065506F">
      <w:pPr>
        <w:pStyle w:val="Bullet"/>
      </w:pPr>
      <w:r w:rsidRPr="0065506F">
        <w:t xml:space="preserve">Decorator objects </w:t>
      </w:r>
      <w:r w:rsidR="00D03BC6">
        <w:t>may</w:t>
      </w:r>
      <w:r w:rsidR="00D03BC6" w:rsidRPr="0065506F">
        <w:t xml:space="preserve"> </w:t>
      </w:r>
      <w:r w:rsidRPr="0065506F">
        <w:t>also be referenced directly</w:t>
      </w:r>
      <w:r w:rsidR="00D03BC6">
        <w:t xml:space="preserve">. </w:t>
      </w:r>
    </w:p>
    <w:p w14:paraId="0792053F" w14:textId="77777777" w:rsidR="002F698A" w:rsidRPr="0065506F" w:rsidRDefault="0044474F" w:rsidP="0065506F">
      <w:pPr>
        <w:pStyle w:val="Bullet2"/>
      </w:pPr>
      <w:r w:rsidRPr="0065506F">
        <w:t>eml://eml21/DataAssuranceRecord(uuid)</w:t>
      </w:r>
    </w:p>
    <w:p w14:paraId="49D2921B" w14:textId="77777777" w:rsidR="00E617A1" w:rsidRDefault="00D03BC6" w:rsidP="00A000E2">
      <w:pPr>
        <w:pStyle w:val="Heading2"/>
      </w:pPr>
      <w:bookmarkStart w:id="206" w:name="_Toc495651936"/>
      <w:r>
        <w:t>A</w:t>
      </w:r>
      <w:r w:rsidR="00E617A1">
        <w:t xml:space="preserve"> S</w:t>
      </w:r>
      <w:r w:rsidR="005F2F5D" w:rsidRPr="005F2F5D">
        <w:t xml:space="preserve">tore </w:t>
      </w:r>
      <w:r w:rsidR="00E617A1">
        <w:t>M</w:t>
      </w:r>
      <w:r w:rsidR="00114582">
        <w:t>ay</w:t>
      </w:r>
      <w:r w:rsidR="00114582" w:rsidRPr="005F2F5D">
        <w:t xml:space="preserve"> </w:t>
      </w:r>
      <w:r w:rsidR="00E617A1">
        <w:t>L</w:t>
      </w:r>
      <w:r w:rsidR="005F2F5D" w:rsidRPr="005F2F5D">
        <w:t xml:space="preserve">imit </w:t>
      </w:r>
      <w:r>
        <w:t xml:space="preserve">the </w:t>
      </w:r>
      <w:r w:rsidR="00E617A1">
        <w:t>M</w:t>
      </w:r>
      <w:r w:rsidR="005F2F5D" w:rsidRPr="005F2F5D">
        <w:t>ax</w:t>
      </w:r>
      <w:r>
        <w:t>imum</w:t>
      </w:r>
      <w:r w:rsidR="00E617A1">
        <w:t xml:space="preserve"> Number of R</w:t>
      </w:r>
      <w:r w:rsidR="005F2F5D" w:rsidRPr="005F2F5D">
        <w:t xml:space="preserve">esources </w:t>
      </w:r>
      <w:r>
        <w:t xml:space="preserve">it </w:t>
      </w:r>
      <w:r w:rsidR="00E617A1">
        <w:t>R</w:t>
      </w:r>
      <w:r w:rsidR="005F2F5D" w:rsidRPr="005F2F5D">
        <w:t>eturn</w:t>
      </w:r>
      <w:r>
        <w:t>s</w:t>
      </w:r>
      <w:r w:rsidR="00E617A1">
        <w:t xml:space="preserve"> for Each GetResources M</w:t>
      </w:r>
      <w:r w:rsidR="005F2F5D" w:rsidRPr="005F2F5D">
        <w:t>essage</w:t>
      </w:r>
      <w:bookmarkEnd w:id="206"/>
    </w:p>
    <w:p w14:paraId="0FD8F6FA" w14:textId="7211BD0E" w:rsidR="00C23AD4" w:rsidRDefault="00C23AD4" w:rsidP="00C23AD4">
      <w:pPr>
        <w:pStyle w:val="Bullet"/>
      </w:pPr>
      <w:r>
        <w:t>To protect itself, a store may limit the max number of resources it returns for each GetResources message. T</w:t>
      </w:r>
      <w:r w:rsidRPr="005F2F5D">
        <w:t>he Discovery protocol capabilities must include an entry indicating the limit</w:t>
      </w:r>
      <w:r>
        <w:t>.</w:t>
      </w:r>
    </w:p>
    <w:p w14:paraId="057FE124" w14:textId="3D520AEF" w:rsidR="002F698A" w:rsidRPr="005F2F5D" w:rsidRDefault="0044474F" w:rsidP="005F2F5D">
      <w:pPr>
        <w:pStyle w:val="Bullet"/>
      </w:pPr>
      <w:r w:rsidRPr="005F2F5D">
        <w:t xml:space="preserve">When a </w:t>
      </w:r>
      <w:r w:rsidR="00D03BC6">
        <w:t>s</w:t>
      </w:r>
      <w:r w:rsidRPr="005F2F5D">
        <w:t>tore reaches the limit for the</w:t>
      </w:r>
      <w:r w:rsidR="005F2F5D">
        <w:t xml:space="preserve"> </w:t>
      </w:r>
      <w:r w:rsidRPr="005F2F5D">
        <w:t>number of GetResourcesResponse for a</w:t>
      </w:r>
      <w:r w:rsidR="005F2F5D">
        <w:t xml:space="preserve"> </w:t>
      </w:r>
      <w:r w:rsidRPr="005F2F5D">
        <w:t xml:space="preserve">single GetResources message, then a </w:t>
      </w:r>
      <w:r w:rsidR="00D03BC6">
        <w:t>s</w:t>
      </w:r>
      <w:r w:rsidRPr="005F2F5D">
        <w:t>tore</w:t>
      </w:r>
      <w:r w:rsidR="005F2F5D">
        <w:t xml:space="preserve"> </w:t>
      </w:r>
      <w:r w:rsidRPr="005F2F5D">
        <w:t>must send ProtocolException with an error</w:t>
      </w:r>
      <w:r w:rsidR="005F2F5D">
        <w:t xml:space="preserve"> </w:t>
      </w:r>
      <w:r w:rsidRPr="005F2F5D">
        <w:t xml:space="preserve">code of </w:t>
      </w:r>
      <w:r w:rsidR="00A813DA">
        <w:t>EPERMISSION_DENIED</w:t>
      </w:r>
      <w:r w:rsidRPr="005F2F5D">
        <w:t xml:space="preserve"> (</w:t>
      </w:r>
      <w:r w:rsidR="00A813DA">
        <w:t>6</w:t>
      </w:r>
      <w:r w:rsidRPr="005F2F5D">
        <w:t>)</w:t>
      </w:r>
      <w:r w:rsidR="00D03BC6">
        <w:t xml:space="preserve">. </w:t>
      </w:r>
    </w:p>
    <w:p w14:paraId="0AF62E33" w14:textId="79F6E5A6" w:rsidR="00825C1A" w:rsidRDefault="006B0883" w:rsidP="00825C1A">
      <w:pPr>
        <w:pStyle w:val="Heading1"/>
      </w:pPr>
      <w:bookmarkStart w:id="207" w:name="_Ref476743911"/>
      <w:bookmarkStart w:id="208" w:name="_Toc495651937"/>
      <w:r>
        <w:lastRenderedPageBreak/>
        <w:t>Interacting with a Store</w:t>
      </w:r>
      <w:r w:rsidR="004C1BD6">
        <w:t xml:space="preserve"> (P</w:t>
      </w:r>
      <w:r w:rsidR="009E023F">
        <w:t xml:space="preserve">rotocol </w:t>
      </w:r>
      <w:r w:rsidR="004C1BD6">
        <w:t>4</w:t>
      </w:r>
      <w:r w:rsidR="009E023F">
        <w:t>: Store</w:t>
      </w:r>
      <w:r w:rsidR="004C1BD6">
        <w:t>)</w:t>
      </w:r>
      <w:bookmarkEnd w:id="207"/>
      <w:bookmarkEnd w:id="208"/>
      <w:r w:rsidR="009418D0">
        <w:t xml:space="preserve"> </w:t>
      </w:r>
    </w:p>
    <w:p w14:paraId="5824E5E4" w14:textId="5A995EDB" w:rsidR="00977D8B" w:rsidRDefault="00977D8B" w:rsidP="00977D8B">
      <w:pPr>
        <w:pStyle w:val="BodyText1"/>
      </w:pPr>
      <w:r w:rsidRPr="003F3771">
        <w:rPr>
          <w:b/>
        </w:rPr>
        <w:t>Protocol Stability Index:</w:t>
      </w:r>
      <w:r>
        <w:t xml:space="preserve"> </w:t>
      </w:r>
      <w:r>
        <w:rPr>
          <w:shd w:val="clear" w:color="auto" w:fill="92D050"/>
        </w:rPr>
        <w:t xml:space="preserve">3 – </w:t>
      </w:r>
      <w:r w:rsidRPr="001D318C">
        <w:rPr>
          <w:shd w:val="clear" w:color="auto" w:fill="92D050"/>
        </w:rPr>
        <w:t>Stable</w:t>
      </w:r>
      <w:r>
        <w:t xml:space="preserve"> (for more information on stability indexes, see Section </w:t>
      </w:r>
      <w:r>
        <w:fldChar w:fldCharType="begin"/>
      </w:r>
      <w:r>
        <w:instrText xml:space="preserve"> REF _Ref495571648 \r \h </w:instrText>
      </w:r>
      <w:r>
        <w:fldChar w:fldCharType="separate"/>
      </w:r>
      <w:r>
        <w:t>1.1.2</w:t>
      </w:r>
      <w:r>
        <w:fldChar w:fldCharType="end"/>
      </w:r>
      <w:r>
        <w:t xml:space="preserve">). </w:t>
      </w:r>
    </w:p>
    <w:p w14:paraId="2E525C12" w14:textId="04F89E68" w:rsidR="00200FBF" w:rsidRDefault="00302837" w:rsidP="00200FBF">
      <w:pPr>
        <w:pStyle w:val="BodyText1"/>
      </w:pPr>
      <w:r>
        <w:t xml:space="preserve">The Store protocol </w:t>
      </w:r>
      <w:r w:rsidR="00200FBF">
        <w:t xml:space="preserve">(P4) </w:t>
      </w:r>
      <w:r>
        <w:t>is used to perform typical data management operations (i.e.</w:t>
      </w:r>
      <w:r w:rsidR="00200FBF">
        <w:t>,</w:t>
      </w:r>
      <w:r>
        <w:t xml:space="preserve"> CRUD) and replaces the core functions from </w:t>
      </w:r>
      <w:r w:rsidR="00CB56B6">
        <w:t xml:space="preserve">previous </w:t>
      </w:r>
      <w:r>
        <w:t>versions</w:t>
      </w:r>
      <w:r w:rsidR="00CB56B6">
        <w:t xml:space="preserve"> (v1.x)</w:t>
      </w:r>
      <w:r>
        <w:t xml:space="preserve"> of the WITSML API</w:t>
      </w:r>
      <w:r w:rsidR="00CA44C1">
        <w:t xml:space="preserve">. </w:t>
      </w:r>
    </w:p>
    <w:p w14:paraId="006B1AEE" w14:textId="19657F66" w:rsidR="00EB7C3C" w:rsidRDefault="00EB7C3C" w:rsidP="00200FBF">
      <w:pPr>
        <w:pStyle w:val="BodyText1"/>
      </w:pPr>
      <w:r>
        <w:t xml:space="preserve">This chapter provides example messages and data object XML. </w:t>
      </w:r>
    </w:p>
    <w:p w14:paraId="679E65CC" w14:textId="42B433CD" w:rsidR="00200FBF" w:rsidRDefault="00200FBF" w:rsidP="00200FBF">
      <w:pPr>
        <w:pStyle w:val="Heading2"/>
      </w:pPr>
      <w:bookmarkStart w:id="209" w:name="_Toc495651938"/>
      <w:r>
        <w:t>Overview of How it Works</w:t>
      </w:r>
      <w:bookmarkEnd w:id="209"/>
    </w:p>
    <w:p w14:paraId="49118D15" w14:textId="3985AD30" w:rsidR="00302837" w:rsidRDefault="00200FBF" w:rsidP="00200FBF">
      <w:pPr>
        <w:pStyle w:val="BodyText1"/>
      </w:pPr>
      <w:r>
        <w:t>In WITSML v1.x</w:t>
      </w:r>
      <w:r w:rsidR="00302837">
        <w:t xml:space="preserve">, client software </w:t>
      </w:r>
      <w:r>
        <w:t>was responsible for</w:t>
      </w:r>
      <w:r w:rsidR="00302837">
        <w:t xml:space="preserve"> knowing whether a data object existed in the store</w:t>
      </w:r>
      <w:r w:rsidR="00CB56B6">
        <w:t>,</w:t>
      </w:r>
      <w:r w:rsidR="00302837">
        <w:t xml:space="preserve"> before executing an AddToStore or UpdateInStore request</w:t>
      </w:r>
      <w:r w:rsidR="00CA44C1">
        <w:t xml:space="preserve">. </w:t>
      </w:r>
      <w:r w:rsidR="00302837">
        <w:t xml:space="preserve">With ETP, </w:t>
      </w:r>
      <w:r>
        <w:t>P4</w:t>
      </w:r>
      <w:r w:rsidR="00302837">
        <w:t xml:space="preserve"> provides a PutObject </w:t>
      </w:r>
      <w:r>
        <w:t xml:space="preserve">message, </w:t>
      </w:r>
      <w:r w:rsidR="00302837">
        <w:t xml:space="preserve">which is treated as </w:t>
      </w:r>
      <w:r>
        <w:t>an “u</w:t>
      </w:r>
      <w:r w:rsidR="00302837">
        <w:t>psert</w:t>
      </w:r>
      <w:r>
        <w:t>”</w:t>
      </w:r>
      <w:r w:rsidR="00302837">
        <w:t xml:space="preserve"> operation; </w:t>
      </w:r>
      <w:r>
        <w:t>this means: if the</w:t>
      </w:r>
      <w:r w:rsidR="00302837">
        <w:t xml:space="preserve"> data object </w:t>
      </w:r>
      <w:r>
        <w:t xml:space="preserve">does not exist, it </w:t>
      </w:r>
      <w:r w:rsidR="00302837">
        <w:t xml:space="preserve">will be created in the store, otherwise it will be </w:t>
      </w:r>
      <w:r w:rsidR="00BB54DE">
        <w:t>replaced</w:t>
      </w:r>
      <w:r w:rsidR="00302837">
        <w:t>.</w:t>
      </w:r>
    </w:p>
    <w:p w14:paraId="415E4462" w14:textId="0C02DD5B" w:rsidR="00302837" w:rsidRDefault="00302837" w:rsidP="00200FBF">
      <w:pPr>
        <w:pStyle w:val="BodyText1"/>
      </w:pPr>
      <w:r>
        <w:t>Partial updates are not supported</w:t>
      </w:r>
      <w:r w:rsidR="00200FBF">
        <w:t>;</w:t>
      </w:r>
      <w:r>
        <w:t xml:space="preserve"> therefore</w:t>
      </w:r>
      <w:r w:rsidR="00200FBF">
        <w:t>,</w:t>
      </w:r>
      <w:r>
        <w:t xml:space="preserve"> PutObject messages must contain </w:t>
      </w:r>
      <w:r w:rsidR="00200FBF">
        <w:t xml:space="preserve">complete </w:t>
      </w:r>
      <w:r>
        <w:t>data object definitions</w:t>
      </w:r>
      <w:r w:rsidR="00CA44C1">
        <w:t xml:space="preserve">. </w:t>
      </w:r>
      <w:r>
        <w:t>Upsert operation</w:t>
      </w:r>
      <w:r w:rsidR="00200FBF">
        <w:t>s</w:t>
      </w:r>
      <w:r>
        <w:t xml:space="preserve"> perform a full replace of the static object or header portion of a growing object</w:t>
      </w:r>
      <w:r w:rsidR="00CA44C1">
        <w:t xml:space="preserve">. </w:t>
      </w:r>
      <w:r>
        <w:t>All required elements must be specified</w:t>
      </w:r>
      <w:r w:rsidR="00CA44C1">
        <w:t xml:space="preserve">. </w:t>
      </w:r>
      <w:r w:rsidR="00200FBF">
        <w:t>Server-</w:t>
      </w:r>
      <w:r>
        <w:t xml:space="preserve">managed elements </w:t>
      </w:r>
      <w:r w:rsidR="00200FBF">
        <w:t>are</w:t>
      </w:r>
      <w:r>
        <w:t xml:space="preserve"> ignored</w:t>
      </w:r>
      <w:r w:rsidR="001801D0">
        <w:t xml:space="preserve">. </w:t>
      </w:r>
      <w:r w:rsidR="004023FB">
        <w:t>Receiver</w:t>
      </w:r>
      <w:r>
        <w:t>-</w:t>
      </w:r>
      <w:r w:rsidR="001801D0">
        <w:t>i</w:t>
      </w:r>
      <w:r>
        <w:t xml:space="preserve">mmutable element behavior </w:t>
      </w:r>
      <w:r w:rsidR="00200FBF">
        <w:t>is</w:t>
      </w:r>
      <w:r>
        <w:t xml:space="preserve"> </w:t>
      </w:r>
      <w:r w:rsidR="001801D0">
        <w:t>honored; for a list of the elements considered to be immutable</w:t>
      </w:r>
      <w:r w:rsidR="00F34045">
        <w:t xml:space="preserve">, see Chapter </w:t>
      </w:r>
      <w:r w:rsidR="00F34045">
        <w:fldChar w:fldCharType="begin"/>
      </w:r>
      <w:r w:rsidR="00F34045">
        <w:instrText xml:space="preserve"> REF _Ref490124031 \w \h </w:instrText>
      </w:r>
      <w:r w:rsidR="00F34045">
        <w:fldChar w:fldCharType="separate"/>
      </w:r>
      <w:r w:rsidR="00F34045">
        <w:t>9</w:t>
      </w:r>
      <w:r w:rsidR="00F34045">
        <w:fldChar w:fldCharType="end"/>
      </w:r>
      <w:r w:rsidR="001801D0">
        <w:t>.</w:t>
      </w:r>
    </w:p>
    <w:p w14:paraId="5482FCD8" w14:textId="77777777" w:rsidR="00302837" w:rsidRPr="00763592" w:rsidRDefault="00302837" w:rsidP="00302837">
      <w:pPr>
        <w:pStyle w:val="Heading2"/>
      </w:pPr>
      <w:bookmarkStart w:id="210" w:name="_Toc495651939"/>
      <w:r>
        <w:t>PutObject</w:t>
      </w:r>
      <w:bookmarkEnd w:id="210"/>
    </w:p>
    <w:p w14:paraId="402AC715" w14:textId="01CFAB4E" w:rsidR="00302837" w:rsidRDefault="00CB56B6" w:rsidP="00302837">
      <w:pPr>
        <w:pStyle w:val="BodyText1"/>
        <w:keepNext/>
      </w:pPr>
      <w:r>
        <w:t>T</w:t>
      </w:r>
      <w:r w:rsidR="00302837">
        <w:t xml:space="preserve">o add/update a single data </w:t>
      </w:r>
      <w:r w:rsidR="00302837" w:rsidRPr="00302837">
        <w:t>object</w:t>
      </w:r>
      <w:r w:rsidR="00302837">
        <w:t xml:space="preserve"> in </w:t>
      </w:r>
      <w:r w:rsidR="00200FBF">
        <w:t>a s</w:t>
      </w:r>
      <w:r w:rsidR="00302837">
        <w:t>tore</w:t>
      </w:r>
      <w:r w:rsidR="00200FBF">
        <w:t>, send a PutObject message</w:t>
      </w:r>
      <w:r w:rsidR="00DE2D34">
        <w:t>.</w:t>
      </w:r>
    </w:p>
    <w:p w14:paraId="10DD0A53" w14:textId="0C3377E1" w:rsidR="00200FBF" w:rsidRDefault="00200FBF" w:rsidP="00200FBF">
      <w:pPr>
        <w:pStyle w:val="BodyText1"/>
      </w:pPr>
      <w:r>
        <w:t xml:space="preserve">The Resource object’s content type and UUID properties are critical in identifying the format and type of data object specified in the data property. </w:t>
      </w:r>
      <w:r w:rsidR="00CB56B6">
        <w:t xml:space="preserve">Do not use the </w:t>
      </w:r>
      <w:r>
        <w:t xml:space="preserve">URI to determine any relationships or data object hierarchy. Any data object references </w:t>
      </w:r>
      <w:r w:rsidR="00CB56B6">
        <w:t>must</w:t>
      </w:r>
      <w:r>
        <w:t xml:space="preserve"> be contained within the data object itself.</w:t>
      </w:r>
    </w:p>
    <w:p w14:paraId="5CB7FB3D" w14:textId="58C06C72" w:rsidR="00EB7C3C" w:rsidRDefault="00EB7C3C" w:rsidP="00EB7C3C">
      <w:pPr>
        <w:pStyle w:val="BodyText1"/>
        <w:keepNext/>
      </w:pPr>
      <w:r>
        <w:t>For more information about properties and URIs, see:</w:t>
      </w:r>
    </w:p>
    <w:p w14:paraId="192E38C4" w14:textId="4D4B9903" w:rsidR="00EB7C3C" w:rsidRDefault="00EB7C3C" w:rsidP="00EB7C3C">
      <w:pPr>
        <w:pStyle w:val="Bullet"/>
      </w:pPr>
      <w:r w:rsidRPr="00D331D0">
        <w:rPr>
          <w:i/>
        </w:rPr>
        <w:t>ETP Specification</w:t>
      </w:r>
      <w:r>
        <w:t xml:space="preserve"> (Store Protocol (P4))</w:t>
      </w:r>
    </w:p>
    <w:p w14:paraId="1D44765F" w14:textId="6E3ED29B" w:rsidR="00EB7C3C" w:rsidRDefault="00EB7C3C" w:rsidP="00B60258">
      <w:pPr>
        <w:pStyle w:val="BulletLast"/>
      </w:pPr>
      <w:r w:rsidRPr="00EB1F41">
        <w:rPr>
          <w:i/>
        </w:rPr>
        <w:t>Energistics Identifier Spec</w:t>
      </w:r>
      <w:r w:rsidR="00EB1F41" w:rsidRPr="00EB1F41">
        <w:rPr>
          <w:i/>
        </w:rPr>
        <w:t>ification</w:t>
      </w:r>
      <w:r w:rsidRPr="00D331D0">
        <w:t xml:space="preserve"> </w:t>
      </w:r>
      <w:r>
        <w:t>(Chapter 5 and Chapter 6)</w:t>
      </w:r>
    </w:p>
    <w:p w14:paraId="38D2B7C7" w14:textId="5953DD02" w:rsidR="00CB56B6" w:rsidRDefault="00DE2D34" w:rsidP="00200FBF">
      <w:pPr>
        <w:pStyle w:val="BodyText1"/>
      </w:pPr>
      <w:r>
        <w:t xml:space="preserve">The examples below use the following properties. </w:t>
      </w:r>
    </w:p>
    <w:tbl>
      <w:tblPr>
        <w:tblStyle w:val="TableGrid"/>
        <w:tblW w:w="0" w:type="auto"/>
        <w:tblLook w:val="04A0" w:firstRow="1" w:lastRow="0" w:firstColumn="1" w:lastColumn="0" w:noHBand="0" w:noVBand="1"/>
      </w:tblPr>
      <w:tblGrid>
        <w:gridCol w:w="2004"/>
        <w:gridCol w:w="7348"/>
      </w:tblGrid>
      <w:tr w:rsidR="00302837" w14:paraId="209761AF" w14:textId="77777777" w:rsidTr="00200FBF">
        <w:tc>
          <w:tcPr>
            <w:tcW w:w="2004" w:type="dxa"/>
            <w:shd w:val="clear" w:color="auto" w:fill="C4BC96" w:themeFill="background2" w:themeFillShade="BF"/>
          </w:tcPr>
          <w:p w14:paraId="7B8560A4" w14:textId="77777777" w:rsidR="00302837" w:rsidRPr="00BF6FC0" w:rsidRDefault="00302837" w:rsidP="00302837">
            <w:pPr>
              <w:pStyle w:val="TableHeading"/>
            </w:pPr>
            <w:r w:rsidRPr="00BF6FC0">
              <w:t>Property Name</w:t>
            </w:r>
          </w:p>
        </w:tc>
        <w:tc>
          <w:tcPr>
            <w:tcW w:w="7348" w:type="dxa"/>
            <w:shd w:val="clear" w:color="auto" w:fill="C4BC96" w:themeFill="background2" w:themeFillShade="BF"/>
          </w:tcPr>
          <w:p w14:paraId="46D97CD9" w14:textId="77777777" w:rsidR="00302837" w:rsidRPr="00BF6FC0" w:rsidRDefault="00302837" w:rsidP="00302837">
            <w:pPr>
              <w:pStyle w:val="TableHeading"/>
            </w:pPr>
            <w:r w:rsidRPr="00BF6FC0">
              <w:t>Example</w:t>
            </w:r>
          </w:p>
        </w:tc>
      </w:tr>
      <w:tr w:rsidR="00302837" w14:paraId="347718A1" w14:textId="77777777" w:rsidTr="00200FBF">
        <w:tc>
          <w:tcPr>
            <w:tcW w:w="2004" w:type="dxa"/>
          </w:tcPr>
          <w:p w14:paraId="6A8B29AC" w14:textId="77777777" w:rsidR="00302837" w:rsidRDefault="00302837" w:rsidP="00CB56B6">
            <w:pPr>
              <w:pStyle w:val="TableText"/>
              <w:keepNext/>
            </w:pPr>
            <w:r>
              <w:t>uri</w:t>
            </w:r>
          </w:p>
        </w:tc>
        <w:tc>
          <w:tcPr>
            <w:tcW w:w="7348" w:type="dxa"/>
          </w:tcPr>
          <w:p w14:paraId="77CAA70A" w14:textId="77777777" w:rsidR="00302837" w:rsidRDefault="00302837" w:rsidP="00CB56B6">
            <w:pPr>
              <w:pStyle w:val="TableText"/>
              <w:keepNext/>
            </w:pPr>
            <w:r w:rsidRPr="007B7697">
              <w:t>eml://witsml20/</w:t>
            </w:r>
            <w:r>
              <w:t>T</w:t>
            </w:r>
            <w:r w:rsidRPr="007B7697">
              <w:t>rajectory(0655e8cd-b590-4f89-9b30-2a897db562ec)</w:t>
            </w:r>
          </w:p>
        </w:tc>
      </w:tr>
      <w:tr w:rsidR="00302837" w14:paraId="2AEA2082" w14:textId="77777777" w:rsidTr="00200FBF">
        <w:tc>
          <w:tcPr>
            <w:tcW w:w="2004" w:type="dxa"/>
          </w:tcPr>
          <w:p w14:paraId="57F8A4D7" w14:textId="77777777" w:rsidR="00302837" w:rsidRDefault="00302837" w:rsidP="00302837">
            <w:pPr>
              <w:pStyle w:val="TableText"/>
            </w:pPr>
            <w:r>
              <w:t>uuid</w:t>
            </w:r>
          </w:p>
        </w:tc>
        <w:tc>
          <w:tcPr>
            <w:tcW w:w="7348" w:type="dxa"/>
          </w:tcPr>
          <w:p w14:paraId="78D8A977" w14:textId="77777777" w:rsidR="00302837" w:rsidRDefault="00302837" w:rsidP="00302837">
            <w:pPr>
              <w:pStyle w:val="TableText"/>
            </w:pPr>
            <w:r w:rsidRPr="007B7697">
              <w:t>0655e8cd-b590-4f89-9b30-2a897db562ec</w:t>
            </w:r>
          </w:p>
        </w:tc>
      </w:tr>
      <w:tr w:rsidR="00302837" w14:paraId="01061B81" w14:textId="77777777" w:rsidTr="00200FBF">
        <w:tc>
          <w:tcPr>
            <w:tcW w:w="2004" w:type="dxa"/>
          </w:tcPr>
          <w:p w14:paraId="72EDF2D1" w14:textId="77777777" w:rsidR="00302837" w:rsidRDefault="00302837" w:rsidP="00302837">
            <w:pPr>
              <w:pStyle w:val="TableText"/>
            </w:pPr>
            <w:r>
              <w:t>name</w:t>
            </w:r>
          </w:p>
        </w:tc>
        <w:tc>
          <w:tcPr>
            <w:tcW w:w="7348" w:type="dxa"/>
          </w:tcPr>
          <w:p w14:paraId="2D8922BB" w14:textId="77777777" w:rsidR="00302837" w:rsidRDefault="00302837" w:rsidP="00302837">
            <w:pPr>
              <w:pStyle w:val="TableText"/>
            </w:pPr>
            <w:r>
              <w:t>Plan #2</w:t>
            </w:r>
          </w:p>
        </w:tc>
      </w:tr>
      <w:tr w:rsidR="00302837" w14:paraId="6A328603" w14:textId="77777777" w:rsidTr="00200FBF">
        <w:tc>
          <w:tcPr>
            <w:tcW w:w="2004" w:type="dxa"/>
          </w:tcPr>
          <w:p w14:paraId="6259E6D9" w14:textId="77777777" w:rsidR="00302837" w:rsidRDefault="00302837" w:rsidP="00302837">
            <w:pPr>
              <w:pStyle w:val="TableText"/>
            </w:pPr>
            <w:r>
              <w:t>contentType</w:t>
            </w:r>
          </w:p>
        </w:tc>
        <w:tc>
          <w:tcPr>
            <w:tcW w:w="7348" w:type="dxa"/>
          </w:tcPr>
          <w:p w14:paraId="2DF9FB82" w14:textId="77777777" w:rsidR="00302837" w:rsidRDefault="00302837" w:rsidP="00302837">
            <w:pPr>
              <w:pStyle w:val="TableText"/>
            </w:pPr>
            <w:r w:rsidRPr="007B7697">
              <w:t>application/x-witsml+xml;version=2.0;type=Trajectory</w:t>
            </w:r>
          </w:p>
        </w:tc>
      </w:tr>
    </w:tbl>
    <w:p w14:paraId="2F4C0E7D" w14:textId="77777777" w:rsidR="00302837" w:rsidRDefault="00302837" w:rsidP="00302837"/>
    <w:p w14:paraId="75AAD72B" w14:textId="607D2A59" w:rsidR="00302837" w:rsidRDefault="00302837" w:rsidP="00302837">
      <w:pPr>
        <w:pStyle w:val="BodyText1"/>
      </w:pPr>
      <w:r>
        <w:t xml:space="preserve">Data </w:t>
      </w:r>
      <w:r w:rsidR="00D45230">
        <w:t>o</w:t>
      </w:r>
      <w:r>
        <w:t>bject XML</w:t>
      </w:r>
      <w:r w:rsidR="006251C0">
        <w:t>:</w:t>
      </w:r>
    </w:p>
    <w:p w14:paraId="360D8050" w14:textId="77777777" w:rsidR="00302837" w:rsidRDefault="00302837" w:rsidP="00302837">
      <w:pPr>
        <w:pStyle w:val="CodeExample"/>
      </w:pPr>
      <w:r>
        <w:rPr>
          <w:color w:val="8B008B"/>
        </w:rPr>
        <w:t xml:space="preserve">&lt;Trajectory </w:t>
      </w:r>
      <w:r>
        <w:rPr>
          <w:color w:val="FF0000"/>
        </w:rPr>
        <w:t>xmlns</w:t>
      </w:r>
      <w:r>
        <w:t>="http://www.energistics.org/energyml/data/witsmlv2"</w:t>
      </w:r>
      <w:r>
        <w:br/>
      </w:r>
      <w:r>
        <w:rPr>
          <w:color w:val="8B008B"/>
        </w:rPr>
        <w:t>            xmlns:</w:t>
      </w:r>
      <w:r>
        <w:rPr>
          <w:color w:val="FF0000"/>
        </w:rPr>
        <w:t>eml</w:t>
      </w:r>
      <w:r>
        <w:t>="http://www.energistics.org/energyml/data/commonv2"</w:t>
      </w:r>
      <w:r>
        <w:br/>
      </w:r>
      <w:r>
        <w:rPr>
          <w:color w:val="8B008B"/>
        </w:rPr>
        <w:t>            </w:t>
      </w:r>
      <w:r>
        <w:rPr>
          <w:color w:val="FF0000"/>
        </w:rPr>
        <w:t>uuid</w:t>
      </w:r>
      <w:r>
        <w:t>="0655e8cd-b590-4f89-9b30-2a897db562ec"</w:t>
      </w:r>
      <w:r>
        <w:rPr>
          <w:color w:val="8B008B"/>
        </w:rPr>
        <w:t xml:space="preserve"> </w:t>
      </w:r>
      <w:r>
        <w:rPr>
          <w:color w:val="FF0000"/>
        </w:rPr>
        <w:t>schemaVersion</w:t>
      </w:r>
      <w:r>
        <w:t>="2.0"</w:t>
      </w:r>
      <w:r>
        <w:rPr>
          <w:color w:val="8B008B"/>
        </w:rPr>
        <w:t>&gt;</w:t>
      </w:r>
      <w:r>
        <w:br/>
        <w:t>  </w:t>
      </w:r>
      <w:r>
        <w:rPr>
          <w:color w:val="8B008B"/>
        </w:rPr>
        <w:t>&lt;eml:Citation&gt;</w:t>
      </w:r>
      <w:r>
        <w:br/>
        <w:t>    </w:t>
      </w:r>
      <w:r>
        <w:rPr>
          <w:color w:val="8B008B"/>
        </w:rPr>
        <w:t>&lt;eml:Title&gt;</w:t>
      </w:r>
      <w:r>
        <w:t>Plan #2</w:t>
      </w:r>
      <w:r>
        <w:rPr>
          <w:color w:val="8B008B"/>
        </w:rPr>
        <w:t>&lt;/eml:Title&gt;</w:t>
      </w:r>
      <w:r>
        <w:br/>
        <w:t>    </w:t>
      </w:r>
      <w:r>
        <w:rPr>
          <w:color w:val="8B008B"/>
        </w:rPr>
        <w:t>&lt;eml:Originator&gt;</w:t>
      </w:r>
      <w:r>
        <w:t>PDS</w:t>
      </w:r>
      <w:r>
        <w:rPr>
          <w:color w:val="8B008B"/>
        </w:rPr>
        <w:t>&lt;/eml:Originator&gt;</w:t>
      </w:r>
      <w:r>
        <w:br/>
        <w:t>    </w:t>
      </w:r>
      <w:r>
        <w:rPr>
          <w:color w:val="8B008B"/>
        </w:rPr>
        <w:t>&lt;eml:Format&gt;</w:t>
      </w:r>
      <w:r>
        <w:t>PDS.WITSMLstudio.Desktop, Version=2017.1.0.0</w:t>
      </w:r>
      <w:r>
        <w:rPr>
          <w:color w:val="8B008B"/>
        </w:rPr>
        <w:t>&lt;/eml:Format&gt;</w:t>
      </w:r>
      <w:r>
        <w:br/>
        <w:t>  </w:t>
      </w:r>
      <w:r>
        <w:rPr>
          <w:color w:val="8B008B"/>
        </w:rPr>
        <w:t>&lt;/eml:Citation&gt;</w:t>
      </w:r>
      <w:r>
        <w:br/>
        <w:t>  </w:t>
      </w:r>
      <w:r>
        <w:rPr>
          <w:color w:val="8B008B"/>
        </w:rPr>
        <w:t>&lt;DTimTrajStart&gt;</w:t>
      </w:r>
      <w:r>
        <w:t>2001-10-31T08:15:00.0000000+00:00</w:t>
      </w:r>
      <w:r>
        <w:rPr>
          <w:color w:val="8B008B"/>
        </w:rPr>
        <w:t>&lt;/DTimTrajStart&gt;</w:t>
      </w:r>
      <w:r>
        <w:br/>
        <w:t>  </w:t>
      </w:r>
      <w:r>
        <w:rPr>
          <w:color w:val="8B008B"/>
        </w:rPr>
        <w:t>&lt;DTimTrajEnd&gt;</w:t>
      </w:r>
      <w:r>
        <w:t>2001-11-03T16:30:00.0000000+00:00</w:t>
      </w:r>
      <w:r>
        <w:rPr>
          <w:color w:val="8B008B"/>
        </w:rPr>
        <w:t>&lt;/DTimTrajEnd&gt;</w:t>
      </w:r>
      <w:r>
        <w:br/>
        <w:t>  </w:t>
      </w:r>
      <w:r>
        <w:rPr>
          <w:color w:val="8B008B"/>
        </w:rPr>
        <w:t>&lt;ServiceCompany&gt;</w:t>
      </w:r>
      <w:r>
        <w:t>Anadrill</w:t>
      </w:r>
      <w:r>
        <w:rPr>
          <w:color w:val="8B008B"/>
        </w:rPr>
        <w:t>&lt;/ServiceCompany&gt;</w:t>
      </w:r>
      <w:r>
        <w:br/>
        <w:t>  </w:t>
      </w:r>
      <w:r>
        <w:rPr>
          <w:color w:val="8B008B"/>
        </w:rPr>
        <w:t xml:space="preserve">&lt;MagDeclUsed </w:t>
      </w:r>
      <w:r>
        <w:rPr>
          <w:color w:val="FF0000"/>
        </w:rPr>
        <w:t>uom</w:t>
      </w:r>
      <w:r>
        <w:t>="dega"</w:t>
      </w:r>
      <w:r>
        <w:rPr>
          <w:color w:val="8B008B"/>
        </w:rPr>
        <w:t>&gt;</w:t>
      </w:r>
      <w:r>
        <w:t>-4.038</w:t>
      </w:r>
      <w:r>
        <w:rPr>
          <w:color w:val="8B008B"/>
        </w:rPr>
        <w:t>&lt;/MagDeclUsed&gt;</w:t>
      </w:r>
      <w:r>
        <w:br/>
        <w:t>  </w:t>
      </w:r>
      <w:r>
        <w:rPr>
          <w:color w:val="8B008B"/>
        </w:rPr>
        <w:t xml:space="preserve">&lt;AziVertSect </w:t>
      </w:r>
      <w:r>
        <w:rPr>
          <w:color w:val="FF0000"/>
        </w:rPr>
        <w:t>uom</w:t>
      </w:r>
      <w:r>
        <w:t>="dega"</w:t>
      </w:r>
      <w:r>
        <w:rPr>
          <w:color w:val="8B008B"/>
        </w:rPr>
        <w:t>&gt;</w:t>
      </w:r>
      <w:r>
        <w:t>82.7</w:t>
      </w:r>
      <w:r>
        <w:rPr>
          <w:color w:val="8B008B"/>
        </w:rPr>
        <w:t>&lt;/AziVertSect&gt;</w:t>
      </w:r>
      <w:r>
        <w:br/>
      </w:r>
      <w:r>
        <w:lastRenderedPageBreak/>
        <w:t>  </w:t>
      </w:r>
      <w:r>
        <w:rPr>
          <w:color w:val="8B008B"/>
        </w:rPr>
        <w:t xml:space="preserve">&lt;DispNsVertSectOrig </w:t>
      </w:r>
      <w:r>
        <w:rPr>
          <w:color w:val="FF0000"/>
        </w:rPr>
        <w:t>uom</w:t>
      </w:r>
      <w:r>
        <w:t>="ft"</w:t>
      </w:r>
      <w:r>
        <w:rPr>
          <w:color w:val="8B008B"/>
        </w:rPr>
        <w:t>&gt;</w:t>
      </w:r>
      <w:r>
        <w:t>0</w:t>
      </w:r>
      <w:r>
        <w:rPr>
          <w:color w:val="8B008B"/>
        </w:rPr>
        <w:t>&lt;/DispNsVertSectOrig&gt;</w:t>
      </w:r>
      <w:r>
        <w:br/>
        <w:t>  </w:t>
      </w:r>
      <w:r>
        <w:rPr>
          <w:color w:val="8B008B"/>
        </w:rPr>
        <w:t xml:space="preserve">&lt;DispEwVertSectOrig </w:t>
      </w:r>
      <w:r>
        <w:rPr>
          <w:color w:val="FF0000"/>
        </w:rPr>
        <w:t>uom</w:t>
      </w:r>
      <w:r>
        <w:t>="ft"</w:t>
      </w:r>
      <w:r>
        <w:rPr>
          <w:color w:val="8B008B"/>
        </w:rPr>
        <w:t>&gt;</w:t>
      </w:r>
      <w:r>
        <w:t>0</w:t>
      </w:r>
      <w:r>
        <w:rPr>
          <w:color w:val="8B008B"/>
        </w:rPr>
        <w:t>&lt;/DispEwVertSectOrig&gt;</w:t>
      </w:r>
      <w:r>
        <w:br/>
        <w:t>  </w:t>
      </w:r>
      <w:r>
        <w:rPr>
          <w:color w:val="8B008B"/>
        </w:rPr>
        <w:t>&lt;Definitive&gt;</w:t>
      </w:r>
      <w:r>
        <w:t>true</w:t>
      </w:r>
      <w:r>
        <w:rPr>
          <w:color w:val="8B008B"/>
        </w:rPr>
        <w:t>&lt;/Definitive&gt;</w:t>
      </w:r>
      <w:r>
        <w:br/>
        <w:t>  </w:t>
      </w:r>
      <w:r>
        <w:rPr>
          <w:color w:val="8B008B"/>
        </w:rPr>
        <w:t>&lt;Memory&gt;</w:t>
      </w:r>
      <w:r>
        <w:t>true</w:t>
      </w:r>
      <w:r>
        <w:rPr>
          <w:color w:val="8B008B"/>
        </w:rPr>
        <w:t>&lt;/Memory&gt;</w:t>
      </w:r>
      <w:r>
        <w:br/>
        <w:t>  </w:t>
      </w:r>
      <w:r>
        <w:rPr>
          <w:color w:val="8B008B"/>
        </w:rPr>
        <w:t>&lt;FinalTraj&gt;</w:t>
      </w:r>
      <w:r>
        <w:t>true</w:t>
      </w:r>
      <w:r>
        <w:rPr>
          <w:color w:val="8B008B"/>
        </w:rPr>
        <w:t>&lt;/FinalTraj&gt;</w:t>
      </w:r>
      <w:r>
        <w:br/>
        <w:t>  </w:t>
      </w:r>
      <w:r>
        <w:rPr>
          <w:color w:val="8B008B"/>
        </w:rPr>
        <w:t>&lt;AziRef&gt;</w:t>
      </w:r>
      <w:r>
        <w:t>grid north</w:t>
      </w:r>
      <w:r>
        <w:rPr>
          <w:color w:val="8B008B"/>
        </w:rPr>
        <w:t>&lt;/AziRef&gt;</w:t>
      </w:r>
      <w:r>
        <w:br/>
        <w:t>  </w:t>
      </w:r>
      <w:r>
        <w:rPr>
          <w:color w:val="8B008B"/>
        </w:rPr>
        <w:t>&lt;Wellbore&gt;</w:t>
      </w:r>
      <w:r>
        <w:br/>
        <w:t>    </w:t>
      </w:r>
      <w:r>
        <w:rPr>
          <w:color w:val="8B008B"/>
        </w:rPr>
        <w:t>&lt;eml:ContentType&gt;</w:t>
      </w:r>
      <w:r>
        <w:t>application/x-witsml+xml;version=2.0;type=Wellbore</w:t>
      </w:r>
      <w:r>
        <w:rPr>
          <w:color w:val="8B008B"/>
        </w:rPr>
        <w:t>&lt;/eml:ContentType&gt;</w:t>
      </w:r>
      <w:r>
        <w:br/>
        <w:t>    </w:t>
      </w:r>
      <w:r>
        <w:rPr>
          <w:color w:val="8B008B"/>
        </w:rPr>
        <w:t>&lt;eml:Title&gt;</w:t>
      </w:r>
      <w:r>
        <w:t>A-42</w:t>
      </w:r>
      <w:r>
        <w:rPr>
          <w:color w:val="8B008B"/>
        </w:rPr>
        <w:t>&lt;/eml:Title&gt;</w:t>
      </w:r>
      <w:r>
        <w:br/>
        <w:t>    </w:t>
      </w:r>
      <w:r>
        <w:rPr>
          <w:color w:val="8B008B"/>
        </w:rPr>
        <w:t>&lt;eml:Uuid&gt;</w:t>
      </w:r>
      <w:r>
        <w:t>d7cb2b2b-b0c1-48d6-9d8b-5253f4507beb</w:t>
      </w:r>
      <w:r>
        <w:rPr>
          <w:color w:val="8B008B"/>
        </w:rPr>
        <w:t>&lt;/eml:Uuid&gt;</w:t>
      </w:r>
      <w:r>
        <w:br/>
        <w:t>    </w:t>
      </w:r>
      <w:r>
        <w:rPr>
          <w:color w:val="8B008B"/>
        </w:rPr>
        <w:t>&lt;eml:UuidAuthority&gt;</w:t>
      </w:r>
      <w:r>
        <w:t>B-01</w:t>
      </w:r>
      <w:r>
        <w:rPr>
          <w:color w:val="8B008B"/>
        </w:rPr>
        <w:t>&lt;/eml:UuidAuthority&gt;</w:t>
      </w:r>
      <w:r>
        <w:br/>
        <w:t>  </w:t>
      </w:r>
      <w:r>
        <w:rPr>
          <w:color w:val="8B008B"/>
        </w:rPr>
        <w:t>&lt;/Wellbore&gt;</w:t>
      </w:r>
      <w:r>
        <w:br/>
      </w:r>
      <w:r>
        <w:rPr>
          <w:color w:val="8B008B"/>
        </w:rPr>
        <w:t>&lt;/Trajectory&gt;</w:t>
      </w:r>
    </w:p>
    <w:p w14:paraId="3F0041EC" w14:textId="77777777" w:rsidR="00302837" w:rsidRDefault="00302837" w:rsidP="00302837">
      <w:pPr>
        <w:pStyle w:val="BodyText1"/>
      </w:pPr>
    </w:p>
    <w:p w14:paraId="07EDD1CE" w14:textId="71731E66" w:rsidR="00302837" w:rsidRDefault="00302837" w:rsidP="00302837">
      <w:pPr>
        <w:pStyle w:val="BodyText1"/>
      </w:pPr>
      <w:r>
        <w:t>E</w:t>
      </w:r>
      <w:r w:rsidR="00740421">
        <w:t>xample PutObject message followed by the Acknowledge message reply</w:t>
      </w:r>
    </w:p>
    <w:p w14:paraId="499681DC" w14:textId="77777777" w:rsidR="00302837" w:rsidRDefault="00302837" w:rsidP="00302837">
      <w:pPr>
        <w:pStyle w:val="CodeExample"/>
      </w:pPr>
      <w:r>
        <w:rPr>
          <w:color w:val="008000"/>
        </w:rPr>
        <w:t>// [5c7c2f28-4332-4c0f-acf5-a14aad678f3a] Message sent at 2017-04-18 20:32:21.5683</w:t>
      </w:r>
      <w:r>
        <w:br/>
        <w:t>{"protocol":</w:t>
      </w:r>
      <w:r>
        <w:rPr>
          <w:color w:val="00008B"/>
        </w:rPr>
        <w:t>4</w:t>
      </w:r>
      <w:r>
        <w:t>,"messageType":</w:t>
      </w:r>
      <w:r>
        <w:rPr>
          <w:color w:val="00008B"/>
        </w:rPr>
        <w:t>2</w:t>
      </w:r>
      <w:r>
        <w:t>,"correlationId":</w:t>
      </w:r>
      <w:r>
        <w:rPr>
          <w:color w:val="00008B"/>
        </w:rPr>
        <w:t>0</w:t>
      </w:r>
      <w:r>
        <w:t>,"messageId":</w:t>
      </w:r>
      <w:r>
        <w:rPr>
          <w:color w:val="00008B"/>
        </w:rPr>
        <w:t>3</w:t>
      </w:r>
      <w:r>
        <w:t>,"messageFlags":</w:t>
      </w:r>
      <w:r>
        <w:rPr>
          <w:color w:val="00008B"/>
        </w:rPr>
        <w:t>0</w:t>
      </w:r>
      <w:r>
        <w:t>}</w:t>
      </w:r>
      <w:r>
        <w:br/>
        <w:t>{</w:t>
      </w:r>
      <w:r>
        <w:br/>
        <w:t>  "dataObject": {</w:t>
      </w:r>
      <w:r>
        <w:br/>
        <w:t>    "resource": {</w:t>
      </w:r>
      <w:r>
        <w:br/>
        <w:t>      "uri": "eml://witsml20/Trajectory(0655e8cd-b590-4f89-9b30-2a897db562ec)",</w:t>
      </w:r>
      <w:r>
        <w:br/>
        <w:t>      "contentType": "application/x-witsml+xml;version=2.0;type=Trajectory",</w:t>
      </w:r>
      <w:r>
        <w:br/>
        <w:t>      "name": "Plan #2",</w:t>
      </w:r>
      <w:r>
        <w:br/>
        <w:t xml:space="preserve">      "channelSubscribable": </w:t>
      </w:r>
      <w:r>
        <w:rPr>
          <w:color w:val="0000FF"/>
        </w:rPr>
        <w:t>false</w:t>
      </w:r>
      <w:r>
        <w:t>,</w:t>
      </w:r>
      <w:r>
        <w:br/>
        <w:t>      "customData": {},</w:t>
      </w:r>
      <w:r>
        <w:br/>
        <w:t>      "resourceType": "DataObject",</w:t>
      </w:r>
      <w:r>
        <w:br/>
        <w:t>      "hasChildren": -</w:t>
      </w:r>
      <w:r>
        <w:rPr>
          <w:color w:val="00008B"/>
        </w:rPr>
        <w:t>1</w:t>
      </w:r>
      <w:r>
        <w:t>,</w:t>
      </w:r>
      <w:r>
        <w:br/>
        <w:t>      "uuid": "0655e8cd-b590-4f89-9b30-2a897db562ec",</w:t>
      </w:r>
      <w:r>
        <w:br/>
        <w:t xml:space="preserve">      "lastChanged": </w:t>
      </w:r>
      <w:r>
        <w:rPr>
          <w:color w:val="00008B"/>
        </w:rPr>
        <w:t>0</w:t>
      </w:r>
      <w:r>
        <w:t>,</w:t>
      </w:r>
      <w:r>
        <w:br/>
        <w:t xml:space="preserve">      "objectNotifiable": </w:t>
      </w:r>
      <w:r>
        <w:rPr>
          <w:color w:val="0000FF"/>
        </w:rPr>
        <w:t>false</w:t>
      </w:r>
      <w:r>
        <w:br/>
        <w:t>    },</w:t>
      </w:r>
      <w:r>
        <w:br/>
        <w:t>    "contentEncoding": "gzip",</w:t>
      </w:r>
      <w:r>
        <w:br/>
        <w:t xml:space="preserve">    "data": </w:t>
      </w:r>
      <w:r w:rsidRPr="00FF16EB">
        <w:t>[ binary data truncated for readability ]</w:t>
      </w:r>
      <w:r>
        <w:br/>
        <w:t>  }</w:t>
      </w:r>
      <w:r>
        <w:br/>
        <w:t>}</w:t>
      </w:r>
      <w:r>
        <w:br/>
      </w:r>
      <w:r>
        <w:rPr>
          <w:color w:val="008000"/>
        </w:rPr>
        <w:t>// [5c7c2f28-4332-4c0f-acf5-a14aad678f3a] Message received at 2017-04-18 20:32:22.4184</w:t>
      </w:r>
      <w:r>
        <w:br/>
        <w:t>{"protocol":</w:t>
      </w:r>
      <w:r>
        <w:rPr>
          <w:color w:val="00008B"/>
        </w:rPr>
        <w:t>4</w:t>
      </w:r>
      <w:r>
        <w:t>,"messageType":</w:t>
      </w:r>
      <w:r>
        <w:rPr>
          <w:color w:val="00008B"/>
        </w:rPr>
        <w:t>1001</w:t>
      </w:r>
      <w:r>
        <w:t>,"correlationId":</w:t>
      </w:r>
      <w:r>
        <w:rPr>
          <w:color w:val="00008B"/>
        </w:rPr>
        <w:t>3</w:t>
      </w:r>
      <w:r>
        <w:t>,"messageId":</w:t>
      </w:r>
      <w:r>
        <w:rPr>
          <w:color w:val="00008B"/>
        </w:rPr>
        <w:t>6</w:t>
      </w:r>
      <w:r>
        <w:t>,"messageFlags":</w:t>
      </w:r>
      <w:r>
        <w:rPr>
          <w:color w:val="00008B"/>
        </w:rPr>
        <w:t>0</w:t>
      </w:r>
      <w:r>
        <w:t>}</w:t>
      </w:r>
      <w:r>
        <w:br/>
        <w:t>{}</w:t>
      </w:r>
    </w:p>
    <w:p w14:paraId="2E00AD57" w14:textId="77777777" w:rsidR="00302837" w:rsidRDefault="00302837" w:rsidP="00302837"/>
    <w:p w14:paraId="6B06A2F7" w14:textId="77777777" w:rsidR="00302837" w:rsidRDefault="00302837" w:rsidP="00302837">
      <w:pPr>
        <w:pStyle w:val="Heading2"/>
      </w:pPr>
      <w:bookmarkStart w:id="211" w:name="_Toc495651940"/>
      <w:r>
        <w:t>GetObject</w:t>
      </w:r>
      <w:bookmarkEnd w:id="211"/>
    </w:p>
    <w:p w14:paraId="78A6DF0E" w14:textId="04DB29B8" w:rsidR="00302837" w:rsidRDefault="00CB56B6" w:rsidP="00302837">
      <w:pPr>
        <w:pStyle w:val="BodyText1"/>
      </w:pPr>
      <w:r>
        <w:t>To retrieve a single data object from a store, s</w:t>
      </w:r>
      <w:r w:rsidR="00302837">
        <w:t>end</w:t>
      </w:r>
      <w:r>
        <w:t xml:space="preserve"> a</w:t>
      </w:r>
      <w:r w:rsidR="00302837">
        <w:t xml:space="preserve"> GetObject message</w:t>
      </w:r>
      <w:r>
        <w:t>.</w:t>
      </w:r>
      <w:r w:rsidR="00302837">
        <w:t xml:space="preserve"> </w:t>
      </w:r>
    </w:p>
    <w:p w14:paraId="51AB89AB" w14:textId="2A4585E9" w:rsidR="0046700E" w:rsidRDefault="0046700E" w:rsidP="00302837">
      <w:pPr>
        <w:pStyle w:val="BodyText1"/>
      </w:pPr>
      <w:r>
        <w:t>Example GetObject message with the Object message reply:</w:t>
      </w:r>
    </w:p>
    <w:p w14:paraId="34C809B5" w14:textId="77777777" w:rsidR="00302837" w:rsidRDefault="00302837" w:rsidP="00302837">
      <w:pPr>
        <w:pStyle w:val="CodeExample"/>
      </w:pPr>
      <w:r>
        <w:rPr>
          <w:color w:val="008000"/>
        </w:rPr>
        <w:t>// [5c7c2f28-4332-4c0f-acf5-a14aad678f3a] Message sent at 2017-04-18 20:37:15.9653</w:t>
      </w:r>
      <w:r>
        <w:br/>
        <w:t>{"protocol":</w:t>
      </w:r>
      <w:r>
        <w:rPr>
          <w:color w:val="00008B"/>
        </w:rPr>
        <w:t>4</w:t>
      </w:r>
      <w:r>
        <w:t>,"messageType":</w:t>
      </w:r>
      <w:r>
        <w:rPr>
          <w:color w:val="00008B"/>
        </w:rPr>
        <w:t>1</w:t>
      </w:r>
      <w:r>
        <w:t>,"correlationId":</w:t>
      </w:r>
      <w:r>
        <w:rPr>
          <w:color w:val="00008B"/>
        </w:rPr>
        <w:t>0</w:t>
      </w:r>
      <w:r>
        <w:t>,"messageId":</w:t>
      </w:r>
      <w:r>
        <w:rPr>
          <w:color w:val="00008B"/>
        </w:rPr>
        <w:t>4</w:t>
      </w:r>
      <w:r>
        <w:t>,"messageFlags":</w:t>
      </w:r>
      <w:r>
        <w:rPr>
          <w:color w:val="00008B"/>
        </w:rPr>
        <w:t>3</w:t>
      </w:r>
      <w:r>
        <w:t>}</w:t>
      </w:r>
      <w:r>
        <w:br/>
        <w:t>{</w:t>
      </w:r>
      <w:r>
        <w:br/>
        <w:t>  "uri": "eml://witsml20/Trajectory(0655e8cd-b590-4f89-9b30-2a897db562ec)"</w:t>
      </w:r>
      <w:r>
        <w:br/>
        <w:t>}</w:t>
      </w:r>
      <w:r>
        <w:br/>
      </w:r>
      <w:r>
        <w:rPr>
          <w:color w:val="008000"/>
        </w:rPr>
        <w:t>// [5c7c2f28-4332-4c0f-acf5-a14aad678f3a] Message received at 2017-04-18 20:37:16.0225</w:t>
      </w:r>
      <w:r>
        <w:br/>
        <w:t>{"protocol":</w:t>
      </w:r>
      <w:r>
        <w:rPr>
          <w:color w:val="00008B"/>
        </w:rPr>
        <w:t>4</w:t>
      </w:r>
      <w:r>
        <w:t>,"messageType":</w:t>
      </w:r>
      <w:r>
        <w:rPr>
          <w:color w:val="00008B"/>
        </w:rPr>
        <w:t>4</w:t>
      </w:r>
      <w:r>
        <w:t>,"correlationId":</w:t>
      </w:r>
      <w:r>
        <w:rPr>
          <w:color w:val="00008B"/>
        </w:rPr>
        <w:t>4</w:t>
      </w:r>
      <w:r>
        <w:t>,"messageId":</w:t>
      </w:r>
      <w:r>
        <w:rPr>
          <w:color w:val="00008B"/>
        </w:rPr>
        <w:t>7</w:t>
      </w:r>
      <w:r>
        <w:t>,"messageFlags":</w:t>
      </w:r>
      <w:r>
        <w:rPr>
          <w:color w:val="00008B"/>
        </w:rPr>
        <w:t>3</w:t>
      </w:r>
      <w:r>
        <w:t>}</w:t>
      </w:r>
      <w:r>
        <w:br/>
        <w:t>{</w:t>
      </w:r>
      <w:r>
        <w:br/>
        <w:t>  "dataObject": {</w:t>
      </w:r>
      <w:r>
        <w:br/>
        <w:t>    "resource": {</w:t>
      </w:r>
      <w:r>
        <w:br/>
        <w:t>      "uri": "eml://witsml20/Trajectory(0655e8cd-b590-4f89-9b30-2a897db562ec)",</w:t>
      </w:r>
      <w:r>
        <w:br/>
      </w:r>
      <w:r>
        <w:lastRenderedPageBreak/>
        <w:t>      "contentType": "application/x-witsml+xml;version=2.0;type=Trajectory",</w:t>
      </w:r>
      <w:r>
        <w:br/>
        <w:t>      "name": "Plan #2",</w:t>
      </w:r>
      <w:r>
        <w:br/>
        <w:t xml:space="preserve">      "channelSubscribable": </w:t>
      </w:r>
      <w:r>
        <w:rPr>
          <w:color w:val="0000FF"/>
        </w:rPr>
        <w:t>true</w:t>
      </w:r>
      <w:r>
        <w:t>,</w:t>
      </w:r>
      <w:r>
        <w:br/>
        <w:t>      "customData": {},</w:t>
      </w:r>
      <w:r>
        <w:br/>
        <w:t>      "resourceType": "DataObject",</w:t>
      </w:r>
      <w:r>
        <w:br/>
        <w:t>      "hasChildren": -</w:t>
      </w:r>
      <w:r>
        <w:rPr>
          <w:color w:val="00008B"/>
        </w:rPr>
        <w:t>1</w:t>
      </w:r>
      <w:r>
        <w:t>,</w:t>
      </w:r>
      <w:r>
        <w:br/>
        <w:t>      "uuid": "0655e8cd-b590-4f89-9b30-2a897db562ec",</w:t>
      </w:r>
      <w:r>
        <w:br/>
        <w:t xml:space="preserve">      "lastChanged": </w:t>
      </w:r>
      <w:r>
        <w:rPr>
          <w:color w:val="00008B"/>
        </w:rPr>
        <w:t>1492565542132000</w:t>
      </w:r>
      <w:r>
        <w:t>,</w:t>
      </w:r>
      <w:r>
        <w:br/>
        <w:t xml:space="preserve">      "objectNotifiable": </w:t>
      </w:r>
      <w:r>
        <w:rPr>
          <w:color w:val="0000FF"/>
        </w:rPr>
        <w:t>true</w:t>
      </w:r>
      <w:r>
        <w:br/>
        <w:t>    },</w:t>
      </w:r>
      <w:r>
        <w:br/>
        <w:t>    "contentEncoding": "gzip",</w:t>
      </w:r>
      <w:r>
        <w:br/>
        <w:t xml:space="preserve">    "data": </w:t>
      </w:r>
      <w:r w:rsidRPr="00FF16EB">
        <w:t>[ binary data truncated for readability ]</w:t>
      </w:r>
      <w:r>
        <w:br/>
        <w:t>  }</w:t>
      </w:r>
      <w:r>
        <w:br/>
        <w:t>}</w:t>
      </w:r>
    </w:p>
    <w:p w14:paraId="792934B3" w14:textId="77777777" w:rsidR="00302837" w:rsidRDefault="00302837" w:rsidP="00302837"/>
    <w:p w14:paraId="3CD7AFF6" w14:textId="25D04498" w:rsidR="00302837" w:rsidRDefault="00302837" w:rsidP="00302837">
      <w:pPr>
        <w:pStyle w:val="BodyText1"/>
      </w:pPr>
      <w:r>
        <w:t xml:space="preserve">Decoded </w:t>
      </w:r>
      <w:r w:rsidR="00D45230">
        <w:t>d</w:t>
      </w:r>
      <w:r>
        <w:t xml:space="preserve">ata </w:t>
      </w:r>
      <w:r w:rsidR="00D45230">
        <w:t>o</w:t>
      </w:r>
      <w:r>
        <w:t>bject XML</w:t>
      </w:r>
      <w:r w:rsidR="00D45230">
        <w:t>:</w:t>
      </w:r>
    </w:p>
    <w:p w14:paraId="398650CD" w14:textId="77777777" w:rsidR="00302837" w:rsidRDefault="00302837" w:rsidP="00302837">
      <w:pPr>
        <w:pStyle w:val="CodeExample"/>
        <w:rPr>
          <w:color w:val="8B008B"/>
        </w:rPr>
      </w:pPr>
      <w:r>
        <w:rPr>
          <w:color w:val="8B008B"/>
        </w:rPr>
        <w:t>&lt;Trajectory xmlns:</w:t>
      </w:r>
      <w:r>
        <w:rPr>
          <w:color w:val="FF0000"/>
        </w:rPr>
        <w:t>gml</w:t>
      </w:r>
      <w:r>
        <w:t>="http://www.opengis.net/gml/3.2"</w:t>
      </w:r>
      <w:r>
        <w:rPr>
          <w:color w:val="8B008B"/>
        </w:rPr>
        <w:t xml:space="preserve"> xmlns:</w:t>
      </w:r>
      <w:r>
        <w:rPr>
          <w:color w:val="FF0000"/>
        </w:rPr>
        <w:t>xsi</w:t>
      </w:r>
      <w:r>
        <w:t>="http://www.w3.org/2001/XMLSchema-instance"</w:t>
      </w:r>
      <w:r>
        <w:rPr>
          <w:color w:val="8B008B"/>
        </w:rPr>
        <w:t xml:space="preserve"> xmlns:</w:t>
      </w:r>
      <w:r>
        <w:rPr>
          <w:color w:val="FF0000"/>
        </w:rPr>
        <w:t>xlink</w:t>
      </w:r>
      <w:r>
        <w:t>="http://www.w3.org/1999/xlink"</w:t>
      </w:r>
      <w:r>
        <w:rPr>
          <w:color w:val="8B008B"/>
        </w:rPr>
        <w:t xml:space="preserve"> xmlns:</w:t>
      </w:r>
      <w:r>
        <w:rPr>
          <w:color w:val="FF0000"/>
        </w:rPr>
        <w:t>dc</w:t>
      </w:r>
      <w:r>
        <w:t>="http://purl.org/dc/terms/"</w:t>
      </w:r>
      <w:r>
        <w:rPr>
          <w:color w:val="8B008B"/>
        </w:rPr>
        <w:t xml:space="preserve"> </w:t>
      </w:r>
      <w:r>
        <w:rPr>
          <w:color w:val="FF0000"/>
        </w:rPr>
        <w:t>schemaVersion</w:t>
      </w:r>
      <w:r>
        <w:t>="2.0"</w:t>
      </w:r>
      <w:r>
        <w:rPr>
          <w:color w:val="8B008B"/>
        </w:rPr>
        <w:t xml:space="preserve"> </w:t>
      </w:r>
      <w:r>
        <w:rPr>
          <w:color w:val="FF0000"/>
        </w:rPr>
        <w:t>uuid</w:t>
      </w:r>
      <w:r>
        <w:t>="0655e8cd-b590-4f89-9b30-2a897db562ec"</w:t>
      </w:r>
      <w:r>
        <w:rPr>
          <w:color w:val="8B008B"/>
        </w:rPr>
        <w:t xml:space="preserve"> </w:t>
      </w:r>
      <w:r>
        <w:rPr>
          <w:color w:val="FF0000"/>
        </w:rPr>
        <w:t>xmlns</w:t>
      </w:r>
      <w:r>
        <w:t>="http://www.energistics.org/energyml/data/witsmlv2"</w:t>
      </w:r>
      <w:r>
        <w:rPr>
          <w:color w:val="8B008B"/>
        </w:rPr>
        <w:t>&gt;</w:t>
      </w:r>
      <w:r>
        <w:br/>
        <w:t>  </w:t>
      </w:r>
      <w:r>
        <w:rPr>
          <w:color w:val="8B008B"/>
        </w:rPr>
        <w:t xml:space="preserve">&lt;Citation </w:t>
      </w:r>
      <w:r>
        <w:rPr>
          <w:color w:val="FF0000"/>
        </w:rPr>
        <w:t>xmlns</w:t>
      </w:r>
      <w:r>
        <w:t>="http://www.energistics.org/energyml/data/commonv2"</w:t>
      </w:r>
      <w:r>
        <w:rPr>
          <w:color w:val="8B008B"/>
        </w:rPr>
        <w:t>&gt;</w:t>
      </w:r>
      <w:r>
        <w:br/>
        <w:t>    </w:t>
      </w:r>
      <w:r>
        <w:rPr>
          <w:color w:val="8B008B"/>
        </w:rPr>
        <w:t>&lt;Title&gt;</w:t>
      </w:r>
      <w:r>
        <w:t>Plan #2</w:t>
      </w:r>
      <w:r>
        <w:rPr>
          <w:color w:val="8B008B"/>
        </w:rPr>
        <w:t>&lt;/Title&gt;</w:t>
      </w:r>
      <w:r>
        <w:br/>
        <w:t>    </w:t>
      </w:r>
      <w:r>
        <w:rPr>
          <w:color w:val="8B008B"/>
        </w:rPr>
        <w:t>&lt;Originator&gt;</w:t>
      </w:r>
      <w:r>
        <w:t>PDS</w:t>
      </w:r>
      <w:r>
        <w:rPr>
          <w:color w:val="8B008B"/>
        </w:rPr>
        <w:t>&lt;/Originator&gt;</w:t>
      </w:r>
      <w:r>
        <w:br/>
        <w:t>    </w:t>
      </w:r>
      <w:r>
        <w:rPr>
          <w:color w:val="8B008B"/>
        </w:rPr>
        <w:t>&lt;Creation&gt;</w:t>
      </w:r>
      <w:r>
        <w:t>2017-04-19T01:32:22.131Z</w:t>
      </w:r>
      <w:r>
        <w:rPr>
          <w:color w:val="8B008B"/>
        </w:rPr>
        <w:t>&lt;/Creation&gt;</w:t>
      </w:r>
      <w:r>
        <w:br/>
        <w:t>    </w:t>
      </w:r>
      <w:r>
        <w:rPr>
          <w:color w:val="8B008B"/>
        </w:rPr>
        <w:t>&lt;Format&gt;</w:t>
      </w:r>
      <w:r>
        <w:t>PDS.WITSMLstudio.Desktop, Version=2017.1.0.0</w:t>
      </w:r>
      <w:r>
        <w:rPr>
          <w:color w:val="8B008B"/>
        </w:rPr>
        <w:t xml:space="preserve"> &lt;/Format&gt;</w:t>
      </w:r>
      <w:r>
        <w:br/>
        <w:t>    </w:t>
      </w:r>
      <w:r>
        <w:rPr>
          <w:color w:val="8B008B"/>
        </w:rPr>
        <w:t>&lt;LastUpdate&gt;</w:t>
      </w:r>
      <w:r>
        <w:t>2017-04-19T01:32:22.132Z</w:t>
      </w:r>
      <w:r>
        <w:rPr>
          <w:color w:val="8B008B"/>
        </w:rPr>
        <w:t>&lt;/LastUpdate&gt;</w:t>
      </w:r>
      <w:r>
        <w:br/>
        <w:t>  </w:t>
      </w:r>
      <w:r>
        <w:rPr>
          <w:color w:val="8B008B"/>
        </w:rPr>
        <w:t>&lt;/Citation&gt;</w:t>
      </w:r>
      <w:r>
        <w:br/>
        <w:t>  </w:t>
      </w:r>
      <w:r>
        <w:rPr>
          <w:color w:val="8B008B"/>
        </w:rPr>
        <w:t>&lt;GrowingStatus&gt;</w:t>
      </w:r>
      <w:r>
        <w:t>inactive</w:t>
      </w:r>
      <w:r>
        <w:rPr>
          <w:color w:val="8B008B"/>
        </w:rPr>
        <w:t>&lt;/GrowingStatus&gt;</w:t>
      </w:r>
      <w:r>
        <w:br/>
        <w:t>  </w:t>
      </w:r>
      <w:r>
        <w:rPr>
          <w:color w:val="8B008B"/>
        </w:rPr>
        <w:t>&lt;DTimTrajStart&gt;</w:t>
      </w:r>
      <w:r>
        <w:t>2001-10-31T08:15:00.0000000+00:00</w:t>
      </w:r>
      <w:r>
        <w:rPr>
          <w:color w:val="8B008B"/>
        </w:rPr>
        <w:t>&lt;/DTimTrajStart&gt;</w:t>
      </w:r>
      <w:r>
        <w:br/>
        <w:t>  </w:t>
      </w:r>
      <w:r>
        <w:rPr>
          <w:color w:val="8B008B"/>
        </w:rPr>
        <w:t>&lt;DTimTrajEnd&gt;</w:t>
      </w:r>
      <w:r>
        <w:t>2001-11-03T16:30:00.0000000+00:00</w:t>
      </w:r>
      <w:r>
        <w:rPr>
          <w:color w:val="8B008B"/>
        </w:rPr>
        <w:t>&lt;/DTimTrajEnd&gt;</w:t>
      </w:r>
      <w:r>
        <w:br/>
        <w:t>  </w:t>
      </w:r>
      <w:r>
        <w:rPr>
          <w:color w:val="8B008B"/>
        </w:rPr>
        <w:t>&lt;ServiceCompany&gt;</w:t>
      </w:r>
      <w:r>
        <w:t>Anadrill</w:t>
      </w:r>
      <w:r>
        <w:rPr>
          <w:color w:val="8B008B"/>
        </w:rPr>
        <w:t>&lt;/ServiceCompany&gt;</w:t>
      </w:r>
      <w:r>
        <w:br/>
        <w:t>  </w:t>
      </w:r>
      <w:r>
        <w:rPr>
          <w:color w:val="8B008B"/>
        </w:rPr>
        <w:t xml:space="preserve">&lt;MagDeclUsed </w:t>
      </w:r>
      <w:r>
        <w:rPr>
          <w:color w:val="FF0000"/>
        </w:rPr>
        <w:t>uom</w:t>
      </w:r>
      <w:r>
        <w:t>="dega"</w:t>
      </w:r>
      <w:r>
        <w:rPr>
          <w:color w:val="8B008B"/>
        </w:rPr>
        <w:t>&gt;</w:t>
      </w:r>
      <w:r>
        <w:t>-4.038</w:t>
      </w:r>
      <w:r>
        <w:rPr>
          <w:color w:val="8B008B"/>
        </w:rPr>
        <w:t>&lt;/MagDeclUsed&gt;</w:t>
      </w:r>
      <w:r>
        <w:br/>
        <w:t>  </w:t>
      </w:r>
      <w:r>
        <w:rPr>
          <w:color w:val="8B008B"/>
        </w:rPr>
        <w:t xml:space="preserve">&lt;AziVertSect </w:t>
      </w:r>
      <w:r>
        <w:rPr>
          <w:color w:val="FF0000"/>
        </w:rPr>
        <w:t>uom</w:t>
      </w:r>
      <w:r>
        <w:t>="dega"</w:t>
      </w:r>
      <w:r>
        <w:rPr>
          <w:color w:val="8B008B"/>
        </w:rPr>
        <w:t>&gt;</w:t>
      </w:r>
      <w:r>
        <w:t>82.7</w:t>
      </w:r>
      <w:r>
        <w:rPr>
          <w:color w:val="8B008B"/>
        </w:rPr>
        <w:t>&lt;/AziVertSect&gt;</w:t>
      </w:r>
      <w:r>
        <w:br/>
        <w:t>  </w:t>
      </w:r>
      <w:r>
        <w:rPr>
          <w:color w:val="8B008B"/>
        </w:rPr>
        <w:t xml:space="preserve">&lt;DispNsVertSectOrig </w:t>
      </w:r>
      <w:r>
        <w:rPr>
          <w:color w:val="FF0000"/>
        </w:rPr>
        <w:t>uom</w:t>
      </w:r>
      <w:r>
        <w:t>="ft"</w:t>
      </w:r>
      <w:r>
        <w:rPr>
          <w:color w:val="8B008B"/>
        </w:rPr>
        <w:t>&gt;</w:t>
      </w:r>
      <w:r>
        <w:t>0</w:t>
      </w:r>
      <w:r>
        <w:rPr>
          <w:color w:val="8B008B"/>
        </w:rPr>
        <w:t>&lt;/DispNsVertSectOrig&gt;</w:t>
      </w:r>
      <w:r>
        <w:br/>
        <w:t>  </w:t>
      </w:r>
      <w:r>
        <w:rPr>
          <w:color w:val="8B008B"/>
        </w:rPr>
        <w:t xml:space="preserve">&lt;DispEwVertSectOrig </w:t>
      </w:r>
      <w:r>
        <w:rPr>
          <w:color w:val="FF0000"/>
        </w:rPr>
        <w:t>uom</w:t>
      </w:r>
      <w:r>
        <w:t>="ft"</w:t>
      </w:r>
      <w:r>
        <w:rPr>
          <w:color w:val="8B008B"/>
        </w:rPr>
        <w:t>&gt;</w:t>
      </w:r>
      <w:r>
        <w:t>0</w:t>
      </w:r>
      <w:r>
        <w:rPr>
          <w:color w:val="8B008B"/>
        </w:rPr>
        <w:t>&lt;/DispEwVertSectOrig&gt;</w:t>
      </w:r>
      <w:r>
        <w:br/>
        <w:t>  </w:t>
      </w:r>
      <w:r>
        <w:rPr>
          <w:color w:val="8B008B"/>
        </w:rPr>
        <w:t>&lt;Definitive&gt;</w:t>
      </w:r>
      <w:r>
        <w:t>true</w:t>
      </w:r>
      <w:r>
        <w:rPr>
          <w:color w:val="8B008B"/>
        </w:rPr>
        <w:t>&lt;/Definitive&gt;</w:t>
      </w:r>
      <w:r>
        <w:br/>
        <w:t>  </w:t>
      </w:r>
      <w:r>
        <w:rPr>
          <w:color w:val="8B008B"/>
        </w:rPr>
        <w:t>&lt;Memory&gt;</w:t>
      </w:r>
      <w:r>
        <w:t>true</w:t>
      </w:r>
      <w:r>
        <w:rPr>
          <w:color w:val="8B008B"/>
        </w:rPr>
        <w:t>&lt;/Memory&gt;</w:t>
      </w:r>
      <w:r>
        <w:br/>
        <w:t>  </w:t>
      </w:r>
      <w:r>
        <w:rPr>
          <w:color w:val="8B008B"/>
        </w:rPr>
        <w:t>&lt;FinalTraj&gt;</w:t>
      </w:r>
      <w:r>
        <w:t>true</w:t>
      </w:r>
      <w:r>
        <w:rPr>
          <w:color w:val="8B008B"/>
        </w:rPr>
        <w:t>&lt;/FinalTraj&gt;</w:t>
      </w:r>
      <w:r>
        <w:br/>
        <w:t>  </w:t>
      </w:r>
      <w:r>
        <w:rPr>
          <w:color w:val="8B008B"/>
        </w:rPr>
        <w:t>&lt;AziRef&gt;</w:t>
      </w:r>
      <w:r>
        <w:t>grid north</w:t>
      </w:r>
      <w:r>
        <w:rPr>
          <w:color w:val="8B008B"/>
        </w:rPr>
        <w:t>&lt;/AziRef&gt;</w:t>
      </w:r>
      <w:r>
        <w:br/>
        <w:t>  </w:t>
      </w:r>
      <w:r>
        <w:rPr>
          <w:color w:val="8B008B"/>
        </w:rPr>
        <w:t>&lt;Wellbore&gt;</w:t>
      </w:r>
      <w:r>
        <w:br/>
        <w:t>    </w:t>
      </w:r>
      <w:r>
        <w:rPr>
          <w:color w:val="8B008B"/>
        </w:rPr>
        <w:t xml:space="preserve">&lt;ContentType </w:t>
      </w:r>
      <w:r>
        <w:rPr>
          <w:color w:val="FF0000"/>
        </w:rPr>
        <w:t>xmlns</w:t>
      </w:r>
      <w:r>
        <w:t>="http://www.energistics.org/energyml/data/commonv2"</w:t>
      </w:r>
      <w:r>
        <w:rPr>
          <w:color w:val="8B008B"/>
        </w:rPr>
        <w:t>&gt;</w:t>
      </w:r>
      <w:r>
        <w:t>application/x-witsml+xml;version=2.0;type=Wellbore</w:t>
      </w:r>
      <w:r>
        <w:rPr>
          <w:color w:val="8B008B"/>
        </w:rPr>
        <w:t>&lt;/ContentType&gt;</w:t>
      </w:r>
      <w:r>
        <w:br/>
        <w:t>    </w:t>
      </w:r>
      <w:r>
        <w:rPr>
          <w:color w:val="8B008B"/>
        </w:rPr>
        <w:t xml:space="preserve">&lt;Title </w:t>
      </w:r>
      <w:r>
        <w:rPr>
          <w:color w:val="FF0000"/>
        </w:rPr>
        <w:t>xmlns</w:t>
      </w:r>
      <w:r>
        <w:t>="http://www.energistics.org/energyml/data/commonv2"</w:t>
      </w:r>
      <w:r>
        <w:rPr>
          <w:color w:val="8B008B"/>
        </w:rPr>
        <w:t>&gt;</w:t>
      </w:r>
      <w:r>
        <w:t>A-42</w:t>
      </w:r>
      <w:r>
        <w:rPr>
          <w:color w:val="8B008B"/>
        </w:rPr>
        <w:t>&lt;/Title&gt;</w:t>
      </w:r>
      <w:r>
        <w:br/>
        <w:t>    </w:t>
      </w:r>
      <w:r>
        <w:rPr>
          <w:color w:val="8B008B"/>
        </w:rPr>
        <w:t xml:space="preserve">&lt;Uuid </w:t>
      </w:r>
      <w:r>
        <w:rPr>
          <w:color w:val="FF0000"/>
        </w:rPr>
        <w:t>xmlns</w:t>
      </w:r>
      <w:r>
        <w:t>="http://www.energistics.org/energyml/data/commonv2"</w:t>
      </w:r>
      <w:r>
        <w:rPr>
          <w:color w:val="8B008B"/>
        </w:rPr>
        <w:t>&gt;</w:t>
      </w:r>
      <w:r>
        <w:t>d7cb2b2b-b0c1-48d6-9d8b-5253f4507beb</w:t>
      </w:r>
      <w:r>
        <w:rPr>
          <w:color w:val="8B008B"/>
        </w:rPr>
        <w:t>&lt;/Uuid&gt;</w:t>
      </w:r>
      <w:r>
        <w:br/>
        <w:t>    </w:t>
      </w:r>
      <w:r>
        <w:rPr>
          <w:color w:val="8B008B"/>
        </w:rPr>
        <w:t xml:space="preserve">&lt;UuidAuthority </w:t>
      </w:r>
      <w:r>
        <w:rPr>
          <w:color w:val="FF0000"/>
        </w:rPr>
        <w:t>xmlns</w:t>
      </w:r>
      <w:r>
        <w:t>="http://www.energistics.org/energyml/data/commonv2"</w:t>
      </w:r>
      <w:r>
        <w:rPr>
          <w:color w:val="8B008B"/>
        </w:rPr>
        <w:t>&gt;</w:t>
      </w:r>
      <w:r>
        <w:t>B-01</w:t>
      </w:r>
      <w:r>
        <w:rPr>
          <w:color w:val="8B008B"/>
        </w:rPr>
        <w:t>&lt;/UuidAuthority&gt;</w:t>
      </w:r>
      <w:r>
        <w:br/>
        <w:t>  </w:t>
      </w:r>
      <w:r>
        <w:rPr>
          <w:color w:val="8B008B"/>
        </w:rPr>
        <w:t>&lt;/Wellbore&gt;</w:t>
      </w:r>
      <w:r>
        <w:br/>
      </w:r>
      <w:r>
        <w:rPr>
          <w:color w:val="8B008B"/>
        </w:rPr>
        <w:t>&lt;/Trajectory&gt;</w:t>
      </w:r>
    </w:p>
    <w:p w14:paraId="70D6998B" w14:textId="77777777" w:rsidR="00302837" w:rsidRDefault="00302837" w:rsidP="00302837">
      <w:pPr>
        <w:pStyle w:val="CodeExample"/>
        <w:rPr>
          <w:color w:val="8B008B"/>
        </w:rPr>
      </w:pPr>
    </w:p>
    <w:p w14:paraId="4BBFA1D2" w14:textId="36A3AD91" w:rsidR="00F637FA" w:rsidRDefault="00F637FA" w:rsidP="00F637FA">
      <w:pPr>
        <w:pStyle w:val="Heading3"/>
      </w:pPr>
      <w:bookmarkStart w:id="212" w:name="_Toc495651941"/>
      <w:r>
        <w:t>Getting a Historical Log</w:t>
      </w:r>
      <w:bookmarkEnd w:id="212"/>
    </w:p>
    <w:p w14:paraId="40465EE7" w14:textId="26456883" w:rsidR="00F637FA" w:rsidRPr="00F637FA" w:rsidRDefault="00F637FA" w:rsidP="00F637FA">
      <w:pPr>
        <w:pStyle w:val="BodyText1"/>
        <w:rPr>
          <w:lang w:eastAsia="en-US"/>
        </w:rPr>
      </w:pPr>
      <w:r>
        <w:t xml:space="preserve">To get a historical log, use Protocol 4 to retrieve the metadata for logs. Based on the returned channel uuids and index ranges of that operation, use ChannelRangeRequest in Protocol 1 (see Section </w:t>
      </w:r>
      <w:r>
        <w:fldChar w:fldCharType="begin"/>
      </w:r>
      <w:r>
        <w:instrText xml:space="preserve"> REF _Ref494957223 \r \h </w:instrText>
      </w:r>
      <w:r>
        <w:fldChar w:fldCharType="separate"/>
      </w:r>
      <w:r>
        <w:t>4.2.7</w:t>
      </w:r>
      <w:r>
        <w:fldChar w:fldCharType="end"/>
      </w:r>
      <w:r>
        <w:t xml:space="preserve">) to get the historical data for each channel. </w:t>
      </w:r>
    </w:p>
    <w:p w14:paraId="73CD57DD" w14:textId="77777777" w:rsidR="00302837" w:rsidRDefault="00302837" w:rsidP="00CB56B6">
      <w:pPr>
        <w:pStyle w:val="Heading2"/>
      </w:pPr>
      <w:bookmarkStart w:id="213" w:name="_Toc495651942"/>
      <w:r w:rsidRPr="00CB56B6">
        <w:lastRenderedPageBreak/>
        <w:t>D</w:t>
      </w:r>
      <w:r>
        <w:t>eleteObject</w:t>
      </w:r>
      <w:bookmarkEnd w:id="213"/>
    </w:p>
    <w:p w14:paraId="27B0A88E" w14:textId="33216E1D" w:rsidR="00302837" w:rsidRDefault="00CB56B6" w:rsidP="00302837">
      <w:pPr>
        <w:pStyle w:val="BodyText1"/>
      </w:pPr>
      <w:r>
        <w:t>To delete a single data object from a store, s</w:t>
      </w:r>
      <w:r w:rsidR="00302837">
        <w:t xml:space="preserve">end </w:t>
      </w:r>
      <w:r>
        <w:t xml:space="preserve">a </w:t>
      </w:r>
      <w:r w:rsidR="00302837">
        <w:t>DeleteObject message</w:t>
      </w:r>
      <w:r>
        <w:t>.</w:t>
      </w:r>
      <w:r w:rsidR="00302837">
        <w:t xml:space="preserve"> </w:t>
      </w:r>
      <w:r w:rsidR="00740421">
        <w:t>The store must return either an Acknowledge message or an Exception.</w:t>
      </w:r>
    </w:p>
    <w:p w14:paraId="1152DE28" w14:textId="248A1040" w:rsidR="00740421" w:rsidRDefault="00740421" w:rsidP="00302837">
      <w:pPr>
        <w:pStyle w:val="BodyText1"/>
      </w:pPr>
      <w:r>
        <w:t>Example DeleteObject message and the Acknowledge message reply:</w:t>
      </w:r>
    </w:p>
    <w:p w14:paraId="3F3F1F63" w14:textId="77777777" w:rsidR="00302837" w:rsidRDefault="00302837" w:rsidP="00302837">
      <w:pPr>
        <w:pStyle w:val="CodeExample"/>
      </w:pPr>
      <w:r>
        <w:rPr>
          <w:color w:val="008000"/>
        </w:rPr>
        <w:t>// [5c7c2f28-4332-4c0f-acf5-a14aad678f3a] Message sent at 2017-04-18 20:42:10.5635</w:t>
      </w:r>
      <w:r>
        <w:br/>
        <w:t>{"protocol":</w:t>
      </w:r>
      <w:r>
        <w:rPr>
          <w:color w:val="00008B"/>
        </w:rPr>
        <w:t>4</w:t>
      </w:r>
      <w:r>
        <w:t>,"messageType":</w:t>
      </w:r>
      <w:r>
        <w:rPr>
          <w:color w:val="00008B"/>
        </w:rPr>
        <w:t>3</w:t>
      </w:r>
      <w:r>
        <w:t>,"correlationId":</w:t>
      </w:r>
      <w:r>
        <w:rPr>
          <w:color w:val="00008B"/>
        </w:rPr>
        <w:t>0</w:t>
      </w:r>
      <w:r>
        <w:t>,"messageId":</w:t>
      </w:r>
      <w:r>
        <w:rPr>
          <w:color w:val="00008B"/>
        </w:rPr>
        <w:t>5</w:t>
      </w:r>
      <w:r>
        <w:t>,"messageFlags":</w:t>
      </w:r>
      <w:r>
        <w:rPr>
          <w:color w:val="00008B"/>
        </w:rPr>
        <w:t>0</w:t>
      </w:r>
      <w:r>
        <w:t>}</w:t>
      </w:r>
      <w:r>
        <w:br/>
        <w:t>{</w:t>
      </w:r>
      <w:r>
        <w:br/>
        <w:t>  "uri": "eml://witsml20/Trajectory(0655e8cd-b590-4f89-9b30-2a897db562ec)"</w:t>
      </w:r>
      <w:r>
        <w:br/>
        <w:t>}</w:t>
      </w:r>
      <w:r>
        <w:br/>
      </w:r>
      <w:r>
        <w:rPr>
          <w:color w:val="008000"/>
        </w:rPr>
        <w:t>// [5c7c2f28-4332-4c0f-acf5-a14aad678f3a] Message received at 2017-04-18 20:42:10.6722</w:t>
      </w:r>
      <w:r>
        <w:br/>
        <w:t>{"protocol":</w:t>
      </w:r>
      <w:r>
        <w:rPr>
          <w:color w:val="00008B"/>
        </w:rPr>
        <w:t>4</w:t>
      </w:r>
      <w:r>
        <w:t>,"messageType":</w:t>
      </w:r>
      <w:r>
        <w:rPr>
          <w:color w:val="00008B"/>
        </w:rPr>
        <w:t>1001</w:t>
      </w:r>
      <w:r>
        <w:t>,"correlationId":</w:t>
      </w:r>
      <w:r>
        <w:rPr>
          <w:color w:val="00008B"/>
        </w:rPr>
        <w:t>5</w:t>
      </w:r>
      <w:r>
        <w:t>,"messageId":</w:t>
      </w:r>
      <w:r>
        <w:rPr>
          <w:color w:val="00008B"/>
        </w:rPr>
        <w:t>8</w:t>
      </w:r>
      <w:r>
        <w:t>,"messageFlags":</w:t>
      </w:r>
      <w:r>
        <w:rPr>
          <w:color w:val="00008B"/>
        </w:rPr>
        <w:t>0</w:t>
      </w:r>
      <w:r>
        <w:t>}</w:t>
      </w:r>
      <w:r>
        <w:br/>
        <w:t>{}</w:t>
      </w:r>
    </w:p>
    <w:p w14:paraId="73A3DD99" w14:textId="77777777" w:rsidR="00302837" w:rsidRDefault="00302837" w:rsidP="00302837"/>
    <w:p w14:paraId="7C5D1E16" w14:textId="45BA053F" w:rsidR="002F15D4" w:rsidRDefault="00EE4933" w:rsidP="008146D3">
      <w:pPr>
        <w:pStyle w:val="Heading1"/>
      </w:pPr>
      <w:bookmarkStart w:id="214" w:name="_Ref476743917"/>
      <w:bookmarkStart w:id="215" w:name="_Toc495651943"/>
      <w:r>
        <w:lastRenderedPageBreak/>
        <w:t>S</w:t>
      </w:r>
      <w:commentRangeStart w:id="216"/>
      <w:r>
        <w:t>ubscribing to Change Notices</w:t>
      </w:r>
      <w:r w:rsidR="00AB6B56">
        <w:t xml:space="preserve"> </w:t>
      </w:r>
      <w:r w:rsidR="003527AE">
        <w:t>(P</w:t>
      </w:r>
      <w:r w:rsidR="009E023F">
        <w:t>rotocol 5: StoreNotification</w:t>
      </w:r>
      <w:r w:rsidR="003527AE">
        <w:t>)</w:t>
      </w:r>
      <w:bookmarkEnd w:id="214"/>
      <w:bookmarkEnd w:id="215"/>
      <w:commentRangeEnd w:id="216"/>
      <w:r w:rsidR="003118F9">
        <w:rPr>
          <w:rStyle w:val="CommentReference"/>
          <w:rFonts w:ascii="Arial" w:hAnsi="Arial" w:cs="Times New Roman"/>
          <w:b w:val="0"/>
          <w:bCs w:val="0"/>
          <w:color w:val="auto"/>
        </w:rPr>
        <w:commentReference w:id="216"/>
      </w:r>
    </w:p>
    <w:p w14:paraId="1A9450DE" w14:textId="6B475107" w:rsidR="00977D8B" w:rsidRDefault="00977D8B" w:rsidP="00464F68">
      <w:pPr>
        <w:pStyle w:val="BodyText1"/>
      </w:pPr>
      <w:r w:rsidRPr="00E7759E">
        <w:rPr>
          <w:b/>
        </w:rPr>
        <w:t>Protocol Stability Index:</w:t>
      </w:r>
      <w:r>
        <w:t xml:space="preserve"> </w:t>
      </w:r>
      <w:r w:rsidRPr="00E7759E">
        <w:rPr>
          <w:shd w:val="clear" w:color="auto" w:fill="FFD700"/>
        </w:rPr>
        <w:t>2 – Unstable</w:t>
      </w:r>
      <w:r>
        <w:t xml:space="preserve"> (for more information on stability indexes, see Section </w:t>
      </w:r>
      <w:r>
        <w:fldChar w:fldCharType="begin"/>
      </w:r>
      <w:r>
        <w:instrText xml:space="preserve"> REF _Ref495571648 \r \h </w:instrText>
      </w:r>
      <w:r>
        <w:fldChar w:fldCharType="separate"/>
      </w:r>
      <w:r>
        <w:t>1.1.2</w:t>
      </w:r>
      <w:r>
        <w:fldChar w:fldCharType="end"/>
      </w:r>
      <w:r>
        <w:t>).</w:t>
      </w:r>
    </w:p>
    <w:p w14:paraId="62273C9E" w14:textId="6CD69C32" w:rsidR="00464F68" w:rsidRDefault="00464F68" w:rsidP="00464F68">
      <w:pPr>
        <w:pStyle w:val="BodyText1"/>
      </w:pPr>
      <w:r>
        <w:t xml:space="preserve">StoreNotification (P5) is used to notify </w:t>
      </w:r>
      <w:r w:rsidR="004023FB">
        <w:t xml:space="preserve">customers </w:t>
      </w:r>
      <w:r>
        <w:t xml:space="preserve">when event-driven changes occur to objects in the store. </w:t>
      </w:r>
      <w:r w:rsidR="004023FB">
        <w:t xml:space="preserve">Customers </w:t>
      </w:r>
      <w:r>
        <w:t>subscribe and have the option to receive notification only or notifications and the changed object</w:t>
      </w:r>
      <w:r w:rsidR="00442B22">
        <w:t xml:space="preserve"> (by checking the includeObjectData flag)</w:t>
      </w:r>
      <w:r>
        <w:t xml:space="preserve">. </w:t>
      </w:r>
    </w:p>
    <w:p w14:paraId="56B42C41" w14:textId="613AEEAC" w:rsidR="00D45230" w:rsidRDefault="00D45230" w:rsidP="00464F68">
      <w:pPr>
        <w:pStyle w:val="BodyText1"/>
      </w:pPr>
      <w:r>
        <w:t>C</w:t>
      </w:r>
      <w:r w:rsidR="004023FB">
        <w:t>ustomer</w:t>
      </w:r>
      <w:r>
        <w:t xml:space="preserve"> applications subscribe to receive change notifications on specific data objects.</w:t>
      </w:r>
    </w:p>
    <w:p w14:paraId="3F71A889" w14:textId="26CC3526" w:rsidR="00302837" w:rsidRDefault="00442B22" w:rsidP="00302837">
      <w:pPr>
        <w:pStyle w:val="BodyText1"/>
      </w:pPr>
      <w:r>
        <w:t>P5</w:t>
      </w:r>
      <w:r w:rsidR="00302837">
        <w:t xml:space="preserve"> replaces and extends the functionality provided by the changeLog object in previous versions of WITSML</w:t>
      </w:r>
      <w:r w:rsidR="00CA44C1">
        <w:t xml:space="preserve">. </w:t>
      </w:r>
    </w:p>
    <w:p w14:paraId="065B5C20" w14:textId="710F23A0" w:rsidR="00302837" w:rsidRDefault="00302837" w:rsidP="00302837">
      <w:pPr>
        <w:pStyle w:val="BodyText1"/>
      </w:pPr>
      <w:r w:rsidRPr="00D12229">
        <w:rPr>
          <w:b/>
        </w:rPr>
        <w:t>NOTE:</w:t>
      </w:r>
      <w:r>
        <w:t xml:space="preserve"> Channel data and growing object parts are not included in change notifications.</w:t>
      </w:r>
      <w:r w:rsidR="00740421">
        <w:t xml:space="preserve"> Subscriptions to </w:t>
      </w:r>
      <w:r w:rsidR="00FA62B2">
        <w:t>those objects</w:t>
      </w:r>
      <w:r w:rsidR="00740421">
        <w:t xml:space="preserve"> are made with the Protocol 1 ChannelDescr</w:t>
      </w:r>
      <w:r w:rsidR="00FA62B2">
        <w:t>i</w:t>
      </w:r>
      <w:r w:rsidR="00740421">
        <w:t>be message</w:t>
      </w:r>
      <w:r w:rsidR="00FA62B2">
        <w:t xml:space="preserve">. </w:t>
      </w:r>
      <w:r w:rsidR="00364415">
        <w:t xml:space="preserve">For more information, see Section </w:t>
      </w:r>
      <w:r w:rsidR="00364415">
        <w:fldChar w:fldCharType="begin"/>
      </w:r>
      <w:r w:rsidR="00364415">
        <w:instrText xml:space="preserve"> REF _Ref490124239 \w \h </w:instrText>
      </w:r>
      <w:r w:rsidR="00364415">
        <w:fldChar w:fldCharType="separate"/>
      </w:r>
      <w:r w:rsidR="00364415">
        <w:t>4.3.2</w:t>
      </w:r>
      <w:r w:rsidR="00364415">
        <w:fldChar w:fldCharType="end"/>
      </w:r>
      <w:r w:rsidR="00364415">
        <w:t>.</w:t>
      </w:r>
      <w:r w:rsidR="00FA62B2">
        <w:t xml:space="preserve"> </w:t>
      </w:r>
    </w:p>
    <w:p w14:paraId="2CDFE60C" w14:textId="1B2E6716" w:rsidR="00702BD0" w:rsidRDefault="00702BD0" w:rsidP="00702BD0">
      <w:pPr>
        <w:pStyle w:val="BodyText1"/>
      </w:pPr>
      <w:r>
        <w:t>NOTE: Any object that is “object notifiable” (that is, its Resource record has a</w:t>
      </w:r>
      <w:r w:rsidR="006E38E8">
        <w:t>n objectNotifiable</w:t>
      </w:r>
      <w:r>
        <w:t xml:space="preserve"> flag </w:t>
      </w:r>
      <w:r w:rsidR="006E38E8">
        <w:t xml:space="preserve">set to “true” </w:t>
      </w:r>
      <w:r>
        <w:t xml:space="preserve">as described in Section 3.3.17.3 in the </w:t>
      </w:r>
      <w:r w:rsidRPr="002466E9">
        <w:rPr>
          <w:i/>
        </w:rPr>
        <w:t>ETP Specification</w:t>
      </w:r>
      <w:r>
        <w:t xml:space="preserve">) can be described in Protocol </w:t>
      </w:r>
      <w:r w:rsidR="006E38E8">
        <w:t>5</w:t>
      </w:r>
      <w:r>
        <w:t>.</w:t>
      </w:r>
    </w:p>
    <w:p w14:paraId="79E9EE9F" w14:textId="77777777" w:rsidR="00302837" w:rsidRDefault="00302837" w:rsidP="00302837">
      <w:pPr>
        <w:pStyle w:val="Heading2"/>
      </w:pPr>
      <w:bookmarkStart w:id="217" w:name="_Toc495651944"/>
      <w:r>
        <w:t>RequestNotification</w:t>
      </w:r>
      <w:bookmarkEnd w:id="217"/>
    </w:p>
    <w:p w14:paraId="1E74300B" w14:textId="003319BD" w:rsidR="00302837" w:rsidRDefault="00442B22" w:rsidP="00302837">
      <w:pPr>
        <w:pStyle w:val="BodyText1"/>
      </w:pPr>
      <w:r>
        <w:t>To subscribe to change notifications, s</w:t>
      </w:r>
      <w:r w:rsidR="00302837">
        <w:t>end</w:t>
      </w:r>
      <w:r>
        <w:t xml:space="preserve"> the</w:t>
      </w:r>
      <w:r w:rsidR="00302837">
        <w:t xml:space="preserve"> RequestNotification message</w:t>
      </w:r>
      <w:r w:rsidR="00EB7C3C">
        <w:t>.</w:t>
      </w:r>
    </w:p>
    <w:p w14:paraId="4F287D0F" w14:textId="257A171E" w:rsidR="00D45230" w:rsidRDefault="00D45230" w:rsidP="00D45230">
      <w:pPr>
        <w:pStyle w:val="BodyText1"/>
      </w:pPr>
      <w:r>
        <w:t xml:space="preserve">The examples below use the following properties and example data. </w:t>
      </w:r>
    </w:p>
    <w:tbl>
      <w:tblPr>
        <w:tblStyle w:val="TableGrid"/>
        <w:tblW w:w="0" w:type="auto"/>
        <w:tblLook w:val="04A0" w:firstRow="1" w:lastRow="0" w:firstColumn="1" w:lastColumn="0" w:noHBand="0" w:noVBand="1"/>
      </w:tblPr>
      <w:tblGrid>
        <w:gridCol w:w="2111"/>
        <w:gridCol w:w="7241"/>
      </w:tblGrid>
      <w:tr w:rsidR="00302837" w14:paraId="1EA23C6A" w14:textId="77777777" w:rsidTr="00442B22">
        <w:tc>
          <w:tcPr>
            <w:tcW w:w="2111" w:type="dxa"/>
            <w:shd w:val="clear" w:color="auto" w:fill="C4BC96" w:themeFill="background2" w:themeFillShade="BF"/>
          </w:tcPr>
          <w:p w14:paraId="4BF2A928" w14:textId="77777777" w:rsidR="00302837" w:rsidRPr="00BF6FC0" w:rsidRDefault="00302837" w:rsidP="00302837">
            <w:pPr>
              <w:pStyle w:val="TableHeading"/>
            </w:pPr>
            <w:r w:rsidRPr="00BF6FC0">
              <w:t>Property Name</w:t>
            </w:r>
          </w:p>
        </w:tc>
        <w:tc>
          <w:tcPr>
            <w:tcW w:w="7241" w:type="dxa"/>
            <w:shd w:val="clear" w:color="auto" w:fill="C4BC96" w:themeFill="background2" w:themeFillShade="BF"/>
          </w:tcPr>
          <w:p w14:paraId="37504CE2" w14:textId="77777777" w:rsidR="00302837" w:rsidRPr="00BF6FC0" w:rsidRDefault="00302837" w:rsidP="00302837">
            <w:pPr>
              <w:pStyle w:val="TableHeading"/>
            </w:pPr>
            <w:r w:rsidRPr="00BF6FC0">
              <w:t>Example</w:t>
            </w:r>
          </w:p>
        </w:tc>
      </w:tr>
      <w:tr w:rsidR="00302837" w14:paraId="30F5C7A4" w14:textId="77777777" w:rsidTr="00442B22">
        <w:tc>
          <w:tcPr>
            <w:tcW w:w="2111" w:type="dxa"/>
          </w:tcPr>
          <w:p w14:paraId="50F47ED5" w14:textId="77777777" w:rsidR="00302837" w:rsidRDefault="00302837" w:rsidP="00302837">
            <w:pPr>
              <w:pStyle w:val="TableText"/>
            </w:pPr>
            <w:r>
              <w:t>uri</w:t>
            </w:r>
          </w:p>
        </w:tc>
        <w:tc>
          <w:tcPr>
            <w:tcW w:w="7241" w:type="dxa"/>
          </w:tcPr>
          <w:p w14:paraId="4EB2806D" w14:textId="77777777" w:rsidR="00302837" w:rsidRDefault="00302837" w:rsidP="00302837">
            <w:pPr>
              <w:pStyle w:val="TableText"/>
            </w:pPr>
            <w:r w:rsidRPr="007B7697">
              <w:t>eml://witsml20/</w:t>
            </w:r>
            <w:r>
              <w:t>T</w:t>
            </w:r>
            <w:r w:rsidRPr="007B7697">
              <w:t>rajectory(0655e8cd-b590-4f89-9b30-2a897db562ec)</w:t>
            </w:r>
          </w:p>
        </w:tc>
      </w:tr>
      <w:tr w:rsidR="00302837" w14:paraId="3EA25A48" w14:textId="77777777" w:rsidTr="00442B22">
        <w:tc>
          <w:tcPr>
            <w:tcW w:w="2111" w:type="dxa"/>
          </w:tcPr>
          <w:p w14:paraId="5FF8A396" w14:textId="77777777" w:rsidR="00302837" w:rsidRDefault="00302837" w:rsidP="00302837">
            <w:pPr>
              <w:pStyle w:val="TableText"/>
            </w:pPr>
            <w:r>
              <w:t>uuid</w:t>
            </w:r>
          </w:p>
        </w:tc>
        <w:tc>
          <w:tcPr>
            <w:tcW w:w="7241" w:type="dxa"/>
          </w:tcPr>
          <w:p w14:paraId="60A8967E" w14:textId="77777777" w:rsidR="00302837" w:rsidRDefault="00302837" w:rsidP="00302837">
            <w:pPr>
              <w:pStyle w:val="TableText"/>
            </w:pPr>
            <w:r w:rsidRPr="007B7697">
              <w:t>0655e8cd-b590-4f89-9b30-2a897db562ec</w:t>
            </w:r>
          </w:p>
        </w:tc>
      </w:tr>
      <w:tr w:rsidR="00302837" w14:paraId="42BA9C26" w14:textId="77777777" w:rsidTr="00442B22">
        <w:tc>
          <w:tcPr>
            <w:tcW w:w="2111" w:type="dxa"/>
          </w:tcPr>
          <w:p w14:paraId="756E5551" w14:textId="77777777" w:rsidR="00302837" w:rsidRDefault="00302837" w:rsidP="00302837">
            <w:pPr>
              <w:pStyle w:val="TableText"/>
            </w:pPr>
            <w:r>
              <w:t>startTime</w:t>
            </w:r>
          </w:p>
        </w:tc>
        <w:tc>
          <w:tcPr>
            <w:tcW w:w="7241" w:type="dxa"/>
          </w:tcPr>
          <w:p w14:paraId="24CC0A79" w14:textId="77777777" w:rsidR="00302837" w:rsidRDefault="00302837" w:rsidP="00302837">
            <w:pPr>
              <w:pStyle w:val="TableText"/>
            </w:pPr>
            <w:r w:rsidRPr="002728D2">
              <w:t>1492566496661602</w:t>
            </w:r>
          </w:p>
        </w:tc>
      </w:tr>
      <w:tr w:rsidR="00302837" w14:paraId="45AECC20" w14:textId="77777777" w:rsidTr="00442B22">
        <w:tc>
          <w:tcPr>
            <w:tcW w:w="2111" w:type="dxa"/>
          </w:tcPr>
          <w:p w14:paraId="0C052FA1" w14:textId="77777777" w:rsidR="00302837" w:rsidRDefault="00302837" w:rsidP="00302837">
            <w:pPr>
              <w:pStyle w:val="TableText"/>
            </w:pPr>
            <w:r>
              <w:t>includeObjectData</w:t>
            </w:r>
          </w:p>
        </w:tc>
        <w:tc>
          <w:tcPr>
            <w:tcW w:w="7241" w:type="dxa"/>
          </w:tcPr>
          <w:p w14:paraId="2A513706" w14:textId="77777777" w:rsidR="00442B22" w:rsidRDefault="00442B22" w:rsidP="00442B22">
            <w:pPr>
              <w:pStyle w:val="TableText"/>
            </w:pPr>
            <w:r>
              <w:t>t</w:t>
            </w:r>
            <w:r w:rsidR="00302837">
              <w:t>rue</w:t>
            </w:r>
            <w:r>
              <w:t xml:space="preserve"> </w:t>
            </w:r>
          </w:p>
          <w:p w14:paraId="3E00F474" w14:textId="0FBC5674" w:rsidR="00302837" w:rsidRDefault="00442B22" w:rsidP="009E5D8C">
            <w:pPr>
              <w:pStyle w:val="TableText"/>
            </w:pPr>
            <w:r>
              <w:t>When this flag is true, the store sends both the notification and the updated data object.</w:t>
            </w:r>
          </w:p>
        </w:tc>
      </w:tr>
      <w:tr w:rsidR="00302837" w14:paraId="4775ADC5" w14:textId="77777777" w:rsidTr="00442B22">
        <w:tc>
          <w:tcPr>
            <w:tcW w:w="2111" w:type="dxa"/>
          </w:tcPr>
          <w:p w14:paraId="5DD9B420" w14:textId="77777777" w:rsidR="00302837" w:rsidRDefault="00302837" w:rsidP="00302837">
            <w:pPr>
              <w:pStyle w:val="TableText"/>
            </w:pPr>
            <w:r>
              <w:t>objectTypes</w:t>
            </w:r>
          </w:p>
        </w:tc>
        <w:tc>
          <w:tcPr>
            <w:tcW w:w="7241" w:type="dxa"/>
          </w:tcPr>
          <w:p w14:paraId="03E01AED" w14:textId="77777777" w:rsidR="00302837" w:rsidRDefault="00302837" w:rsidP="00302837">
            <w:pPr>
              <w:pStyle w:val="TableText"/>
            </w:pPr>
            <w:r>
              <w:t>(none)</w:t>
            </w:r>
          </w:p>
        </w:tc>
      </w:tr>
    </w:tbl>
    <w:p w14:paraId="28BA09E6" w14:textId="77777777" w:rsidR="00B60258" w:rsidRDefault="00B60258" w:rsidP="006251C0">
      <w:pPr>
        <w:pStyle w:val="BodyText1"/>
      </w:pPr>
    </w:p>
    <w:p w14:paraId="01A89E5D" w14:textId="155D42D4" w:rsidR="00D45230" w:rsidRDefault="00D45230" w:rsidP="006251C0">
      <w:pPr>
        <w:pStyle w:val="BodyText1"/>
      </w:pPr>
      <w:r>
        <w:t xml:space="preserve">Example </w:t>
      </w:r>
      <w:r w:rsidR="005951B8">
        <w:t>NotificationRequest message</w:t>
      </w:r>
      <w:r>
        <w:t xml:space="preserve">: </w:t>
      </w:r>
    </w:p>
    <w:p w14:paraId="527C622B" w14:textId="77777777" w:rsidR="00302837" w:rsidRDefault="00302837" w:rsidP="00302837">
      <w:pPr>
        <w:pStyle w:val="CodeExample"/>
      </w:pPr>
      <w:r>
        <w:rPr>
          <w:color w:val="008000"/>
        </w:rPr>
        <w:t>// [5c7c2f28-4332-4c0f-acf5-a14aad678f3a] Message sent at 2017-04-18 20:48:21.0475</w:t>
      </w:r>
      <w:r>
        <w:br/>
        <w:t>{"protocol":</w:t>
      </w:r>
      <w:r>
        <w:rPr>
          <w:color w:val="00008B"/>
        </w:rPr>
        <w:t>5</w:t>
      </w:r>
      <w:r>
        <w:t>,"messageType":</w:t>
      </w:r>
      <w:r>
        <w:rPr>
          <w:color w:val="00008B"/>
        </w:rPr>
        <w:t>1</w:t>
      </w:r>
      <w:r>
        <w:t>,"correlationId":</w:t>
      </w:r>
      <w:r>
        <w:rPr>
          <w:color w:val="00008B"/>
        </w:rPr>
        <w:t>0</w:t>
      </w:r>
      <w:r>
        <w:t>,"messageId":</w:t>
      </w:r>
      <w:r>
        <w:rPr>
          <w:color w:val="00008B"/>
        </w:rPr>
        <w:t>6</w:t>
      </w:r>
      <w:r>
        <w:t>,"messageFlags":</w:t>
      </w:r>
      <w:r>
        <w:rPr>
          <w:color w:val="00008B"/>
        </w:rPr>
        <w:t>0</w:t>
      </w:r>
      <w:r>
        <w:t>}</w:t>
      </w:r>
      <w:r>
        <w:br/>
        <w:t>{</w:t>
      </w:r>
      <w:r>
        <w:br/>
        <w:t>  "request": {</w:t>
      </w:r>
      <w:r>
        <w:br/>
        <w:t>    "uri": "eml://witsml20/Trajectory(0655e8cd-b590-4f89-9b30-2a897db562ec)",</w:t>
      </w:r>
      <w:r>
        <w:br/>
        <w:t>    "uuid": "23045b53-ffc5-44b6-bc69-5b9a628cb874",</w:t>
      </w:r>
      <w:r>
        <w:br/>
        <w:t xml:space="preserve">    "includeObjectData": </w:t>
      </w:r>
      <w:r>
        <w:rPr>
          <w:color w:val="0000FF"/>
        </w:rPr>
        <w:t>true</w:t>
      </w:r>
      <w:r>
        <w:t>,</w:t>
      </w:r>
      <w:r>
        <w:br/>
        <w:t xml:space="preserve">    "startTime": </w:t>
      </w:r>
      <w:r>
        <w:rPr>
          <w:color w:val="00008B"/>
        </w:rPr>
        <w:t>1492566496661602</w:t>
      </w:r>
      <w:r>
        <w:t>,</w:t>
      </w:r>
      <w:r>
        <w:br/>
        <w:t>    "objectTypes": []</w:t>
      </w:r>
      <w:r>
        <w:br/>
        <w:t>  }</w:t>
      </w:r>
      <w:r>
        <w:br/>
        <w:t>}</w:t>
      </w:r>
    </w:p>
    <w:p w14:paraId="08CEEED4" w14:textId="77777777" w:rsidR="00302837" w:rsidRDefault="00302837" w:rsidP="00302837">
      <w:pPr>
        <w:pStyle w:val="BodyText1"/>
      </w:pPr>
    </w:p>
    <w:p w14:paraId="05AD0161" w14:textId="0A35BA38" w:rsidR="00302837" w:rsidRDefault="00D60E2E" w:rsidP="00302837">
      <w:pPr>
        <w:pStyle w:val="BodyText1"/>
      </w:pPr>
      <w:r>
        <w:t>When a data object is changed (e.g., upsert or delete), the subscriber receives n</w:t>
      </w:r>
      <w:r w:rsidR="00302837">
        <w:t xml:space="preserve">otification messages </w:t>
      </w:r>
      <w:r>
        <w:t>(and the updated data object, if the i</w:t>
      </w:r>
      <w:r w:rsidR="00E7759E">
        <w:t>ncludeObjectData flag is true).</w:t>
      </w:r>
      <w:r w:rsidR="00302837">
        <w:t xml:space="preserve"> </w:t>
      </w:r>
    </w:p>
    <w:p w14:paraId="1314E323" w14:textId="77777777" w:rsidR="00201E76" w:rsidRDefault="00201E76">
      <w:pPr>
        <w:rPr>
          <w:szCs w:val="24"/>
          <w:lang w:eastAsia="ar-SA"/>
        </w:rPr>
      </w:pPr>
      <w:r>
        <w:br w:type="page"/>
      </w:r>
    </w:p>
    <w:p w14:paraId="591A88DB" w14:textId="3BFDCFAD" w:rsidR="00302837" w:rsidRDefault="00AF313B" w:rsidP="00302837">
      <w:pPr>
        <w:pStyle w:val="BodyText1"/>
      </w:pPr>
      <w:r>
        <w:lastRenderedPageBreak/>
        <w:t>Example u</w:t>
      </w:r>
      <w:r w:rsidR="00302837">
        <w:t xml:space="preserve">psert </w:t>
      </w:r>
      <w:r>
        <w:t>ChangeN</w:t>
      </w:r>
      <w:r w:rsidR="00302837">
        <w:t>otification</w:t>
      </w:r>
      <w:r>
        <w:t xml:space="preserve"> message</w:t>
      </w:r>
      <w:r w:rsidR="00302837">
        <w:t>:</w:t>
      </w:r>
    </w:p>
    <w:p w14:paraId="6A011040" w14:textId="36691CDD" w:rsidR="00302837" w:rsidRDefault="00302837" w:rsidP="00464F68">
      <w:pPr>
        <w:pStyle w:val="CodeExample"/>
      </w:pPr>
      <w:r>
        <w:t>// [848b3bb0-76b4-4707-b38d-868dd0b4dadc] Message received at 2017-04-18 20:58:50.4440</w:t>
      </w:r>
      <w:r>
        <w:br/>
        <w:t>{</w:t>
      </w:r>
      <w:r>
        <w:rPr>
          <w:color w:val="A0522D"/>
        </w:rPr>
        <w:t>"protocol"</w:t>
      </w:r>
      <w:r>
        <w:t>:</w:t>
      </w:r>
      <w:r>
        <w:rPr>
          <w:color w:val="00008B"/>
        </w:rPr>
        <w:t>5</w:t>
      </w:r>
      <w:r>
        <w:t>,</w:t>
      </w:r>
      <w:r>
        <w:rPr>
          <w:color w:val="A0522D"/>
        </w:rPr>
        <w:t>"messageType"</w:t>
      </w:r>
      <w:r>
        <w:t>:</w:t>
      </w:r>
      <w:r>
        <w:rPr>
          <w:color w:val="00008B"/>
        </w:rPr>
        <w:t>2</w:t>
      </w:r>
      <w:r>
        <w:t>,</w:t>
      </w:r>
      <w:r>
        <w:rPr>
          <w:color w:val="A0522D"/>
        </w:rPr>
        <w:t>"correlationId"</w:t>
      </w:r>
      <w:r>
        <w:t>:</w:t>
      </w:r>
      <w:r>
        <w:rPr>
          <w:color w:val="00008B"/>
        </w:rPr>
        <w:t>3</w:t>
      </w:r>
      <w:r>
        <w:t>,</w:t>
      </w:r>
      <w:r>
        <w:rPr>
          <w:color w:val="A0522D"/>
        </w:rPr>
        <w:t>"messageId"</w:t>
      </w:r>
      <w:r>
        <w:t>:</w:t>
      </w:r>
      <w:r>
        <w:rPr>
          <w:color w:val="00008B"/>
        </w:rPr>
        <w:t>7</w:t>
      </w:r>
      <w:r>
        <w:t>,</w:t>
      </w:r>
      <w:r>
        <w:rPr>
          <w:color w:val="A0522D"/>
        </w:rPr>
        <w:t>"messageFlags"</w:t>
      </w:r>
      <w:r>
        <w:t>:</w:t>
      </w:r>
      <w:r>
        <w:rPr>
          <w:color w:val="00008B"/>
        </w:rPr>
        <w:t>0</w:t>
      </w:r>
      <w:r>
        <w:t>}</w:t>
      </w:r>
      <w:r>
        <w:br/>
        <w:t>{</w:t>
      </w:r>
      <w:r>
        <w:br/>
        <w:t>  </w:t>
      </w:r>
      <w:r>
        <w:rPr>
          <w:color w:val="A0522D"/>
        </w:rPr>
        <w:t>"change"</w:t>
      </w:r>
      <w:r>
        <w:t>: {</w:t>
      </w:r>
      <w:r>
        <w:br/>
        <w:t>    </w:t>
      </w:r>
      <w:r>
        <w:rPr>
          <w:color w:val="A0522D"/>
        </w:rPr>
        <w:t>"changeType"</w:t>
      </w:r>
      <w:r>
        <w:t xml:space="preserve">: </w:t>
      </w:r>
      <w:r>
        <w:rPr>
          <w:color w:val="A0522D"/>
        </w:rPr>
        <w:t>"Upsert"</w:t>
      </w:r>
      <w:r>
        <w:t>,</w:t>
      </w:r>
      <w:r>
        <w:br/>
        <w:t>    </w:t>
      </w:r>
      <w:r>
        <w:rPr>
          <w:color w:val="A0522D"/>
        </w:rPr>
        <w:t>"changeTime"</w:t>
      </w:r>
      <w:r>
        <w:t xml:space="preserve">: </w:t>
      </w:r>
      <w:r>
        <w:rPr>
          <w:color w:val="00008B"/>
        </w:rPr>
        <w:t>1492567130384390</w:t>
      </w:r>
      <w:r>
        <w:t>,</w:t>
      </w:r>
      <w:r>
        <w:br/>
        <w:t>    </w:t>
      </w:r>
      <w:r>
        <w:rPr>
          <w:color w:val="A0522D"/>
        </w:rPr>
        <w:t>"dataObject"</w:t>
      </w:r>
      <w:r>
        <w:t>: {</w:t>
      </w:r>
      <w:r>
        <w:br/>
        <w:t>      </w:t>
      </w:r>
      <w:r>
        <w:rPr>
          <w:color w:val="A0522D"/>
        </w:rPr>
        <w:t>"resource"</w:t>
      </w:r>
      <w:r>
        <w:t>: {</w:t>
      </w:r>
      <w:r>
        <w:br/>
        <w:t>        </w:t>
      </w:r>
      <w:r>
        <w:rPr>
          <w:color w:val="A0522D"/>
        </w:rPr>
        <w:t>"uri"</w:t>
      </w:r>
      <w:r>
        <w:t xml:space="preserve">: </w:t>
      </w:r>
      <w:r>
        <w:rPr>
          <w:color w:val="A0522D"/>
        </w:rPr>
        <w:t>"eml://witsml20/Trajectory(0655e8cd-b590-4f89-9b30-2a897db562ec)"</w:t>
      </w:r>
      <w:r>
        <w:t>,</w:t>
      </w:r>
      <w:r>
        <w:br/>
        <w:t>        </w:t>
      </w:r>
      <w:r>
        <w:rPr>
          <w:color w:val="A0522D"/>
        </w:rPr>
        <w:t>"contentType"</w:t>
      </w:r>
      <w:r>
        <w:t xml:space="preserve">: </w:t>
      </w:r>
      <w:r>
        <w:rPr>
          <w:color w:val="A0522D"/>
        </w:rPr>
        <w:t>"application/x-witsml+xml;version=2.0;type=Trajectory"</w:t>
      </w:r>
      <w:r>
        <w:t>,</w:t>
      </w:r>
      <w:r>
        <w:br/>
        <w:t>        </w:t>
      </w:r>
      <w:r>
        <w:rPr>
          <w:color w:val="A0522D"/>
        </w:rPr>
        <w:t>"name"</w:t>
      </w:r>
      <w:r>
        <w:t xml:space="preserve">: </w:t>
      </w:r>
      <w:r>
        <w:rPr>
          <w:color w:val="A0522D"/>
        </w:rPr>
        <w:t>"Plan #2"</w:t>
      </w:r>
      <w:r>
        <w:t>,</w:t>
      </w:r>
      <w:r>
        <w:br/>
        <w:t>        </w:t>
      </w:r>
      <w:r>
        <w:rPr>
          <w:color w:val="A0522D"/>
        </w:rPr>
        <w:t>"channelSubscribable"</w:t>
      </w:r>
      <w:r>
        <w:t xml:space="preserve">: </w:t>
      </w:r>
      <w:r>
        <w:rPr>
          <w:color w:val="0000FF"/>
        </w:rPr>
        <w:t>true</w:t>
      </w:r>
      <w:r>
        <w:t>,</w:t>
      </w:r>
      <w:r>
        <w:br/>
        <w:t>        </w:t>
      </w:r>
      <w:r>
        <w:rPr>
          <w:color w:val="A0522D"/>
        </w:rPr>
        <w:t>"customData"</w:t>
      </w:r>
      <w:r>
        <w:t>: {},</w:t>
      </w:r>
      <w:r>
        <w:br/>
        <w:t>        </w:t>
      </w:r>
      <w:r>
        <w:rPr>
          <w:color w:val="A0522D"/>
        </w:rPr>
        <w:t>"resourceType"</w:t>
      </w:r>
      <w:r>
        <w:t xml:space="preserve">: </w:t>
      </w:r>
      <w:r>
        <w:rPr>
          <w:color w:val="A0522D"/>
        </w:rPr>
        <w:t>"DataObject"</w:t>
      </w:r>
      <w:r>
        <w:t>,</w:t>
      </w:r>
      <w:r>
        <w:br/>
        <w:t>        </w:t>
      </w:r>
      <w:r>
        <w:rPr>
          <w:color w:val="A0522D"/>
        </w:rPr>
        <w:t>"hasChildren"</w:t>
      </w:r>
      <w:r>
        <w:t>: -</w:t>
      </w:r>
      <w:r>
        <w:rPr>
          <w:color w:val="00008B"/>
        </w:rPr>
        <w:t>1</w:t>
      </w:r>
      <w:r>
        <w:t>,</w:t>
      </w:r>
      <w:r>
        <w:br/>
        <w:t>        </w:t>
      </w:r>
      <w:r>
        <w:rPr>
          <w:color w:val="A0522D"/>
        </w:rPr>
        <w:t>"uuid"</w:t>
      </w:r>
      <w:r>
        <w:t xml:space="preserve">: </w:t>
      </w:r>
      <w:r>
        <w:rPr>
          <w:color w:val="A0522D"/>
        </w:rPr>
        <w:t>"0655e8cd-b590-4f89-9b30-2a897db562ec"</w:t>
      </w:r>
      <w:r>
        <w:t>,</w:t>
      </w:r>
      <w:r>
        <w:br/>
        <w:t>        </w:t>
      </w:r>
      <w:r>
        <w:rPr>
          <w:color w:val="A0522D"/>
        </w:rPr>
        <w:t>"lastChanged"</w:t>
      </w:r>
      <w:r>
        <w:t xml:space="preserve">: </w:t>
      </w:r>
      <w:r>
        <w:rPr>
          <w:color w:val="00008B"/>
        </w:rPr>
        <w:t>1492567128810000</w:t>
      </w:r>
      <w:r>
        <w:t>,</w:t>
      </w:r>
      <w:r>
        <w:br/>
        <w:t>        </w:t>
      </w:r>
      <w:r>
        <w:rPr>
          <w:color w:val="A0522D"/>
        </w:rPr>
        <w:t>"objectNotifiable"</w:t>
      </w:r>
      <w:r>
        <w:t xml:space="preserve">: </w:t>
      </w:r>
      <w:r>
        <w:rPr>
          <w:color w:val="0000FF"/>
        </w:rPr>
        <w:t>true</w:t>
      </w:r>
      <w:r>
        <w:br/>
        <w:t>      },</w:t>
      </w:r>
      <w:r>
        <w:br/>
        <w:t>      </w:t>
      </w:r>
      <w:r>
        <w:rPr>
          <w:color w:val="A0522D"/>
        </w:rPr>
        <w:t>"contentEncoding"</w:t>
      </w:r>
      <w:r>
        <w:t xml:space="preserve">: </w:t>
      </w:r>
      <w:r>
        <w:rPr>
          <w:color w:val="A0522D"/>
        </w:rPr>
        <w:t>"gzip"</w:t>
      </w:r>
      <w:r>
        <w:t>,</w:t>
      </w:r>
      <w:r>
        <w:br/>
        <w:t>      </w:t>
      </w:r>
      <w:r>
        <w:rPr>
          <w:color w:val="A0522D"/>
        </w:rPr>
        <w:t>"data"</w:t>
      </w:r>
      <w:r>
        <w:t xml:space="preserve">: </w:t>
      </w:r>
      <w:r w:rsidRPr="00FF16EB">
        <w:t>[ binary data truncated for readability ]</w:t>
      </w:r>
      <w:r>
        <w:br/>
        <w:t>    }</w:t>
      </w:r>
      <w:r>
        <w:br/>
        <w:t>  }</w:t>
      </w:r>
      <w:r>
        <w:br/>
        <w:t>}</w:t>
      </w:r>
    </w:p>
    <w:p w14:paraId="45D94728" w14:textId="77777777" w:rsidR="00302837" w:rsidRDefault="00302837" w:rsidP="00464F68">
      <w:pPr>
        <w:pStyle w:val="BodyText1"/>
      </w:pPr>
    </w:p>
    <w:p w14:paraId="3B8BB68D" w14:textId="56F9C660" w:rsidR="00302837" w:rsidRDefault="00AF313B" w:rsidP="00464F68">
      <w:pPr>
        <w:pStyle w:val="BodyText1"/>
      </w:pPr>
      <w:r>
        <w:t xml:space="preserve">Example </w:t>
      </w:r>
      <w:r w:rsidR="00302837">
        <w:t>Delete</w:t>
      </w:r>
      <w:r>
        <w:t>N</w:t>
      </w:r>
      <w:r w:rsidR="00302837">
        <w:t>otification</w:t>
      </w:r>
      <w:r>
        <w:t xml:space="preserve"> message</w:t>
      </w:r>
      <w:r w:rsidR="00302837">
        <w:t>:</w:t>
      </w:r>
    </w:p>
    <w:p w14:paraId="4A359A29" w14:textId="0567E9FE" w:rsidR="00E7759E" w:rsidRDefault="00E7759E" w:rsidP="00464F68">
      <w:pPr>
        <w:pStyle w:val="BodyText1"/>
      </w:pPr>
      <w:r>
        <w:t xml:space="preserve">NOTE: Per Sect 3.4.6.3 of the </w:t>
      </w:r>
      <w:r w:rsidRPr="00E7759E">
        <w:rPr>
          <w:i/>
        </w:rPr>
        <w:t>ETP Specification</w:t>
      </w:r>
      <w:r>
        <w:t>, for deleted objects, the object data is not present irrespective of the value of the includeObjectData field in the original request.</w:t>
      </w:r>
    </w:p>
    <w:p w14:paraId="79E72413" w14:textId="6911E526" w:rsidR="00302837" w:rsidRDefault="00302837" w:rsidP="00464F68">
      <w:pPr>
        <w:pStyle w:val="CodeExample"/>
      </w:pPr>
      <w:r>
        <w:t>// [848b3bb0-76b4-4707-b38d-868dd0b4dadc] Message received at 2017-04-18 20:59:53.6191</w:t>
      </w:r>
      <w:r>
        <w:br/>
        <w:t>{</w:t>
      </w:r>
      <w:r>
        <w:rPr>
          <w:color w:val="A0522D"/>
        </w:rPr>
        <w:t>"protocol"</w:t>
      </w:r>
      <w:r>
        <w:t>:</w:t>
      </w:r>
      <w:r>
        <w:rPr>
          <w:color w:val="00008B"/>
        </w:rPr>
        <w:t>5</w:t>
      </w:r>
      <w:r>
        <w:t>,</w:t>
      </w:r>
      <w:r>
        <w:rPr>
          <w:color w:val="A0522D"/>
        </w:rPr>
        <w:t>"messageType"</w:t>
      </w:r>
      <w:r>
        <w:t>:</w:t>
      </w:r>
      <w:r>
        <w:rPr>
          <w:color w:val="00008B"/>
        </w:rPr>
        <w:t>3</w:t>
      </w:r>
      <w:r>
        <w:t>,</w:t>
      </w:r>
      <w:r>
        <w:rPr>
          <w:color w:val="A0522D"/>
        </w:rPr>
        <w:t>"correlationId"</w:t>
      </w:r>
      <w:r>
        <w:t>:</w:t>
      </w:r>
      <w:r>
        <w:rPr>
          <w:color w:val="00008B"/>
        </w:rPr>
        <w:t>3</w:t>
      </w:r>
      <w:r>
        <w:t>,</w:t>
      </w:r>
      <w:r>
        <w:rPr>
          <w:color w:val="A0522D"/>
        </w:rPr>
        <w:t>"messageId"</w:t>
      </w:r>
      <w:r>
        <w:t>:</w:t>
      </w:r>
      <w:r>
        <w:rPr>
          <w:color w:val="00008B"/>
        </w:rPr>
        <w:t>9</w:t>
      </w:r>
      <w:r>
        <w:t>,</w:t>
      </w:r>
      <w:r>
        <w:rPr>
          <w:color w:val="A0522D"/>
        </w:rPr>
        <w:t>"messageFlags"</w:t>
      </w:r>
      <w:r>
        <w:t>:</w:t>
      </w:r>
      <w:r>
        <w:rPr>
          <w:color w:val="00008B"/>
        </w:rPr>
        <w:t>0</w:t>
      </w:r>
      <w:r>
        <w:t>}</w:t>
      </w:r>
      <w:r>
        <w:br/>
        <w:t>{</w:t>
      </w:r>
      <w:r>
        <w:br/>
        <w:t>  </w:t>
      </w:r>
      <w:r>
        <w:rPr>
          <w:color w:val="A0522D"/>
        </w:rPr>
        <w:t>"delete"</w:t>
      </w:r>
      <w:r>
        <w:t>: {</w:t>
      </w:r>
      <w:r>
        <w:br/>
        <w:t>    </w:t>
      </w:r>
      <w:r>
        <w:rPr>
          <w:color w:val="A0522D"/>
        </w:rPr>
        <w:t>"changeType"</w:t>
      </w:r>
      <w:r>
        <w:t xml:space="preserve">: </w:t>
      </w:r>
      <w:r>
        <w:rPr>
          <w:color w:val="A0522D"/>
        </w:rPr>
        <w:t>"Delete"</w:t>
      </w:r>
      <w:r>
        <w:t>,</w:t>
      </w:r>
      <w:r>
        <w:br/>
        <w:t>    </w:t>
      </w:r>
      <w:r>
        <w:rPr>
          <w:color w:val="A0522D"/>
        </w:rPr>
        <w:t>"changeTime"</w:t>
      </w:r>
      <w:r>
        <w:t xml:space="preserve">: </w:t>
      </w:r>
      <w:r>
        <w:rPr>
          <w:color w:val="00008B"/>
        </w:rPr>
        <w:t>1492567193611638</w:t>
      </w:r>
      <w:r>
        <w:t>,</w:t>
      </w:r>
      <w:r>
        <w:br/>
        <w:t>    </w:t>
      </w:r>
      <w:r>
        <w:rPr>
          <w:color w:val="A0522D"/>
        </w:rPr>
        <w:t>"dataObject"</w:t>
      </w:r>
      <w:r>
        <w:t>: {</w:t>
      </w:r>
      <w:r>
        <w:br/>
        <w:t>      </w:t>
      </w:r>
      <w:r>
        <w:rPr>
          <w:color w:val="A0522D"/>
        </w:rPr>
        <w:t>"resource"</w:t>
      </w:r>
      <w:r>
        <w:t>: {</w:t>
      </w:r>
      <w:r>
        <w:br/>
        <w:t>        </w:t>
      </w:r>
      <w:r>
        <w:rPr>
          <w:color w:val="A0522D"/>
        </w:rPr>
        <w:t>"uri"</w:t>
      </w:r>
      <w:r>
        <w:t xml:space="preserve">: </w:t>
      </w:r>
      <w:r>
        <w:rPr>
          <w:color w:val="A0522D"/>
        </w:rPr>
        <w:t>"eml://witsml20/Trajectory(0655e8cd-b590-4f89-9b30-2a897db562ec)"</w:t>
      </w:r>
      <w:r>
        <w:t>,</w:t>
      </w:r>
      <w:r>
        <w:br/>
        <w:t>        </w:t>
      </w:r>
      <w:r>
        <w:rPr>
          <w:color w:val="A0522D"/>
        </w:rPr>
        <w:t>"contentType"</w:t>
      </w:r>
      <w:r>
        <w:t xml:space="preserve">: </w:t>
      </w:r>
      <w:r>
        <w:rPr>
          <w:color w:val="A0522D"/>
        </w:rPr>
        <w:t>"application/x-witsml+xml;version=2.0;type=Trajectory"</w:t>
      </w:r>
      <w:r>
        <w:t>,</w:t>
      </w:r>
      <w:r>
        <w:br/>
        <w:t>        </w:t>
      </w:r>
      <w:r>
        <w:rPr>
          <w:color w:val="A0522D"/>
        </w:rPr>
        <w:t>"name"</w:t>
      </w:r>
      <w:r>
        <w:t xml:space="preserve">: </w:t>
      </w:r>
      <w:r>
        <w:rPr>
          <w:color w:val="A0522D"/>
        </w:rPr>
        <w:t>"Plan #2"</w:t>
      </w:r>
      <w:r>
        <w:t>,</w:t>
      </w:r>
      <w:r>
        <w:br/>
        <w:t>        </w:t>
      </w:r>
      <w:r>
        <w:rPr>
          <w:color w:val="A0522D"/>
        </w:rPr>
        <w:t>"channelSubscribable"</w:t>
      </w:r>
      <w:r>
        <w:t xml:space="preserve">: </w:t>
      </w:r>
      <w:r>
        <w:rPr>
          <w:color w:val="0000FF"/>
        </w:rPr>
        <w:t>true</w:t>
      </w:r>
      <w:r>
        <w:t>,</w:t>
      </w:r>
      <w:r>
        <w:br/>
        <w:t>        </w:t>
      </w:r>
      <w:r>
        <w:rPr>
          <w:color w:val="A0522D"/>
        </w:rPr>
        <w:t>"customData"</w:t>
      </w:r>
      <w:r>
        <w:t>: {},</w:t>
      </w:r>
      <w:r>
        <w:br/>
        <w:t>        </w:t>
      </w:r>
      <w:r>
        <w:rPr>
          <w:color w:val="A0522D"/>
        </w:rPr>
        <w:t>"resourceType"</w:t>
      </w:r>
      <w:r>
        <w:t xml:space="preserve">: </w:t>
      </w:r>
      <w:r>
        <w:rPr>
          <w:color w:val="A0522D"/>
        </w:rPr>
        <w:t>"DataObject"</w:t>
      </w:r>
      <w:r>
        <w:t>,</w:t>
      </w:r>
      <w:r>
        <w:br/>
        <w:t>        </w:t>
      </w:r>
      <w:r>
        <w:rPr>
          <w:color w:val="A0522D"/>
        </w:rPr>
        <w:t>"hasChildren"</w:t>
      </w:r>
      <w:r>
        <w:t>: -</w:t>
      </w:r>
      <w:r>
        <w:rPr>
          <w:color w:val="00008B"/>
        </w:rPr>
        <w:t>1</w:t>
      </w:r>
      <w:r>
        <w:t>,</w:t>
      </w:r>
      <w:r>
        <w:br/>
        <w:t>        </w:t>
      </w:r>
      <w:r>
        <w:rPr>
          <w:color w:val="A0522D"/>
        </w:rPr>
        <w:t>"uuid"</w:t>
      </w:r>
      <w:r>
        <w:t xml:space="preserve">: </w:t>
      </w:r>
      <w:r>
        <w:rPr>
          <w:color w:val="A0522D"/>
        </w:rPr>
        <w:t>"0655e8cd-b590-4f89-9b30-2a897db562ec"</w:t>
      </w:r>
      <w:r>
        <w:t>,</w:t>
      </w:r>
      <w:r>
        <w:br/>
        <w:t>        </w:t>
      </w:r>
      <w:r>
        <w:rPr>
          <w:color w:val="A0522D"/>
        </w:rPr>
        <w:t>"lastChanged"</w:t>
      </w:r>
      <w:r>
        <w:t xml:space="preserve">: </w:t>
      </w:r>
      <w:r>
        <w:rPr>
          <w:color w:val="00008B"/>
        </w:rPr>
        <w:t>1492567128810000</w:t>
      </w:r>
      <w:r>
        <w:t>,</w:t>
      </w:r>
      <w:r>
        <w:br/>
        <w:t>        </w:t>
      </w:r>
      <w:r>
        <w:rPr>
          <w:color w:val="A0522D"/>
        </w:rPr>
        <w:t>"objectNotifiable"</w:t>
      </w:r>
      <w:r>
        <w:t xml:space="preserve">: </w:t>
      </w:r>
      <w:r>
        <w:rPr>
          <w:color w:val="0000FF"/>
        </w:rPr>
        <w:t>true</w:t>
      </w:r>
      <w:r>
        <w:br/>
        <w:t>      }    }</w:t>
      </w:r>
      <w:r>
        <w:br/>
        <w:t>  }</w:t>
      </w:r>
      <w:r>
        <w:br/>
        <w:t>}</w:t>
      </w:r>
    </w:p>
    <w:p w14:paraId="335FD979" w14:textId="77777777" w:rsidR="00302837" w:rsidRDefault="00302837" w:rsidP="00464F68">
      <w:pPr>
        <w:pStyle w:val="CodeExample"/>
      </w:pPr>
    </w:p>
    <w:p w14:paraId="7F26D86F" w14:textId="4E7CB9BF" w:rsidR="00302837" w:rsidRDefault="00302837" w:rsidP="00464F68">
      <w:pPr>
        <w:pStyle w:val="Heading2"/>
      </w:pPr>
      <w:bookmarkStart w:id="218" w:name="_Toc495651945"/>
      <w:r>
        <w:lastRenderedPageBreak/>
        <w:t>CancelNo</w:t>
      </w:r>
      <w:r w:rsidR="004849AB">
        <w:t>ti</w:t>
      </w:r>
      <w:r>
        <w:t>fication</w:t>
      </w:r>
      <w:bookmarkEnd w:id="218"/>
    </w:p>
    <w:p w14:paraId="104A2698" w14:textId="415C7E8E" w:rsidR="00302837" w:rsidRDefault="00D60E2E" w:rsidP="00E7759E">
      <w:pPr>
        <w:pStyle w:val="BodyText1"/>
        <w:keepNext/>
      </w:pPr>
      <w:r>
        <w:t>T</w:t>
      </w:r>
      <w:r w:rsidR="00302837">
        <w:t>o stop receiving change notifications for a data object</w:t>
      </w:r>
      <w:r w:rsidR="009E5D8C">
        <w:t>,</w:t>
      </w:r>
      <w:r>
        <w:t xml:space="preserve"> send a CancelNotificat</w:t>
      </w:r>
      <w:r w:rsidR="009E5D8C">
        <w:t>i</w:t>
      </w:r>
      <w:r>
        <w:t>on message.</w:t>
      </w:r>
    </w:p>
    <w:p w14:paraId="07B749E6" w14:textId="77777777" w:rsidR="00302837" w:rsidRDefault="00302837" w:rsidP="00464F68">
      <w:pPr>
        <w:pStyle w:val="CodeExample"/>
      </w:pPr>
      <w:r>
        <w:rPr>
          <w:color w:val="008000"/>
        </w:rPr>
        <w:t>// [848b3bb0-76b4-4707-b38d-868dd0b4dadc] Message sent at 2017-04-18 21:02:17.3312</w:t>
      </w:r>
      <w:r>
        <w:br/>
        <w:t>{"protocol":</w:t>
      </w:r>
      <w:r>
        <w:rPr>
          <w:color w:val="00008B"/>
        </w:rPr>
        <w:t>5</w:t>
      </w:r>
      <w:r>
        <w:t>,"messageType":</w:t>
      </w:r>
      <w:r>
        <w:rPr>
          <w:color w:val="00008B"/>
        </w:rPr>
        <w:t>4</w:t>
      </w:r>
      <w:r>
        <w:t>,"correlationId":</w:t>
      </w:r>
      <w:r>
        <w:rPr>
          <w:color w:val="00008B"/>
        </w:rPr>
        <w:t>0</w:t>
      </w:r>
      <w:r>
        <w:t>,"messageId":</w:t>
      </w:r>
      <w:r>
        <w:rPr>
          <w:color w:val="00008B"/>
        </w:rPr>
        <w:t>6</w:t>
      </w:r>
      <w:r>
        <w:t>,"messageFlags":</w:t>
      </w:r>
      <w:r>
        <w:rPr>
          <w:color w:val="00008B"/>
        </w:rPr>
        <w:t>0</w:t>
      </w:r>
      <w:r>
        <w:t>}</w:t>
      </w:r>
      <w:r>
        <w:br/>
        <w:t>{</w:t>
      </w:r>
      <w:r>
        <w:br/>
        <w:t>  "requestUuid": "23045b53-ffc5-44b6-bc69-5b9a628cb874"</w:t>
      </w:r>
      <w:r>
        <w:br/>
        <w:t>}</w:t>
      </w:r>
    </w:p>
    <w:p w14:paraId="1D9AA445" w14:textId="77777777" w:rsidR="00302837" w:rsidRDefault="00302837" w:rsidP="00302837"/>
    <w:p w14:paraId="3A430DDB" w14:textId="54433F75" w:rsidR="00FD7D68" w:rsidRDefault="009418D0">
      <w:pPr>
        <w:pStyle w:val="Heading1"/>
      </w:pPr>
      <w:bookmarkStart w:id="219" w:name="_Toc495651946"/>
      <w:r>
        <w:lastRenderedPageBreak/>
        <w:t xml:space="preserve">Managing </w:t>
      </w:r>
      <w:r w:rsidR="00A70E5C">
        <w:t xml:space="preserve">the </w:t>
      </w:r>
      <w:r>
        <w:t xml:space="preserve">Growing Part of </w:t>
      </w:r>
      <w:r w:rsidR="00A70E5C">
        <w:t xml:space="preserve">an </w:t>
      </w:r>
      <w:r>
        <w:t>Object (</w:t>
      </w:r>
      <w:commentRangeStart w:id="220"/>
      <w:r>
        <w:t>P</w:t>
      </w:r>
      <w:r w:rsidR="009E023F">
        <w:t xml:space="preserve">rotocol </w:t>
      </w:r>
      <w:r>
        <w:t>6</w:t>
      </w:r>
      <w:r w:rsidR="009E023F">
        <w:t>: GrowingObject</w:t>
      </w:r>
      <w:r>
        <w:t>)</w:t>
      </w:r>
      <w:bookmarkEnd w:id="219"/>
      <w:commentRangeEnd w:id="220"/>
      <w:r w:rsidR="00DF4371">
        <w:rPr>
          <w:rStyle w:val="CommentReference"/>
          <w:rFonts w:ascii="Arial" w:hAnsi="Arial" w:cs="Times New Roman"/>
          <w:b w:val="0"/>
          <w:bCs w:val="0"/>
          <w:color w:val="auto"/>
        </w:rPr>
        <w:commentReference w:id="220"/>
      </w:r>
      <w:r>
        <w:t xml:space="preserve"> </w:t>
      </w:r>
    </w:p>
    <w:p w14:paraId="1FC54EAB" w14:textId="77777777" w:rsidR="00253C19" w:rsidRDefault="00253C19" w:rsidP="00253C19">
      <w:pPr>
        <w:pStyle w:val="BodyText1"/>
      </w:pPr>
      <w:r w:rsidRPr="00E7759E">
        <w:rPr>
          <w:b/>
        </w:rPr>
        <w:t>Protocol Stability Index:</w:t>
      </w:r>
      <w:r>
        <w:t xml:space="preserve"> </w:t>
      </w:r>
      <w:r w:rsidRPr="001D318C">
        <w:rPr>
          <w:shd w:val="clear" w:color="auto" w:fill="FFD700"/>
        </w:rPr>
        <w:t>2 – Unstable</w:t>
      </w:r>
      <w:r>
        <w:t xml:space="preserve"> (for more information on stability indexes, see Section </w:t>
      </w:r>
      <w:r>
        <w:fldChar w:fldCharType="begin"/>
      </w:r>
      <w:r>
        <w:instrText xml:space="preserve"> REF _Ref495571648 \r \h </w:instrText>
      </w:r>
      <w:r>
        <w:fldChar w:fldCharType="separate"/>
      </w:r>
      <w:r>
        <w:t>1.1.2</w:t>
      </w:r>
      <w:r>
        <w:fldChar w:fldCharType="end"/>
      </w:r>
      <w:r>
        <w:t>).</w:t>
      </w:r>
    </w:p>
    <w:p w14:paraId="4DBEE0D0" w14:textId="7F96A819" w:rsidR="00464F68" w:rsidRDefault="00464F68" w:rsidP="00464F68">
      <w:pPr>
        <w:pStyle w:val="BodyText1"/>
        <w:rPr>
          <w:ins w:id="221" w:author="Donna Marcotte" w:date="2018-04-11T10:11:00Z"/>
        </w:rPr>
      </w:pPr>
      <w:r>
        <w:t>The Growing Object protocol</w:t>
      </w:r>
      <w:r w:rsidR="00D60E2E">
        <w:t xml:space="preserve"> (P6)</w:t>
      </w:r>
      <w:r>
        <w:t xml:space="preserve"> is used to request the historical portion of a growing object, with the exception of </w:t>
      </w:r>
      <w:r w:rsidR="00664B09">
        <w:t>WITSML L</w:t>
      </w:r>
      <w:r>
        <w:t>og</w:t>
      </w:r>
      <w:r w:rsidR="00664B09">
        <w:t>, ChannelSet</w:t>
      </w:r>
      <w:r>
        <w:t xml:space="preserve"> or </w:t>
      </w:r>
      <w:r w:rsidR="00664B09">
        <w:t>Ch</w:t>
      </w:r>
      <w:r>
        <w:t>annel data</w:t>
      </w:r>
      <w:r w:rsidR="00664B09">
        <w:t xml:space="preserve"> objects</w:t>
      </w:r>
      <w:r w:rsidR="00CA44C1">
        <w:t xml:space="preserve">. </w:t>
      </w:r>
      <w:r>
        <w:t xml:space="preserve">Single growing parts or a range of growing parts can be requested or deleted, but only </w:t>
      </w:r>
      <w:r w:rsidR="00D60E2E">
        <w:t>one</w:t>
      </w:r>
      <w:r>
        <w:t xml:space="preserve"> growing part </w:t>
      </w:r>
      <w:r w:rsidR="00D60E2E">
        <w:t xml:space="preserve">at a time </w:t>
      </w:r>
      <w:r>
        <w:t xml:space="preserve">can be </w:t>
      </w:r>
      <w:r w:rsidR="00D60E2E">
        <w:t>added to</w:t>
      </w:r>
      <w:r>
        <w:t xml:space="preserve"> </w:t>
      </w:r>
      <w:r w:rsidR="00D60E2E">
        <w:t xml:space="preserve">a </w:t>
      </w:r>
      <w:r>
        <w:t>store</w:t>
      </w:r>
      <w:r w:rsidR="00CA44C1">
        <w:t xml:space="preserve">. </w:t>
      </w:r>
      <w:r>
        <w:t xml:space="preserve">Unlike the Store protocol </w:t>
      </w:r>
      <w:r w:rsidR="00D60E2E">
        <w:t>(P4)—</w:t>
      </w:r>
      <w:r>
        <w:t>where content encoding can be either an empty string or gzip</w:t>
      </w:r>
      <w:r w:rsidR="00D60E2E">
        <w:t>—</w:t>
      </w:r>
      <w:r>
        <w:t xml:space="preserve">the data object parts transferred </w:t>
      </w:r>
      <w:r w:rsidR="00D60E2E">
        <w:t>using P6</w:t>
      </w:r>
      <w:r>
        <w:t xml:space="preserve"> are not compressed and the content encoding </w:t>
      </w:r>
      <w:r w:rsidR="00D60E2E">
        <w:t>must be</w:t>
      </w:r>
      <w:r>
        <w:t xml:space="preserve"> text/xml.</w:t>
      </w:r>
    </w:p>
    <w:p w14:paraId="534B3D6B" w14:textId="0880105C" w:rsidR="00442710" w:rsidRDefault="00442710" w:rsidP="00464F68">
      <w:pPr>
        <w:pStyle w:val="BodyText1"/>
        <w:rPr>
          <w:ins w:id="222" w:author="Donna Marcotte" w:date="2018-04-11T10:11:00Z"/>
        </w:rPr>
      </w:pPr>
      <w:ins w:id="223" w:author="Donna Marcotte" w:date="2018-04-11T10:11:00Z">
        <w:r>
          <w:t xml:space="preserve">Growing parts in WITSML v2.0 include: </w:t>
        </w:r>
      </w:ins>
    </w:p>
    <w:p w14:paraId="6A0E3E66" w14:textId="77777777" w:rsidR="00442710" w:rsidRDefault="00442710" w:rsidP="00442710">
      <w:pPr>
        <w:pStyle w:val="ListParagraph"/>
        <w:numPr>
          <w:ilvl w:val="0"/>
          <w:numId w:val="64"/>
        </w:numPr>
        <w:spacing w:before="100" w:beforeAutospacing="1" w:after="100" w:afterAutospacing="1" w:line="240" w:lineRule="auto"/>
        <w:rPr>
          <w:ins w:id="224" w:author="Donna Marcotte" w:date="2018-04-11T10:11:00Z"/>
        </w:rPr>
      </w:pPr>
      <w:ins w:id="225" w:author="Donna Marcotte" w:date="2018-04-11T10:11:00Z">
        <w:r>
          <w:t>Channel (log)</w:t>
        </w:r>
      </w:ins>
    </w:p>
    <w:p w14:paraId="3F7CBC73" w14:textId="77777777" w:rsidR="00442710" w:rsidRDefault="00442710" w:rsidP="00442710">
      <w:pPr>
        <w:pStyle w:val="ListParagraph"/>
        <w:numPr>
          <w:ilvl w:val="0"/>
          <w:numId w:val="64"/>
        </w:numPr>
        <w:spacing w:before="100" w:beforeAutospacing="1" w:after="100" w:afterAutospacing="1" w:line="240" w:lineRule="auto"/>
        <w:rPr>
          <w:ins w:id="226" w:author="Donna Marcotte" w:date="2018-04-11T10:11:00Z"/>
        </w:rPr>
      </w:pPr>
      <w:ins w:id="227" w:author="Donna Marcotte" w:date="2018-04-11T10:11:00Z">
        <w:r>
          <w:t>part_trajectoryStation (trajectory)</w:t>
        </w:r>
      </w:ins>
    </w:p>
    <w:p w14:paraId="2F56691C" w14:textId="77777777" w:rsidR="00442710" w:rsidRDefault="00442710" w:rsidP="00442710">
      <w:pPr>
        <w:pStyle w:val="ListParagraph"/>
        <w:numPr>
          <w:ilvl w:val="0"/>
          <w:numId w:val="64"/>
        </w:numPr>
        <w:spacing w:before="100" w:beforeAutospacing="1" w:after="100" w:afterAutospacing="1" w:line="240" w:lineRule="auto"/>
        <w:rPr>
          <w:ins w:id="228" w:author="Donna Marcotte" w:date="2018-04-11T10:11:00Z"/>
        </w:rPr>
      </w:pPr>
      <w:ins w:id="229" w:author="Donna Marcotte" w:date="2018-04-11T10:11:00Z">
        <w:r>
          <w:t>CuttingsGeologyInterval (wellbore geology)</w:t>
        </w:r>
      </w:ins>
    </w:p>
    <w:p w14:paraId="210B2F24" w14:textId="77777777" w:rsidR="00442710" w:rsidRDefault="00442710" w:rsidP="00442710">
      <w:pPr>
        <w:pStyle w:val="ListParagraph"/>
        <w:numPr>
          <w:ilvl w:val="0"/>
          <w:numId w:val="64"/>
        </w:numPr>
        <w:spacing w:before="100" w:beforeAutospacing="1" w:after="100" w:afterAutospacing="1" w:line="240" w:lineRule="auto"/>
        <w:rPr>
          <w:ins w:id="230" w:author="Donna Marcotte" w:date="2018-04-11T10:11:00Z"/>
        </w:rPr>
      </w:pPr>
      <w:ins w:id="231" w:author="Donna Marcotte" w:date="2018-04-11T10:11:00Z">
        <w:r>
          <w:t>InterpretedGeologyInterval (wellbore geology)</w:t>
        </w:r>
      </w:ins>
    </w:p>
    <w:p w14:paraId="451C34FF" w14:textId="77777777" w:rsidR="00442710" w:rsidRDefault="00442710" w:rsidP="00442710">
      <w:pPr>
        <w:pStyle w:val="ListParagraph"/>
        <w:numPr>
          <w:ilvl w:val="0"/>
          <w:numId w:val="64"/>
        </w:numPr>
        <w:spacing w:before="100" w:beforeAutospacing="1" w:after="100" w:afterAutospacing="1" w:line="240" w:lineRule="auto"/>
        <w:rPr>
          <w:ins w:id="232" w:author="Donna Marcotte" w:date="2018-04-11T10:11:00Z"/>
        </w:rPr>
      </w:pPr>
      <w:ins w:id="233" w:author="Donna Marcotte" w:date="2018-04-11T10:11:00Z">
        <w:r>
          <w:t>ShowEvaluationInterval (wellbore geology)</w:t>
        </w:r>
      </w:ins>
    </w:p>
    <w:p w14:paraId="6629E7F6" w14:textId="77777777" w:rsidR="00442710" w:rsidRDefault="00442710" w:rsidP="00442710">
      <w:pPr>
        <w:pStyle w:val="ListParagraph"/>
        <w:numPr>
          <w:ilvl w:val="0"/>
          <w:numId w:val="64"/>
        </w:numPr>
        <w:spacing w:before="100" w:beforeAutospacing="1" w:after="100" w:afterAutospacing="1" w:line="240" w:lineRule="auto"/>
        <w:rPr>
          <w:ins w:id="234" w:author="Donna Marcotte" w:date="2018-04-11T10:11:00Z"/>
        </w:rPr>
      </w:pPr>
      <w:ins w:id="235" w:author="Donna Marcotte" w:date="2018-04-11T10:11:00Z">
        <w:r w:rsidRPr="006E0D1E">
          <w:t>part_MudLogReportInterval</w:t>
        </w:r>
        <w:r>
          <w:t xml:space="preserve"> (mudlog report)</w:t>
        </w:r>
      </w:ins>
    </w:p>
    <w:p w14:paraId="70B4B396" w14:textId="77777777" w:rsidR="00442710" w:rsidRDefault="00442710" w:rsidP="00442710">
      <w:pPr>
        <w:pStyle w:val="ListParagraph"/>
        <w:numPr>
          <w:ilvl w:val="0"/>
          <w:numId w:val="64"/>
        </w:numPr>
        <w:spacing w:before="100" w:beforeAutospacing="1" w:after="100" w:afterAutospacing="1" w:line="240" w:lineRule="auto"/>
        <w:rPr>
          <w:ins w:id="236" w:author="Donna Marcotte" w:date="2018-04-11T10:11:00Z"/>
        </w:rPr>
      </w:pPr>
      <w:ins w:id="237" w:author="Donna Marcotte" w:date="2018-04-11T10:11:00Z">
        <w:r w:rsidRPr="00644488">
          <w:t>part_WellboreGeometrySection</w:t>
        </w:r>
        <w:r>
          <w:t xml:space="preserve"> (wellbore geometry)</w:t>
        </w:r>
        <w:r>
          <w:rPr>
            <w:rStyle w:val="CommentReference"/>
          </w:rPr>
          <w:commentReference w:id="238"/>
        </w:r>
      </w:ins>
    </w:p>
    <w:p w14:paraId="6171E941" w14:textId="77777777" w:rsidR="00442710" w:rsidRDefault="00442710" w:rsidP="00464F68">
      <w:pPr>
        <w:pStyle w:val="BodyText1"/>
      </w:pPr>
    </w:p>
    <w:p w14:paraId="2EC36E78" w14:textId="77777777" w:rsidR="00464F68" w:rsidRDefault="00464F68" w:rsidP="00464F68">
      <w:pPr>
        <w:pStyle w:val="Heading2"/>
      </w:pPr>
      <w:bookmarkStart w:id="239" w:name="_Toc495651947"/>
      <w:r>
        <w:t>GrowingObjectPut</w:t>
      </w:r>
      <w:bookmarkEnd w:id="239"/>
    </w:p>
    <w:p w14:paraId="1A71C272" w14:textId="75CC24C0" w:rsidR="00464F68" w:rsidRDefault="00D60E2E" w:rsidP="00464F68">
      <w:pPr>
        <w:pStyle w:val="BodyText1"/>
      </w:pPr>
      <w:r>
        <w:t>To add/update a single part for a growing object in a store, s</w:t>
      </w:r>
      <w:r w:rsidR="00464F68">
        <w:t>end GrowingObjectPut message</w:t>
      </w:r>
      <w:r>
        <w:t>.</w:t>
      </w:r>
      <w:r w:rsidR="00464F68">
        <w:t xml:space="preserve"> </w:t>
      </w:r>
    </w:p>
    <w:p w14:paraId="7A5E3098" w14:textId="5C638C3F" w:rsidR="00D45230" w:rsidRPr="00D45230" w:rsidRDefault="00D45230" w:rsidP="00D45230">
      <w:pPr>
        <w:pStyle w:val="BodyText1"/>
      </w:pPr>
      <w:r>
        <w:t>The examples below use the following properties and example data.</w:t>
      </w:r>
    </w:p>
    <w:tbl>
      <w:tblPr>
        <w:tblStyle w:val="TableGrid"/>
        <w:tblW w:w="0" w:type="auto"/>
        <w:tblLook w:val="04A0" w:firstRow="1" w:lastRow="0" w:firstColumn="1" w:lastColumn="0" w:noHBand="0" w:noVBand="1"/>
      </w:tblPr>
      <w:tblGrid>
        <w:gridCol w:w="2043"/>
        <w:gridCol w:w="7309"/>
      </w:tblGrid>
      <w:tr w:rsidR="00464F68" w14:paraId="6E9D71FE" w14:textId="77777777" w:rsidTr="00FC4F49">
        <w:tc>
          <w:tcPr>
            <w:tcW w:w="2043" w:type="dxa"/>
            <w:shd w:val="clear" w:color="auto" w:fill="C4BC96" w:themeFill="background2" w:themeFillShade="BF"/>
          </w:tcPr>
          <w:p w14:paraId="160C5470" w14:textId="77777777" w:rsidR="00464F68" w:rsidRPr="00BF6FC0" w:rsidRDefault="00464F68" w:rsidP="00464F68">
            <w:pPr>
              <w:pStyle w:val="TableHeading"/>
            </w:pPr>
            <w:r w:rsidRPr="00BF6FC0">
              <w:t>Property Name</w:t>
            </w:r>
          </w:p>
        </w:tc>
        <w:tc>
          <w:tcPr>
            <w:tcW w:w="7309" w:type="dxa"/>
            <w:shd w:val="clear" w:color="auto" w:fill="C4BC96" w:themeFill="background2" w:themeFillShade="BF"/>
          </w:tcPr>
          <w:p w14:paraId="72101909" w14:textId="77777777" w:rsidR="00464F68" w:rsidRPr="00BF6FC0" w:rsidRDefault="00464F68" w:rsidP="00464F68">
            <w:pPr>
              <w:pStyle w:val="TableHeading"/>
            </w:pPr>
            <w:r w:rsidRPr="00BF6FC0">
              <w:t>Example</w:t>
            </w:r>
          </w:p>
        </w:tc>
      </w:tr>
      <w:tr w:rsidR="00464F68" w14:paraId="2EDC5926" w14:textId="77777777" w:rsidTr="00FC4F49">
        <w:tc>
          <w:tcPr>
            <w:tcW w:w="2043" w:type="dxa"/>
          </w:tcPr>
          <w:p w14:paraId="292B03B4" w14:textId="77777777" w:rsidR="00464F68" w:rsidRDefault="00464F68" w:rsidP="00464F68">
            <w:pPr>
              <w:pStyle w:val="TableText"/>
            </w:pPr>
            <w:r>
              <w:t>uri</w:t>
            </w:r>
          </w:p>
        </w:tc>
        <w:tc>
          <w:tcPr>
            <w:tcW w:w="7309" w:type="dxa"/>
          </w:tcPr>
          <w:p w14:paraId="7239CF8D" w14:textId="77777777" w:rsidR="00464F68" w:rsidRDefault="00464F68" w:rsidP="00464F68">
            <w:pPr>
              <w:pStyle w:val="TableText"/>
            </w:pPr>
            <w:r w:rsidRPr="007B7697">
              <w:t>eml://witsml20/</w:t>
            </w:r>
            <w:r>
              <w:t>T</w:t>
            </w:r>
            <w:r w:rsidRPr="007B7697">
              <w:t>rajectory(0655e8cd-b590-4f89-9b30-2a897db562ec)</w:t>
            </w:r>
          </w:p>
        </w:tc>
      </w:tr>
      <w:tr w:rsidR="00464F68" w14:paraId="409B9A49" w14:textId="77777777" w:rsidTr="00FC4F49">
        <w:tc>
          <w:tcPr>
            <w:tcW w:w="2043" w:type="dxa"/>
          </w:tcPr>
          <w:p w14:paraId="5654C345" w14:textId="77777777" w:rsidR="00464F68" w:rsidRDefault="00464F68" w:rsidP="00464F68">
            <w:pPr>
              <w:pStyle w:val="TableText"/>
            </w:pPr>
            <w:r>
              <w:t>contentType</w:t>
            </w:r>
          </w:p>
        </w:tc>
        <w:tc>
          <w:tcPr>
            <w:tcW w:w="7309" w:type="dxa"/>
          </w:tcPr>
          <w:p w14:paraId="0CD41E50" w14:textId="77777777" w:rsidR="00464F68" w:rsidRDefault="00464F68" w:rsidP="00464F68">
            <w:pPr>
              <w:pStyle w:val="TableText"/>
            </w:pPr>
            <w:r w:rsidRPr="001C44A2">
              <w:t>application/x-witsml+xml;version=2.0;type=part_TrajectoryStation</w:t>
            </w:r>
          </w:p>
        </w:tc>
      </w:tr>
      <w:tr w:rsidR="00464F68" w14:paraId="5778A66F" w14:textId="77777777" w:rsidTr="00FC4F49">
        <w:tc>
          <w:tcPr>
            <w:tcW w:w="2043" w:type="dxa"/>
          </w:tcPr>
          <w:p w14:paraId="2C7AB757" w14:textId="77777777" w:rsidR="00464F68" w:rsidRDefault="00464F68" w:rsidP="00464F68">
            <w:pPr>
              <w:pStyle w:val="TableText"/>
            </w:pPr>
            <w:r>
              <w:t>contentEncoding</w:t>
            </w:r>
          </w:p>
        </w:tc>
        <w:tc>
          <w:tcPr>
            <w:tcW w:w="7309" w:type="dxa"/>
          </w:tcPr>
          <w:p w14:paraId="7AD84FC1" w14:textId="77777777" w:rsidR="00464F68" w:rsidRPr="001C44A2" w:rsidRDefault="00464F68" w:rsidP="00464F68">
            <w:pPr>
              <w:pStyle w:val="TableText"/>
            </w:pPr>
            <w:r>
              <w:t>text/xml</w:t>
            </w:r>
          </w:p>
        </w:tc>
      </w:tr>
    </w:tbl>
    <w:p w14:paraId="4A95CBF6" w14:textId="77777777" w:rsidR="00464F68" w:rsidRDefault="00464F68" w:rsidP="00464F68">
      <w:pPr>
        <w:pStyle w:val="BodyText1"/>
      </w:pPr>
    </w:p>
    <w:p w14:paraId="6FBE7BD3" w14:textId="72082CDE" w:rsidR="00464F68" w:rsidRDefault="00464F68" w:rsidP="00464F68">
      <w:pPr>
        <w:pStyle w:val="BodyText1"/>
      </w:pPr>
      <w:r>
        <w:t xml:space="preserve">Data </w:t>
      </w:r>
      <w:r w:rsidR="00D45230">
        <w:t>o</w:t>
      </w:r>
      <w:r>
        <w:t>bject XML</w:t>
      </w:r>
      <w:r w:rsidR="00D45230">
        <w:t>:</w:t>
      </w:r>
    </w:p>
    <w:p w14:paraId="79A13739" w14:textId="77777777" w:rsidR="00464F68" w:rsidRDefault="00464F68" w:rsidP="00464F68">
      <w:pPr>
        <w:pStyle w:val="CodeExample"/>
        <w:rPr>
          <w:color w:val="8B008B"/>
        </w:rPr>
      </w:pPr>
      <w:r>
        <w:rPr>
          <w:color w:val="8B008B"/>
        </w:rPr>
        <w:t xml:space="preserve">&lt;part_TrajectoryStation </w:t>
      </w:r>
      <w:r>
        <w:rPr>
          <w:color w:val="FF0000"/>
        </w:rPr>
        <w:t>xmlns</w:t>
      </w:r>
      <w:r>
        <w:t>="http://www.energistics.org/energyml/data/witsmlv2"</w:t>
      </w:r>
      <w:r>
        <w:br/>
      </w:r>
      <w:r>
        <w:rPr>
          <w:color w:val="8B008B"/>
        </w:rPr>
        <w:t>                        xmlns:</w:t>
      </w:r>
      <w:r>
        <w:rPr>
          <w:color w:val="FF0000"/>
        </w:rPr>
        <w:t>eml</w:t>
      </w:r>
      <w:r>
        <w:t>="http://www.energistics.org/energyml/data/commonv2"</w:t>
      </w:r>
      <w:r>
        <w:br/>
      </w:r>
      <w:r>
        <w:rPr>
          <w:color w:val="8B008B"/>
        </w:rPr>
        <w:t>                        xmlns:</w:t>
      </w:r>
      <w:r>
        <w:rPr>
          <w:color w:val="FF0000"/>
        </w:rPr>
        <w:t>xsi</w:t>
      </w:r>
      <w:r>
        <w:t>="http://www.w3.org/2001/XMLSchema-instance"</w:t>
      </w:r>
      <w:r>
        <w:br/>
      </w:r>
      <w:r>
        <w:rPr>
          <w:color w:val="8B008B"/>
        </w:rPr>
        <w:t>                        </w:t>
      </w:r>
      <w:r>
        <w:rPr>
          <w:color w:val="FF0000"/>
        </w:rPr>
        <w:t>uid</w:t>
      </w:r>
      <w:r>
        <w:t>="34ht5"</w:t>
      </w:r>
      <w:r>
        <w:rPr>
          <w:color w:val="8B008B"/>
        </w:rPr>
        <w:t>&gt;</w:t>
      </w:r>
      <w:r>
        <w:br/>
        <w:t>    </w:t>
      </w:r>
      <w:r>
        <w:rPr>
          <w:color w:val="8B008B"/>
        </w:rPr>
        <w:t>&lt;DTimStn&gt;</w:t>
      </w:r>
      <w:r>
        <w:t>2001-10-21T08:15:00Z</w:t>
      </w:r>
      <w:r>
        <w:rPr>
          <w:color w:val="8B008B"/>
        </w:rPr>
        <w:t>&lt;/DTimStn&gt;</w:t>
      </w:r>
      <w:r>
        <w:br/>
        <w:t>      </w:t>
      </w:r>
      <w:r>
        <w:rPr>
          <w:color w:val="8B008B"/>
        </w:rPr>
        <w:t>&lt;TypeTrajStation&gt;</w:t>
      </w:r>
      <w:r>
        <w:t>tie in point</w:t>
      </w:r>
      <w:r>
        <w:rPr>
          <w:color w:val="8B008B"/>
        </w:rPr>
        <w:t>&lt;/TypeTrajStation&gt;</w:t>
      </w:r>
      <w:r>
        <w:br/>
        <w:t>      </w:t>
      </w:r>
      <w:r>
        <w:rPr>
          <w:color w:val="8B008B"/>
        </w:rPr>
        <w:t xml:space="preserve">&lt;Md </w:t>
      </w:r>
      <w:r>
        <w:rPr>
          <w:color w:val="FF0000"/>
        </w:rPr>
        <w:t>uom</w:t>
      </w:r>
      <w:r>
        <w:t>="ft"</w:t>
      </w:r>
      <w:r>
        <w:rPr>
          <w:color w:val="8B008B"/>
        </w:rPr>
        <w:t>&gt;</w:t>
      </w:r>
      <w:r>
        <w:t>0</w:t>
      </w:r>
      <w:r>
        <w:rPr>
          <w:color w:val="8B008B"/>
        </w:rPr>
        <w:t>&lt;/Md&gt;</w:t>
      </w:r>
      <w:r>
        <w:br/>
        <w:t>      </w:t>
      </w:r>
      <w:r>
        <w:rPr>
          <w:color w:val="8B008B"/>
        </w:rPr>
        <w:t xml:space="preserve">&lt;Tvd </w:t>
      </w:r>
      <w:r>
        <w:rPr>
          <w:color w:val="FF0000"/>
        </w:rPr>
        <w:t>uom</w:t>
      </w:r>
      <w:r>
        <w:t>="ft"</w:t>
      </w:r>
      <w:r>
        <w:rPr>
          <w:color w:val="8B008B"/>
        </w:rPr>
        <w:t>&gt;</w:t>
      </w:r>
      <w:r>
        <w:t>0</w:t>
      </w:r>
      <w:r>
        <w:rPr>
          <w:color w:val="8B008B"/>
        </w:rPr>
        <w:t>&lt;/Tvd&gt;</w:t>
      </w:r>
      <w:r>
        <w:br/>
        <w:t>      </w:t>
      </w:r>
      <w:r>
        <w:rPr>
          <w:color w:val="8B008B"/>
        </w:rPr>
        <w:t xml:space="preserve">&lt;Incl </w:t>
      </w:r>
      <w:r>
        <w:rPr>
          <w:color w:val="FF0000"/>
        </w:rPr>
        <w:t>uom</w:t>
      </w:r>
      <w:r>
        <w:t>="dega"</w:t>
      </w:r>
      <w:r>
        <w:rPr>
          <w:color w:val="8B008B"/>
        </w:rPr>
        <w:t>&gt;</w:t>
      </w:r>
      <w:r>
        <w:t>0</w:t>
      </w:r>
      <w:r>
        <w:rPr>
          <w:color w:val="8B008B"/>
        </w:rPr>
        <w:t>&lt;/Incl&gt;</w:t>
      </w:r>
      <w:r>
        <w:br/>
        <w:t>      </w:t>
      </w:r>
      <w:r>
        <w:rPr>
          <w:color w:val="8B008B"/>
        </w:rPr>
        <w:t xml:space="preserve">&lt;Azi </w:t>
      </w:r>
      <w:r>
        <w:rPr>
          <w:color w:val="FF0000"/>
        </w:rPr>
        <w:t>uom</w:t>
      </w:r>
      <w:r>
        <w:t>="dega"</w:t>
      </w:r>
      <w:r>
        <w:rPr>
          <w:color w:val="8B008B"/>
        </w:rPr>
        <w:t>&gt;</w:t>
      </w:r>
      <w:r>
        <w:t>47.3</w:t>
      </w:r>
      <w:r>
        <w:rPr>
          <w:color w:val="8B008B"/>
        </w:rPr>
        <w:t>&lt;/Azi&gt;</w:t>
      </w:r>
      <w:r>
        <w:br/>
        <w:t>      </w:t>
      </w:r>
      <w:r>
        <w:rPr>
          <w:color w:val="8B008B"/>
        </w:rPr>
        <w:t xml:space="preserve">&lt;Mtf </w:t>
      </w:r>
      <w:r>
        <w:rPr>
          <w:color w:val="FF0000"/>
        </w:rPr>
        <w:t>uom</w:t>
      </w:r>
      <w:r>
        <w:t>="dega"</w:t>
      </w:r>
      <w:r>
        <w:rPr>
          <w:color w:val="8B008B"/>
        </w:rPr>
        <w:t>&gt;</w:t>
      </w:r>
      <w:r>
        <w:t>47.3</w:t>
      </w:r>
      <w:r>
        <w:rPr>
          <w:color w:val="8B008B"/>
        </w:rPr>
        <w:t>&lt;/Mtf&gt;</w:t>
      </w:r>
      <w:r>
        <w:br/>
        <w:t>      </w:t>
      </w:r>
      <w:r>
        <w:rPr>
          <w:color w:val="8B008B"/>
        </w:rPr>
        <w:t xml:space="preserve">&lt;Gtf </w:t>
      </w:r>
      <w:r>
        <w:rPr>
          <w:color w:val="FF0000"/>
        </w:rPr>
        <w:t>uom</w:t>
      </w:r>
      <w:r>
        <w:t>="dega"</w:t>
      </w:r>
      <w:r>
        <w:rPr>
          <w:color w:val="8B008B"/>
        </w:rPr>
        <w:t>&gt;</w:t>
      </w:r>
      <w:r>
        <w:t>0</w:t>
      </w:r>
      <w:r>
        <w:rPr>
          <w:color w:val="8B008B"/>
        </w:rPr>
        <w:t>&lt;/Gtf&gt;</w:t>
      </w:r>
      <w:r>
        <w:br/>
        <w:t>      </w:t>
      </w:r>
      <w:r>
        <w:rPr>
          <w:color w:val="8B008B"/>
        </w:rPr>
        <w:t xml:space="preserve">&lt;DispNs </w:t>
      </w:r>
      <w:r>
        <w:rPr>
          <w:color w:val="FF0000"/>
        </w:rPr>
        <w:t>uom</w:t>
      </w:r>
      <w:r>
        <w:t>="ft"</w:t>
      </w:r>
      <w:r>
        <w:rPr>
          <w:color w:val="8B008B"/>
        </w:rPr>
        <w:t>&gt;</w:t>
      </w:r>
      <w:r>
        <w:t>0</w:t>
      </w:r>
      <w:r>
        <w:rPr>
          <w:color w:val="8B008B"/>
        </w:rPr>
        <w:t>&lt;/DispNs&gt;</w:t>
      </w:r>
      <w:r>
        <w:br/>
        <w:t>      </w:t>
      </w:r>
      <w:r>
        <w:rPr>
          <w:color w:val="8B008B"/>
        </w:rPr>
        <w:t xml:space="preserve">&lt;DispEw </w:t>
      </w:r>
      <w:r>
        <w:rPr>
          <w:color w:val="FF0000"/>
        </w:rPr>
        <w:t>uom</w:t>
      </w:r>
      <w:r>
        <w:t>="ft"</w:t>
      </w:r>
      <w:r>
        <w:rPr>
          <w:color w:val="8B008B"/>
        </w:rPr>
        <w:t>&gt;</w:t>
      </w:r>
      <w:r>
        <w:t>0</w:t>
      </w:r>
      <w:r>
        <w:rPr>
          <w:color w:val="8B008B"/>
        </w:rPr>
        <w:t>&lt;/DispEw&gt;</w:t>
      </w:r>
      <w:r>
        <w:br/>
        <w:t>      </w:t>
      </w:r>
      <w:r>
        <w:rPr>
          <w:color w:val="8B008B"/>
        </w:rPr>
        <w:t xml:space="preserve">&lt;VertSect </w:t>
      </w:r>
      <w:r>
        <w:rPr>
          <w:color w:val="FF0000"/>
        </w:rPr>
        <w:t>uom</w:t>
      </w:r>
      <w:r>
        <w:t>="ft"</w:t>
      </w:r>
      <w:r>
        <w:rPr>
          <w:color w:val="8B008B"/>
        </w:rPr>
        <w:t>&gt;</w:t>
      </w:r>
      <w:r>
        <w:t>0</w:t>
      </w:r>
      <w:r>
        <w:rPr>
          <w:color w:val="8B008B"/>
        </w:rPr>
        <w:t>&lt;/VertSect&gt;</w:t>
      </w:r>
      <w:r>
        <w:br/>
        <w:t>      </w:t>
      </w:r>
      <w:r>
        <w:rPr>
          <w:color w:val="8B008B"/>
        </w:rPr>
        <w:t xml:space="preserve">&lt;Dls </w:t>
      </w:r>
      <w:r>
        <w:rPr>
          <w:color w:val="FF0000"/>
        </w:rPr>
        <w:t>uom</w:t>
      </w:r>
      <w:r>
        <w:t>="dega/ft"</w:t>
      </w:r>
      <w:r>
        <w:rPr>
          <w:color w:val="8B008B"/>
        </w:rPr>
        <w:t>&gt;</w:t>
      </w:r>
      <w:r>
        <w:t>0</w:t>
      </w:r>
      <w:r>
        <w:rPr>
          <w:color w:val="8B008B"/>
        </w:rPr>
        <w:t>&lt;/Dls&gt;</w:t>
      </w:r>
      <w:r>
        <w:br/>
        <w:t>      </w:t>
      </w:r>
      <w:r>
        <w:rPr>
          <w:color w:val="8B008B"/>
        </w:rPr>
        <w:t xml:space="preserve">&lt;RateTurn </w:t>
      </w:r>
      <w:r>
        <w:rPr>
          <w:color w:val="FF0000"/>
        </w:rPr>
        <w:t>uom</w:t>
      </w:r>
      <w:r>
        <w:t>="dega/ft"</w:t>
      </w:r>
      <w:r>
        <w:rPr>
          <w:color w:val="8B008B"/>
        </w:rPr>
        <w:t>&gt;</w:t>
      </w:r>
      <w:r>
        <w:t>0</w:t>
      </w:r>
      <w:r>
        <w:rPr>
          <w:color w:val="8B008B"/>
        </w:rPr>
        <w:t>&lt;/RateTurn&gt;</w:t>
      </w:r>
      <w:r>
        <w:br/>
      </w:r>
      <w:r>
        <w:lastRenderedPageBreak/>
        <w:t>      </w:t>
      </w:r>
      <w:r>
        <w:rPr>
          <w:color w:val="8B008B"/>
        </w:rPr>
        <w:t xml:space="preserve">&lt;RateBuild </w:t>
      </w:r>
      <w:r>
        <w:rPr>
          <w:color w:val="FF0000"/>
        </w:rPr>
        <w:t>uom</w:t>
      </w:r>
      <w:r>
        <w:t>="dega/ft"</w:t>
      </w:r>
      <w:r>
        <w:rPr>
          <w:color w:val="8B008B"/>
        </w:rPr>
        <w:t>&gt;</w:t>
      </w:r>
      <w:r>
        <w:t>0</w:t>
      </w:r>
      <w:r>
        <w:rPr>
          <w:color w:val="8B008B"/>
        </w:rPr>
        <w:t>&lt;/RateBuild&gt;</w:t>
      </w:r>
      <w:r>
        <w:br/>
        <w:t>      </w:t>
      </w:r>
      <w:r>
        <w:rPr>
          <w:color w:val="8B008B"/>
        </w:rPr>
        <w:t xml:space="preserve">&lt;MdDelta </w:t>
      </w:r>
      <w:r>
        <w:rPr>
          <w:color w:val="FF0000"/>
        </w:rPr>
        <w:t>uom</w:t>
      </w:r>
      <w:r>
        <w:t>="ft"</w:t>
      </w:r>
      <w:r>
        <w:rPr>
          <w:color w:val="8B008B"/>
        </w:rPr>
        <w:t>&gt;</w:t>
      </w:r>
      <w:r>
        <w:t>0</w:t>
      </w:r>
      <w:r>
        <w:rPr>
          <w:color w:val="8B008B"/>
        </w:rPr>
        <w:t>&lt;/MdDelta&gt;</w:t>
      </w:r>
      <w:r>
        <w:br/>
        <w:t>      </w:t>
      </w:r>
      <w:r>
        <w:rPr>
          <w:color w:val="8B008B"/>
        </w:rPr>
        <w:t xml:space="preserve">&lt;TvdDelta </w:t>
      </w:r>
      <w:r>
        <w:rPr>
          <w:color w:val="FF0000"/>
        </w:rPr>
        <w:t>uom</w:t>
      </w:r>
      <w:r>
        <w:t>="ft"</w:t>
      </w:r>
      <w:r>
        <w:rPr>
          <w:color w:val="8B008B"/>
        </w:rPr>
        <w:t>&gt;</w:t>
      </w:r>
      <w:r>
        <w:t>0</w:t>
      </w:r>
      <w:r>
        <w:rPr>
          <w:color w:val="8B008B"/>
        </w:rPr>
        <w:t>&lt;/TvdDelta&gt;</w:t>
      </w:r>
      <w:r>
        <w:br/>
        <w:t>      </w:t>
      </w:r>
      <w:r>
        <w:rPr>
          <w:color w:val="8B008B"/>
        </w:rPr>
        <w:t xml:space="preserve">&lt;GravTotalUncert </w:t>
      </w:r>
      <w:r>
        <w:rPr>
          <w:color w:val="FF0000"/>
        </w:rPr>
        <w:t>uom</w:t>
      </w:r>
      <w:r>
        <w:t>="m/s2"</w:t>
      </w:r>
      <w:r>
        <w:rPr>
          <w:color w:val="8B008B"/>
        </w:rPr>
        <w:t>&gt;</w:t>
      </w:r>
      <w:r>
        <w:t>0</w:t>
      </w:r>
      <w:r>
        <w:rPr>
          <w:color w:val="8B008B"/>
        </w:rPr>
        <w:t>&lt;/GravTotalUncert&gt;</w:t>
      </w:r>
      <w:r>
        <w:br/>
        <w:t>      </w:t>
      </w:r>
      <w:r>
        <w:rPr>
          <w:color w:val="8B008B"/>
        </w:rPr>
        <w:t xml:space="preserve">&lt;DipAngleUncert </w:t>
      </w:r>
      <w:r>
        <w:rPr>
          <w:color w:val="FF0000"/>
        </w:rPr>
        <w:t>uom</w:t>
      </w:r>
      <w:r>
        <w:t>="dega"</w:t>
      </w:r>
      <w:r>
        <w:rPr>
          <w:color w:val="8B008B"/>
        </w:rPr>
        <w:t>&gt;</w:t>
      </w:r>
      <w:r>
        <w:t>0</w:t>
      </w:r>
      <w:r>
        <w:rPr>
          <w:color w:val="8B008B"/>
        </w:rPr>
        <w:t>&lt;/DipAngleUncert&gt;</w:t>
      </w:r>
      <w:r>
        <w:br/>
        <w:t>      </w:t>
      </w:r>
      <w:r>
        <w:rPr>
          <w:color w:val="8B008B"/>
        </w:rPr>
        <w:t xml:space="preserve">&lt;MagTotalUncert </w:t>
      </w:r>
      <w:r>
        <w:rPr>
          <w:color w:val="FF0000"/>
        </w:rPr>
        <w:t>uom</w:t>
      </w:r>
      <w:r>
        <w:t>="nT"</w:t>
      </w:r>
      <w:r>
        <w:rPr>
          <w:color w:val="8B008B"/>
        </w:rPr>
        <w:t>&gt;</w:t>
      </w:r>
      <w:r>
        <w:t>0</w:t>
      </w:r>
      <w:r>
        <w:rPr>
          <w:color w:val="8B008B"/>
        </w:rPr>
        <w:t>&lt;/MagTotalUncert&gt;</w:t>
      </w:r>
      <w:r>
        <w:br/>
        <w:t>      </w:t>
      </w:r>
      <w:r>
        <w:rPr>
          <w:color w:val="8B008B"/>
        </w:rPr>
        <w:t>&lt;GravAccelCorUsed&gt;</w:t>
      </w:r>
      <w:r>
        <w:t>false</w:t>
      </w:r>
      <w:r>
        <w:rPr>
          <w:color w:val="8B008B"/>
        </w:rPr>
        <w:t>&lt;/GravAccelCorUsed&gt;</w:t>
      </w:r>
      <w:r>
        <w:br/>
        <w:t>      </w:t>
      </w:r>
      <w:r>
        <w:rPr>
          <w:color w:val="8B008B"/>
        </w:rPr>
        <w:t>&lt;MagXAxialCorUsed&gt;</w:t>
      </w:r>
      <w:r>
        <w:t>false</w:t>
      </w:r>
      <w:r>
        <w:rPr>
          <w:color w:val="8B008B"/>
        </w:rPr>
        <w:t>&lt;/MagXAxialCorUsed&gt;</w:t>
      </w:r>
      <w:r>
        <w:br/>
        <w:t>      </w:t>
      </w:r>
      <w:r>
        <w:rPr>
          <w:color w:val="8B008B"/>
        </w:rPr>
        <w:t>&lt;SagCorUsed&gt;</w:t>
      </w:r>
      <w:r>
        <w:t>false</w:t>
      </w:r>
      <w:r>
        <w:rPr>
          <w:color w:val="8B008B"/>
        </w:rPr>
        <w:t>&lt;/SagCorUsed&gt;</w:t>
      </w:r>
      <w:r>
        <w:br/>
        <w:t>      </w:t>
      </w:r>
      <w:r>
        <w:rPr>
          <w:color w:val="8B008B"/>
        </w:rPr>
        <w:t>&lt;MagDrlstrCorUsed&gt;</w:t>
      </w:r>
      <w:r>
        <w:t>false</w:t>
      </w:r>
      <w:r>
        <w:rPr>
          <w:color w:val="8B008B"/>
        </w:rPr>
        <w:t>&lt;/MagDrlstrCorUsed&gt;</w:t>
      </w:r>
      <w:r>
        <w:br/>
        <w:t>      </w:t>
      </w:r>
      <w:r>
        <w:rPr>
          <w:color w:val="8B008B"/>
        </w:rPr>
        <w:t>&lt;StatusTrajStation&gt;</w:t>
      </w:r>
      <w:r>
        <w:t>position</w:t>
      </w:r>
      <w:r>
        <w:rPr>
          <w:color w:val="8B008B"/>
        </w:rPr>
        <w:t>&lt;/StatusTrajStation&gt;</w:t>
      </w:r>
      <w:r>
        <w:br/>
        <w:t>      </w:t>
      </w:r>
      <w:r>
        <w:rPr>
          <w:color w:val="8B008B"/>
        </w:rPr>
        <w:t>&lt;Valid&gt;</w:t>
      </w:r>
      <w:r>
        <w:br/>
        <w:t>         </w:t>
      </w:r>
      <w:r>
        <w:rPr>
          <w:color w:val="8B008B"/>
        </w:rPr>
        <w:t xml:space="preserve">&lt;MagTotalFieldCalc </w:t>
      </w:r>
      <w:r>
        <w:rPr>
          <w:color w:val="FF0000"/>
        </w:rPr>
        <w:t>uom</w:t>
      </w:r>
      <w:r>
        <w:t>="nT"</w:t>
      </w:r>
      <w:r>
        <w:rPr>
          <w:color w:val="8B008B"/>
        </w:rPr>
        <w:t>&gt;</w:t>
      </w:r>
      <w:r>
        <w:t>51.19</w:t>
      </w:r>
      <w:r>
        <w:rPr>
          <w:color w:val="8B008B"/>
        </w:rPr>
        <w:t>&lt;/MagTotalFieldCalc&gt;</w:t>
      </w:r>
      <w:r>
        <w:br/>
        <w:t>         </w:t>
      </w:r>
      <w:r>
        <w:rPr>
          <w:color w:val="8B008B"/>
        </w:rPr>
        <w:t xml:space="preserve">&lt;MagDipAngleCalc </w:t>
      </w:r>
      <w:r>
        <w:rPr>
          <w:color w:val="FF0000"/>
        </w:rPr>
        <w:t>uom</w:t>
      </w:r>
      <w:r>
        <w:t>="dega"</w:t>
      </w:r>
      <w:r>
        <w:rPr>
          <w:color w:val="8B008B"/>
        </w:rPr>
        <w:t>&gt;</w:t>
      </w:r>
      <w:r>
        <w:t>41.5</w:t>
      </w:r>
      <w:r>
        <w:rPr>
          <w:color w:val="8B008B"/>
        </w:rPr>
        <w:t>&lt;/MagDipAngleCalc&gt;</w:t>
      </w:r>
      <w:r>
        <w:br/>
        <w:t>         </w:t>
      </w:r>
      <w:r>
        <w:rPr>
          <w:color w:val="8B008B"/>
        </w:rPr>
        <w:t xml:space="preserve">&lt;GravTotalFieldCalc </w:t>
      </w:r>
      <w:r>
        <w:rPr>
          <w:color w:val="FF0000"/>
        </w:rPr>
        <w:t>uom</w:t>
      </w:r>
      <w:r>
        <w:t>="ft/s2"</w:t>
      </w:r>
      <w:r>
        <w:rPr>
          <w:color w:val="8B008B"/>
        </w:rPr>
        <w:t>&gt;</w:t>
      </w:r>
      <w:r>
        <w:t>0.999</w:t>
      </w:r>
      <w:r>
        <w:rPr>
          <w:color w:val="8B008B"/>
        </w:rPr>
        <w:t>&lt;/GravTotalFieldCalc&gt;</w:t>
      </w:r>
      <w:r>
        <w:br/>
        <w:t>      </w:t>
      </w:r>
      <w:r>
        <w:rPr>
          <w:color w:val="8B008B"/>
        </w:rPr>
        <w:t>&lt;/Valid&gt;</w:t>
      </w:r>
      <w:r>
        <w:br/>
        <w:t>      </w:t>
      </w:r>
      <w:r>
        <w:rPr>
          <w:color w:val="8B008B"/>
        </w:rPr>
        <w:t>&lt;MatrixCov&gt;</w:t>
      </w:r>
      <w:r>
        <w:br/>
        <w:t>         </w:t>
      </w:r>
      <w:r>
        <w:rPr>
          <w:color w:val="8B008B"/>
        </w:rPr>
        <w:t xml:space="preserve">&lt;VarianceNN </w:t>
      </w:r>
      <w:r>
        <w:rPr>
          <w:color w:val="FF0000"/>
        </w:rPr>
        <w:t>uom</w:t>
      </w:r>
      <w:r>
        <w:t>="ft2"</w:t>
      </w:r>
      <w:r>
        <w:rPr>
          <w:color w:val="8B008B"/>
        </w:rPr>
        <w:t>&gt;</w:t>
      </w:r>
      <w:r>
        <w:t>0.005236</w:t>
      </w:r>
      <w:r>
        <w:rPr>
          <w:color w:val="8B008B"/>
        </w:rPr>
        <w:t>&lt;/VarianceNN&gt;</w:t>
      </w:r>
      <w:r>
        <w:br/>
        <w:t>         </w:t>
      </w:r>
      <w:r>
        <w:rPr>
          <w:color w:val="8B008B"/>
        </w:rPr>
        <w:t xml:space="preserve">&lt;VarianceNE </w:t>
      </w:r>
      <w:r>
        <w:rPr>
          <w:color w:val="FF0000"/>
        </w:rPr>
        <w:t>uom</w:t>
      </w:r>
      <w:r>
        <w:t>="ft2"</w:t>
      </w:r>
      <w:r>
        <w:rPr>
          <w:color w:val="8B008B"/>
        </w:rPr>
        <w:t>&gt;</w:t>
      </w:r>
      <w:r>
        <w:t>0.005236</w:t>
      </w:r>
      <w:r>
        <w:rPr>
          <w:color w:val="8B008B"/>
        </w:rPr>
        <w:t>&lt;/VarianceNE&gt;</w:t>
      </w:r>
      <w:r>
        <w:br/>
        <w:t>         </w:t>
      </w:r>
      <w:r>
        <w:rPr>
          <w:color w:val="8B008B"/>
        </w:rPr>
        <w:t xml:space="preserve">&lt;VarianceNVert </w:t>
      </w:r>
      <w:r>
        <w:rPr>
          <w:color w:val="FF0000"/>
        </w:rPr>
        <w:t>uom</w:t>
      </w:r>
      <w:r>
        <w:t>="ft2"</w:t>
      </w:r>
      <w:r>
        <w:rPr>
          <w:color w:val="8B008B"/>
        </w:rPr>
        <w:t>&gt;</w:t>
      </w:r>
      <w:r>
        <w:t>2.356194</w:t>
      </w:r>
      <w:r>
        <w:rPr>
          <w:color w:val="8B008B"/>
        </w:rPr>
        <w:t>&lt;/VarianceNVert&gt;</w:t>
      </w:r>
      <w:r>
        <w:br/>
        <w:t>         </w:t>
      </w:r>
      <w:r>
        <w:rPr>
          <w:color w:val="8B008B"/>
        </w:rPr>
        <w:t xml:space="preserve">&lt;VarianceEE </w:t>
      </w:r>
      <w:r>
        <w:rPr>
          <w:color w:val="FF0000"/>
        </w:rPr>
        <w:t>uom</w:t>
      </w:r>
      <w:r>
        <w:t>="ft2"</w:t>
      </w:r>
      <w:r>
        <w:rPr>
          <w:color w:val="8B008B"/>
        </w:rPr>
        <w:t>&gt;</w:t>
      </w:r>
      <w:r>
        <w:t>0.005236</w:t>
      </w:r>
      <w:r>
        <w:rPr>
          <w:color w:val="8B008B"/>
        </w:rPr>
        <w:t>&lt;/VarianceEE&gt;</w:t>
      </w:r>
      <w:r>
        <w:br/>
        <w:t>         </w:t>
      </w:r>
      <w:r>
        <w:rPr>
          <w:color w:val="8B008B"/>
        </w:rPr>
        <w:t xml:space="preserve">&lt;VarianceEVert </w:t>
      </w:r>
      <w:r>
        <w:rPr>
          <w:color w:val="FF0000"/>
        </w:rPr>
        <w:t>uom</w:t>
      </w:r>
      <w:r>
        <w:t>="ft2"</w:t>
      </w:r>
      <w:r>
        <w:rPr>
          <w:color w:val="8B008B"/>
        </w:rPr>
        <w:t>&gt;</w:t>
      </w:r>
      <w:r>
        <w:t>0.005236</w:t>
      </w:r>
      <w:r>
        <w:rPr>
          <w:color w:val="8B008B"/>
        </w:rPr>
        <w:t>&lt;/VarianceEVert&gt;</w:t>
      </w:r>
      <w:r>
        <w:br/>
        <w:t>         </w:t>
      </w:r>
      <w:r>
        <w:rPr>
          <w:color w:val="8B008B"/>
        </w:rPr>
        <w:t xml:space="preserve">&lt;VarianceVertVert </w:t>
      </w:r>
      <w:r>
        <w:rPr>
          <w:color w:val="FF0000"/>
        </w:rPr>
        <w:t>uom</w:t>
      </w:r>
      <w:r>
        <w:t>="ft2"</w:t>
      </w:r>
      <w:r>
        <w:rPr>
          <w:color w:val="8B008B"/>
        </w:rPr>
        <w:t>&gt;</w:t>
      </w:r>
      <w:r>
        <w:t>0.785398</w:t>
      </w:r>
      <w:r>
        <w:rPr>
          <w:color w:val="8B008B"/>
        </w:rPr>
        <w:t>&lt;/VarianceVertVert&gt;</w:t>
      </w:r>
      <w:r>
        <w:br/>
        <w:t>         </w:t>
      </w:r>
      <w:r>
        <w:rPr>
          <w:color w:val="8B008B"/>
        </w:rPr>
        <w:t xml:space="preserve">&lt;BiasN </w:t>
      </w:r>
      <w:r>
        <w:rPr>
          <w:color w:val="FF0000"/>
        </w:rPr>
        <w:t>uom</w:t>
      </w:r>
      <w:r>
        <w:t>="ft"</w:t>
      </w:r>
      <w:r>
        <w:rPr>
          <w:color w:val="8B008B"/>
        </w:rPr>
        <w:t>&gt;</w:t>
      </w:r>
      <w:r>
        <w:t>0</w:t>
      </w:r>
      <w:r>
        <w:rPr>
          <w:color w:val="8B008B"/>
        </w:rPr>
        <w:t>&lt;/BiasN&gt;</w:t>
      </w:r>
      <w:r>
        <w:br/>
        <w:t>         </w:t>
      </w:r>
      <w:r>
        <w:rPr>
          <w:color w:val="8B008B"/>
        </w:rPr>
        <w:t xml:space="preserve">&lt;BiasE </w:t>
      </w:r>
      <w:r>
        <w:rPr>
          <w:color w:val="FF0000"/>
        </w:rPr>
        <w:t>uom</w:t>
      </w:r>
      <w:r>
        <w:t>="ft"</w:t>
      </w:r>
      <w:r>
        <w:rPr>
          <w:color w:val="8B008B"/>
        </w:rPr>
        <w:t>&gt;</w:t>
      </w:r>
      <w:r>
        <w:t>0</w:t>
      </w:r>
      <w:r>
        <w:rPr>
          <w:color w:val="8B008B"/>
        </w:rPr>
        <w:t>&lt;/BiasE&gt;</w:t>
      </w:r>
      <w:r>
        <w:br/>
        <w:t>         </w:t>
      </w:r>
      <w:r>
        <w:rPr>
          <w:color w:val="8B008B"/>
        </w:rPr>
        <w:t xml:space="preserve">&lt;BiasVert </w:t>
      </w:r>
      <w:r>
        <w:rPr>
          <w:color w:val="FF0000"/>
        </w:rPr>
        <w:t>uom</w:t>
      </w:r>
      <w:r>
        <w:t>="ft"</w:t>
      </w:r>
      <w:r>
        <w:rPr>
          <w:color w:val="8B008B"/>
        </w:rPr>
        <w:t>&gt;</w:t>
      </w:r>
      <w:r>
        <w:t>0</w:t>
      </w:r>
      <w:r>
        <w:rPr>
          <w:color w:val="8B008B"/>
        </w:rPr>
        <w:t>&lt;/BiasVert&gt;</w:t>
      </w:r>
      <w:r>
        <w:br/>
        <w:t>      </w:t>
      </w:r>
      <w:r>
        <w:rPr>
          <w:color w:val="8B008B"/>
        </w:rPr>
        <w:t>&lt;/MatrixCov&gt;</w:t>
      </w:r>
      <w:r>
        <w:br/>
        <w:t>      </w:t>
      </w:r>
      <w:r>
        <w:rPr>
          <w:color w:val="8B008B"/>
        </w:rPr>
        <w:t>&lt;Location xsi:</w:t>
      </w:r>
      <w:r>
        <w:rPr>
          <w:color w:val="FF0000"/>
        </w:rPr>
        <w:t>type</w:t>
      </w:r>
      <w:r>
        <w:t>="GeodeticWellLocation"</w:t>
      </w:r>
      <w:r>
        <w:rPr>
          <w:color w:val="8B008B"/>
        </w:rPr>
        <w:t xml:space="preserve"> </w:t>
      </w:r>
      <w:r>
        <w:rPr>
          <w:color w:val="FF0000"/>
        </w:rPr>
        <w:t>uid</w:t>
      </w:r>
      <w:r>
        <w:t>="loc-1"</w:t>
      </w:r>
      <w:r>
        <w:rPr>
          <w:color w:val="8B008B"/>
        </w:rPr>
        <w:t>&gt;</w:t>
      </w:r>
      <w:r>
        <w:br/>
        <w:t>         </w:t>
      </w:r>
      <w:r>
        <w:rPr>
          <w:color w:val="8B008B"/>
        </w:rPr>
        <w:t xml:space="preserve">&lt;Latitude </w:t>
      </w:r>
      <w:r>
        <w:rPr>
          <w:color w:val="FF0000"/>
        </w:rPr>
        <w:t>uom</w:t>
      </w:r>
      <w:r>
        <w:t>="dega"</w:t>
      </w:r>
      <w:r>
        <w:rPr>
          <w:color w:val="8B008B"/>
        </w:rPr>
        <w:t>&gt;</w:t>
      </w:r>
      <w:r>
        <w:t>59.7553</w:t>
      </w:r>
      <w:r>
        <w:rPr>
          <w:color w:val="8B008B"/>
        </w:rPr>
        <w:t>&lt;/Latitude&gt;</w:t>
      </w:r>
      <w:r>
        <w:br/>
        <w:t>         </w:t>
      </w:r>
      <w:r>
        <w:rPr>
          <w:color w:val="8B008B"/>
        </w:rPr>
        <w:t xml:space="preserve">&lt;Longitude </w:t>
      </w:r>
      <w:r>
        <w:rPr>
          <w:color w:val="FF0000"/>
        </w:rPr>
        <w:t>uom</w:t>
      </w:r>
      <w:r>
        <w:t>="dega"</w:t>
      </w:r>
      <w:r>
        <w:rPr>
          <w:color w:val="8B008B"/>
        </w:rPr>
        <w:t>&gt;</w:t>
      </w:r>
      <w:r>
        <w:t>1.71347417</w:t>
      </w:r>
      <w:r>
        <w:rPr>
          <w:color w:val="8B008B"/>
        </w:rPr>
        <w:t>&lt;/Longitude&gt;</w:t>
      </w:r>
      <w:r>
        <w:br/>
        <w:t>      </w:t>
      </w:r>
      <w:r>
        <w:rPr>
          <w:color w:val="8B008B"/>
        </w:rPr>
        <w:t>&lt;/Location&gt;</w:t>
      </w:r>
      <w:r>
        <w:br/>
        <w:t>      </w:t>
      </w:r>
      <w:r>
        <w:rPr>
          <w:color w:val="8B008B"/>
        </w:rPr>
        <w:t>&lt;RawData&gt;</w:t>
      </w:r>
      <w:r>
        <w:br/>
        <w:t>         </w:t>
      </w:r>
      <w:r>
        <w:rPr>
          <w:color w:val="8B008B"/>
        </w:rPr>
        <w:t xml:space="preserve">&lt;GravAxialRaw </w:t>
      </w:r>
      <w:r>
        <w:rPr>
          <w:color w:val="FF0000"/>
        </w:rPr>
        <w:t>uom</w:t>
      </w:r>
      <w:r>
        <w:t>="ft/s2"</w:t>
      </w:r>
      <w:r>
        <w:rPr>
          <w:color w:val="8B008B"/>
        </w:rPr>
        <w:t>&gt;</w:t>
      </w:r>
      <w:r>
        <w:t>0.116</w:t>
      </w:r>
      <w:r>
        <w:rPr>
          <w:color w:val="8B008B"/>
        </w:rPr>
        <w:t>&lt;/GravAxialRaw&gt;</w:t>
      </w:r>
      <w:r>
        <w:br/>
        <w:t>         </w:t>
      </w:r>
      <w:r>
        <w:rPr>
          <w:color w:val="8B008B"/>
        </w:rPr>
        <w:t xml:space="preserve">&lt;GravTran1Raw </w:t>
      </w:r>
      <w:r>
        <w:rPr>
          <w:color w:val="FF0000"/>
        </w:rPr>
        <w:t>uom</w:t>
      </w:r>
      <w:r>
        <w:t>="ft/s2"</w:t>
      </w:r>
      <w:r>
        <w:rPr>
          <w:color w:val="8B008B"/>
        </w:rPr>
        <w:t>&gt;</w:t>
      </w:r>
      <w:r>
        <w:t>-0.168</w:t>
      </w:r>
      <w:r>
        <w:rPr>
          <w:color w:val="8B008B"/>
        </w:rPr>
        <w:t>&lt;/GravTran1Raw&gt;</w:t>
      </w:r>
      <w:r>
        <w:br/>
        <w:t>         </w:t>
      </w:r>
      <w:r>
        <w:rPr>
          <w:color w:val="8B008B"/>
        </w:rPr>
        <w:t xml:space="preserve">&lt;GravTran2Raw </w:t>
      </w:r>
      <w:r>
        <w:rPr>
          <w:color w:val="FF0000"/>
        </w:rPr>
        <w:t>uom</w:t>
      </w:r>
      <w:r>
        <w:t>="ft/s2"</w:t>
      </w:r>
      <w:r>
        <w:rPr>
          <w:color w:val="8B008B"/>
        </w:rPr>
        <w:t>&gt;</w:t>
      </w:r>
      <w:r>
        <w:t>-1654</w:t>
      </w:r>
      <w:r>
        <w:rPr>
          <w:color w:val="8B008B"/>
        </w:rPr>
        <w:t>&lt;/GravTran2Raw&gt;</w:t>
      </w:r>
      <w:r>
        <w:br/>
        <w:t>         </w:t>
      </w:r>
      <w:r>
        <w:rPr>
          <w:color w:val="8B008B"/>
        </w:rPr>
        <w:t xml:space="preserve">&lt;MagAxialRaw </w:t>
      </w:r>
      <w:r>
        <w:rPr>
          <w:color w:val="FF0000"/>
        </w:rPr>
        <w:t>uom</w:t>
      </w:r>
      <w:r>
        <w:t>="nT"</w:t>
      </w:r>
      <w:r>
        <w:rPr>
          <w:color w:val="8B008B"/>
        </w:rPr>
        <w:t>&gt;</w:t>
      </w:r>
      <w:r>
        <w:t>22.77</w:t>
      </w:r>
      <w:r>
        <w:rPr>
          <w:color w:val="8B008B"/>
        </w:rPr>
        <w:t>&lt;/MagAxialRaw&gt;</w:t>
      </w:r>
      <w:r>
        <w:br/>
        <w:t>         </w:t>
      </w:r>
      <w:r>
        <w:rPr>
          <w:color w:val="8B008B"/>
        </w:rPr>
        <w:t xml:space="preserve">&lt;MagTran1Raw </w:t>
      </w:r>
      <w:r>
        <w:rPr>
          <w:color w:val="FF0000"/>
        </w:rPr>
        <w:t>uom</w:t>
      </w:r>
      <w:r>
        <w:t>="nT"</w:t>
      </w:r>
      <w:r>
        <w:rPr>
          <w:color w:val="8B008B"/>
        </w:rPr>
        <w:t>&gt;</w:t>
      </w:r>
      <w:r>
        <w:t>22.5</w:t>
      </w:r>
      <w:r>
        <w:rPr>
          <w:color w:val="8B008B"/>
        </w:rPr>
        <w:t>&lt;/MagTran1Raw&gt;</w:t>
      </w:r>
      <w:r>
        <w:br/>
        <w:t>         </w:t>
      </w:r>
      <w:r>
        <w:rPr>
          <w:color w:val="8B008B"/>
        </w:rPr>
        <w:t xml:space="preserve">&lt;MagTran2Raw </w:t>
      </w:r>
      <w:r>
        <w:rPr>
          <w:color w:val="FF0000"/>
        </w:rPr>
        <w:t>uom</w:t>
      </w:r>
      <w:r>
        <w:t>="nT"</w:t>
      </w:r>
      <w:r>
        <w:rPr>
          <w:color w:val="8B008B"/>
        </w:rPr>
        <w:t>&gt;</w:t>
      </w:r>
      <w:r>
        <w:t>27.05</w:t>
      </w:r>
      <w:r>
        <w:rPr>
          <w:color w:val="8B008B"/>
        </w:rPr>
        <w:t>&lt;/MagTran2Raw&gt;</w:t>
      </w:r>
      <w:r>
        <w:br/>
        <w:t>      </w:t>
      </w:r>
      <w:r>
        <w:rPr>
          <w:color w:val="8B008B"/>
        </w:rPr>
        <w:t>&lt;/RawData&gt;</w:t>
      </w:r>
      <w:r>
        <w:br/>
        <w:t>      </w:t>
      </w:r>
      <w:r>
        <w:rPr>
          <w:color w:val="8B008B"/>
        </w:rPr>
        <w:t>&lt;CorUsed&gt;</w:t>
      </w:r>
      <w:r>
        <w:br/>
        <w:t>         </w:t>
      </w:r>
      <w:r>
        <w:rPr>
          <w:color w:val="8B008B"/>
        </w:rPr>
        <w:t xml:space="preserve">&lt;GravAxialAccelCor </w:t>
      </w:r>
      <w:r>
        <w:rPr>
          <w:color w:val="FF0000"/>
        </w:rPr>
        <w:t>uom</w:t>
      </w:r>
      <w:r>
        <w:t>="ft/s2"</w:t>
      </w:r>
      <w:r>
        <w:rPr>
          <w:color w:val="8B008B"/>
        </w:rPr>
        <w:t>&gt;</w:t>
      </w:r>
      <w:r>
        <w:t>0.11</w:t>
      </w:r>
      <w:r>
        <w:rPr>
          <w:color w:val="8B008B"/>
        </w:rPr>
        <w:t>&lt;/GravAxialAccelCor&gt;</w:t>
      </w:r>
      <w:r>
        <w:br/>
        <w:t>         </w:t>
      </w:r>
      <w:r>
        <w:rPr>
          <w:color w:val="8B008B"/>
        </w:rPr>
        <w:t xml:space="preserve">&lt;GravTran1AccelCor </w:t>
      </w:r>
      <w:r>
        <w:rPr>
          <w:color w:val="FF0000"/>
        </w:rPr>
        <w:t>uom</w:t>
      </w:r>
      <w:r>
        <w:t>="ft/s2"</w:t>
      </w:r>
      <w:r>
        <w:rPr>
          <w:color w:val="8B008B"/>
        </w:rPr>
        <w:t>&gt;</w:t>
      </w:r>
      <w:r>
        <w:t>0.14</w:t>
      </w:r>
      <w:r>
        <w:rPr>
          <w:color w:val="8B008B"/>
        </w:rPr>
        <w:t>&lt;/GravTran1AccelCor&gt;</w:t>
      </w:r>
      <w:r>
        <w:br/>
        <w:t>         </w:t>
      </w:r>
      <w:r>
        <w:rPr>
          <w:color w:val="8B008B"/>
        </w:rPr>
        <w:t xml:space="preserve">&lt;GravTran2AccelCor </w:t>
      </w:r>
      <w:r>
        <w:rPr>
          <w:color w:val="FF0000"/>
        </w:rPr>
        <w:t>uom</w:t>
      </w:r>
      <w:r>
        <w:t>="ft/s2"</w:t>
      </w:r>
      <w:r>
        <w:rPr>
          <w:color w:val="8B008B"/>
        </w:rPr>
        <w:t>&gt;</w:t>
      </w:r>
      <w:r>
        <w:t>0.13</w:t>
      </w:r>
      <w:r>
        <w:rPr>
          <w:color w:val="8B008B"/>
        </w:rPr>
        <w:t>&lt;/GravTran2AccelCor&gt;</w:t>
      </w:r>
      <w:r>
        <w:br/>
        <w:t>         </w:t>
      </w:r>
      <w:r>
        <w:rPr>
          <w:color w:val="8B008B"/>
        </w:rPr>
        <w:t xml:space="preserve">&lt;MagAxialDrlstrCor </w:t>
      </w:r>
      <w:r>
        <w:rPr>
          <w:color w:val="FF0000"/>
        </w:rPr>
        <w:t>uom</w:t>
      </w:r>
      <w:r>
        <w:t>="nT"</w:t>
      </w:r>
      <w:r>
        <w:rPr>
          <w:color w:val="8B008B"/>
        </w:rPr>
        <w:t>&gt;</w:t>
      </w:r>
      <w:r>
        <w:t>0.17</w:t>
      </w:r>
      <w:r>
        <w:rPr>
          <w:color w:val="8B008B"/>
        </w:rPr>
        <w:t>&lt;/MagAxialDrlstrCor&gt;</w:t>
      </w:r>
      <w:r>
        <w:br/>
        <w:t>         </w:t>
      </w:r>
      <w:r>
        <w:rPr>
          <w:color w:val="8B008B"/>
        </w:rPr>
        <w:t xml:space="preserve">&lt;MagTran1DrlstrCor </w:t>
      </w:r>
      <w:r>
        <w:rPr>
          <w:color w:val="FF0000"/>
        </w:rPr>
        <w:t>uom</w:t>
      </w:r>
      <w:r>
        <w:t>="nT"</w:t>
      </w:r>
      <w:r>
        <w:rPr>
          <w:color w:val="8B008B"/>
        </w:rPr>
        <w:t>&gt;</w:t>
      </w:r>
      <w:r>
        <w:t>0.16</w:t>
      </w:r>
      <w:r>
        <w:rPr>
          <w:color w:val="8B008B"/>
        </w:rPr>
        <w:t>&lt;/MagTran1DrlstrCor&gt;</w:t>
      </w:r>
      <w:r>
        <w:br/>
        <w:t>         </w:t>
      </w:r>
      <w:r>
        <w:rPr>
          <w:color w:val="8B008B"/>
        </w:rPr>
        <w:t xml:space="preserve">&lt;MagTran2DrlstrCor </w:t>
      </w:r>
      <w:r>
        <w:rPr>
          <w:color w:val="FF0000"/>
        </w:rPr>
        <w:t>uom</w:t>
      </w:r>
      <w:r>
        <w:t>="nT"</w:t>
      </w:r>
      <w:r>
        <w:rPr>
          <w:color w:val="8B008B"/>
        </w:rPr>
        <w:t>&gt;</w:t>
      </w:r>
      <w:r>
        <w:t>0.24</w:t>
      </w:r>
      <w:r>
        <w:rPr>
          <w:color w:val="8B008B"/>
        </w:rPr>
        <w:t>&lt;/MagTran2DrlstrCor&gt;</w:t>
      </w:r>
      <w:r>
        <w:br/>
        <w:t>         </w:t>
      </w:r>
      <w:r>
        <w:rPr>
          <w:color w:val="8B008B"/>
        </w:rPr>
        <w:t xml:space="preserve">&lt;SagIncCor </w:t>
      </w:r>
      <w:r>
        <w:rPr>
          <w:color w:val="FF0000"/>
        </w:rPr>
        <w:t>uom</w:t>
      </w:r>
      <w:r>
        <w:t>="dega"</w:t>
      </w:r>
      <w:r>
        <w:rPr>
          <w:color w:val="8B008B"/>
        </w:rPr>
        <w:t>&gt;</w:t>
      </w:r>
      <w:r>
        <w:t>0</w:t>
      </w:r>
      <w:r>
        <w:rPr>
          <w:color w:val="8B008B"/>
        </w:rPr>
        <w:t>&lt;/SagIncCor&gt;</w:t>
      </w:r>
      <w:r>
        <w:br/>
        <w:t>         </w:t>
      </w:r>
      <w:r>
        <w:rPr>
          <w:color w:val="8B008B"/>
        </w:rPr>
        <w:t xml:space="preserve">&lt;SagAziCor </w:t>
      </w:r>
      <w:r>
        <w:rPr>
          <w:color w:val="FF0000"/>
        </w:rPr>
        <w:t>uom</w:t>
      </w:r>
      <w:r>
        <w:t>="dega"</w:t>
      </w:r>
      <w:r>
        <w:rPr>
          <w:color w:val="8B008B"/>
        </w:rPr>
        <w:t>&gt;</w:t>
      </w:r>
      <w:r>
        <w:t>0</w:t>
      </w:r>
      <w:r>
        <w:rPr>
          <w:color w:val="8B008B"/>
        </w:rPr>
        <w:t>&lt;/SagAziCor&gt;</w:t>
      </w:r>
      <w:r>
        <w:br/>
        <w:t>         </w:t>
      </w:r>
      <w:r>
        <w:rPr>
          <w:color w:val="8B008B"/>
        </w:rPr>
        <w:t xml:space="preserve">&lt;StnMagDeclUsed </w:t>
      </w:r>
      <w:r>
        <w:rPr>
          <w:color w:val="FF0000"/>
        </w:rPr>
        <w:t>uom</w:t>
      </w:r>
      <w:r>
        <w:t>="dega"</w:t>
      </w:r>
      <w:r>
        <w:rPr>
          <w:color w:val="8B008B"/>
        </w:rPr>
        <w:t>&gt;</w:t>
      </w:r>
      <w:r>
        <w:t>-4.038</w:t>
      </w:r>
      <w:r>
        <w:rPr>
          <w:color w:val="8B008B"/>
        </w:rPr>
        <w:t>&lt;/StnMagDeclUsed&gt;</w:t>
      </w:r>
      <w:r>
        <w:br/>
        <w:t>         </w:t>
      </w:r>
      <w:r>
        <w:rPr>
          <w:color w:val="8B008B"/>
        </w:rPr>
        <w:t xml:space="preserve">&lt;DirSensorOffset </w:t>
      </w:r>
      <w:r>
        <w:rPr>
          <w:color w:val="FF0000"/>
        </w:rPr>
        <w:t>uom</w:t>
      </w:r>
      <w:r>
        <w:t>="ft"</w:t>
      </w:r>
      <w:r>
        <w:rPr>
          <w:color w:val="8B008B"/>
        </w:rPr>
        <w:t>&gt;</w:t>
      </w:r>
      <w:r>
        <w:t>48.3</w:t>
      </w:r>
      <w:r>
        <w:rPr>
          <w:color w:val="8B008B"/>
        </w:rPr>
        <w:t>&lt;/DirSensorOffset&gt;</w:t>
      </w:r>
      <w:r>
        <w:br/>
        <w:t>      </w:t>
      </w:r>
      <w:r>
        <w:rPr>
          <w:color w:val="8B008B"/>
        </w:rPr>
        <w:t>&lt;/CorUsed&gt;</w:t>
      </w:r>
      <w:r>
        <w:br/>
        <w:t>   </w:t>
      </w:r>
      <w:r>
        <w:rPr>
          <w:color w:val="8B008B"/>
        </w:rPr>
        <w:t>&lt;/part_TrajectoryStation&gt;</w:t>
      </w:r>
    </w:p>
    <w:p w14:paraId="38D0835D" w14:textId="77777777" w:rsidR="00464F68" w:rsidRDefault="00464F68" w:rsidP="00464F68">
      <w:pPr>
        <w:pStyle w:val="BodyText1"/>
      </w:pPr>
    </w:p>
    <w:p w14:paraId="324C51CA" w14:textId="4BC12848" w:rsidR="00464F68" w:rsidRDefault="00AF313B" w:rsidP="00464F68">
      <w:pPr>
        <w:pStyle w:val="BodyText1"/>
      </w:pPr>
      <w:r>
        <w:t xml:space="preserve">Example </w:t>
      </w:r>
      <w:r w:rsidR="00664B09">
        <w:t>GrowingObjectPut message</w:t>
      </w:r>
      <w:r w:rsidR="00D45230">
        <w:t>:</w:t>
      </w:r>
    </w:p>
    <w:p w14:paraId="34EA8568" w14:textId="77777777" w:rsidR="00464F68" w:rsidRDefault="00464F68" w:rsidP="00464F68">
      <w:pPr>
        <w:pStyle w:val="CodeExample"/>
      </w:pPr>
      <w:r>
        <w:rPr>
          <w:color w:val="008000"/>
        </w:rPr>
        <w:t>// [848b3bb0-76b4-4707-b38d-868dd0b4dadc] Message sent at 2017-04-18 22:13:05.8780</w:t>
      </w:r>
      <w:r>
        <w:br/>
        <w:t>{"protocol":</w:t>
      </w:r>
      <w:r>
        <w:rPr>
          <w:color w:val="00008B"/>
        </w:rPr>
        <w:t>6</w:t>
      </w:r>
      <w:r>
        <w:t>,"messageType":</w:t>
      </w:r>
      <w:r>
        <w:rPr>
          <w:color w:val="00008B"/>
        </w:rPr>
        <w:t>5</w:t>
      </w:r>
      <w:r>
        <w:t>,"correlationId":</w:t>
      </w:r>
      <w:r>
        <w:rPr>
          <w:color w:val="00008B"/>
        </w:rPr>
        <w:t>0</w:t>
      </w:r>
      <w:r>
        <w:t>,"messageId":</w:t>
      </w:r>
      <w:r>
        <w:rPr>
          <w:color w:val="00008B"/>
        </w:rPr>
        <w:t>8</w:t>
      </w:r>
      <w:r>
        <w:t>,"messageFlags":</w:t>
      </w:r>
      <w:r>
        <w:rPr>
          <w:color w:val="00008B"/>
        </w:rPr>
        <w:t>0</w:t>
      </w:r>
      <w:r>
        <w:t>}</w:t>
      </w:r>
      <w:r>
        <w:br/>
        <w:t>{</w:t>
      </w:r>
      <w:r>
        <w:br/>
        <w:t>  "uri": "eml://witsml20/Trajectory(0655e8cd-b590-4f89-9b30-2a897db562ec)",</w:t>
      </w:r>
      <w:r>
        <w:br/>
        <w:t>  "contentType": "application/x-witsml+xml;version=2.0;type=part_TrajectoryStation",</w:t>
      </w:r>
      <w:r>
        <w:br/>
      </w:r>
      <w:r>
        <w:lastRenderedPageBreak/>
        <w:t>  "contentEncoding": "text/xml",</w:t>
      </w:r>
      <w:r>
        <w:br/>
        <w:t xml:space="preserve">  "data": </w:t>
      </w:r>
      <w:r w:rsidRPr="00FF16EB">
        <w:t>[ binary data truncated for readability ]</w:t>
      </w:r>
      <w:r>
        <w:br/>
        <w:t>}</w:t>
      </w:r>
    </w:p>
    <w:p w14:paraId="240CA426" w14:textId="77777777" w:rsidR="00464F68" w:rsidRDefault="00464F68" w:rsidP="00464F68"/>
    <w:p w14:paraId="14021695" w14:textId="605F0D62" w:rsidR="00464F68" w:rsidRDefault="00464F68" w:rsidP="00464F68">
      <w:pPr>
        <w:pStyle w:val="Heading2"/>
      </w:pPr>
      <w:bookmarkStart w:id="240" w:name="_Toc495651948"/>
      <w:r>
        <w:t>GrowingObjectGet</w:t>
      </w:r>
      <w:bookmarkEnd w:id="240"/>
    </w:p>
    <w:p w14:paraId="2F28FE43" w14:textId="3C2631F3" w:rsidR="00464F68" w:rsidRPr="00464F68" w:rsidRDefault="00FC4F49" w:rsidP="00464F68">
      <w:pPr>
        <w:pStyle w:val="BodyText1"/>
      </w:pPr>
      <w:r>
        <w:t>T</w:t>
      </w:r>
      <w:r w:rsidR="00464F68" w:rsidRPr="00464F68">
        <w:t xml:space="preserve">o retrieve a single part </w:t>
      </w:r>
      <w:r>
        <w:t>of</w:t>
      </w:r>
      <w:r w:rsidR="00464F68" w:rsidRPr="00464F68">
        <w:t xml:space="preserve"> a growing object in </w:t>
      </w:r>
      <w:r>
        <w:t>a</w:t>
      </w:r>
      <w:r w:rsidRPr="00464F68">
        <w:t xml:space="preserve"> </w:t>
      </w:r>
      <w:r>
        <w:t>s</w:t>
      </w:r>
      <w:r w:rsidR="00464F68" w:rsidRPr="00464F68">
        <w:t>tore</w:t>
      </w:r>
      <w:r>
        <w:t>, s</w:t>
      </w:r>
      <w:r w:rsidRPr="00464F68">
        <w:t xml:space="preserve">end </w:t>
      </w:r>
      <w:r>
        <w:t xml:space="preserve">a </w:t>
      </w:r>
      <w:r w:rsidRPr="00464F68">
        <w:t>GrowingObjectGet message</w:t>
      </w:r>
      <w:r>
        <w:t xml:space="preserve">. </w:t>
      </w:r>
      <w:r w:rsidR="00D45230">
        <w:t>The example below use the following example data.</w:t>
      </w:r>
    </w:p>
    <w:tbl>
      <w:tblPr>
        <w:tblStyle w:val="TableGrid"/>
        <w:tblW w:w="0" w:type="auto"/>
        <w:tblLook w:val="04A0" w:firstRow="1" w:lastRow="0" w:firstColumn="1" w:lastColumn="0" w:noHBand="0" w:noVBand="1"/>
      </w:tblPr>
      <w:tblGrid>
        <w:gridCol w:w="1994"/>
        <w:gridCol w:w="7358"/>
      </w:tblGrid>
      <w:tr w:rsidR="00464F68" w14:paraId="6DE5BBC1" w14:textId="77777777" w:rsidTr="00464F68">
        <w:tc>
          <w:tcPr>
            <w:tcW w:w="2245" w:type="dxa"/>
            <w:shd w:val="clear" w:color="auto" w:fill="C4BC96" w:themeFill="background2" w:themeFillShade="BF"/>
          </w:tcPr>
          <w:p w14:paraId="52AF29A7" w14:textId="77777777" w:rsidR="00464F68" w:rsidRPr="00BF6FC0" w:rsidRDefault="00464F68" w:rsidP="00464F68">
            <w:pPr>
              <w:pStyle w:val="TableHeading"/>
            </w:pPr>
            <w:r w:rsidRPr="00BF6FC0">
              <w:t>Property Name</w:t>
            </w:r>
          </w:p>
        </w:tc>
        <w:tc>
          <w:tcPr>
            <w:tcW w:w="8545" w:type="dxa"/>
            <w:shd w:val="clear" w:color="auto" w:fill="C4BC96" w:themeFill="background2" w:themeFillShade="BF"/>
          </w:tcPr>
          <w:p w14:paraId="24DDD94A" w14:textId="77777777" w:rsidR="00464F68" w:rsidRPr="00BF6FC0" w:rsidRDefault="00464F68" w:rsidP="00464F68">
            <w:pPr>
              <w:pStyle w:val="TableHeading"/>
            </w:pPr>
            <w:r w:rsidRPr="00BF6FC0">
              <w:t>Example</w:t>
            </w:r>
          </w:p>
        </w:tc>
      </w:tr>
      <w:tr w:rsidR="00464F68" w14:paraId="6AFAD51D" w14:textId="77777777" w:rsidTr="00A04B4B">
        <w:tc>
          <w:tcPr>
            <w:tcW w:w="2245" w:type="dxa"/>
          </w:tcPr>
          <w:p w14:paraId="2160CD15" w14:textId="77777777" w:rsidR="00464F68" w:rsidRDefault="00464F68" w:rsidP="00464F68">
            <w:pPr>
              <w:pStyle w:val="TableText"/>
            </w:pPr>
            <w:r>
              <w:t>uri</w:t>
            </w:r>
          </w:p>
        </w:tc>
        <w:tc>
          <w:tcPr>
            <w:tcW w:w="8545" w:type="dxa"/>
          </w:tcPr>
          <w:p w14:paraId="19A85CBF" w14:textId="77777777" w:rsidR="00464F68" w:rsidRDefault="00464F68" w:rsidP="00464F68">
            <w:pPr>
              <w:pStyle w:val="TableText"/>
            </w:pPr>
            <w:r w:rsidRPr="007B7697">
              <w:t>eml://witsml20/</w:t>
            </w:r>
            <w:r>
              <w:t>T</w:t>
            </w:r>
            <w:r w:rsidRPr="007B7697">
              <w:t>rajectory(0655e8cd-b590-4f89-9b30-2a897db562ec)</w:t>
            </w:r>
          </w:p>
        </w:tc>
      </w:tr>
      <w:tr w:rsidR="00464F68" w14:paraId="51E28A02" w14:textId="77777777" w:rsidTr="00A04B4B">
        <w:tc>
          <w:tcPr>
            <w:tcW w:w="2245" w:type="dxa"/>
          </w:tcPr>
          <w:p w14:paraId="33CEAF8C" w14:textId="77777777" w:rsidR="00464F68" w:rsidRDefault="00464F68" w:rsidP="00464F68">
            <w:pPr>
              <w:pStyle w:val="TableText"/>
            </w:pPr>
            <w:r>
              <w:t>uid</w:t>
            </w:r>
          </w:p>
        </w:tc>
        <w:tc>
          <w:tcPr>
            <w:tcW w:w="8545" w:type="dxa"/>
          </w:tcPr>
          <w:p w14:paraId="1B316AFF" w14:textId="77777777" w:rsidR="00464F68" w:rsidRDefault="00464F68" w:rsidP="00464F68">
            <w:pPr>
              <w:pStyle w:val="TableText"/>
            </w:pPr>
            <w:r>
              <w:t>34ht5</w:t>
            </w:r>
          </w:p>
        </w:tc>
      </w:tr>
    </w:tbl>
    <w:p w14:paraId="7AD5529A" w14:textId="77777777" w:rsidR="00464F68" w:rsidRDefault="00464F68" w:rsidP="00464F68">
      <w:pPr>
        <w:pStyle w:val="BodyText1"/>
      </w:pPr>
    </w:p>
    <w:p w14:paraId="4C331DC2" w14:textId="68CEFAC5" w:rsidR="00AF313B" w:rsidRDefault="00AF313B" w:rsidP="00AF313B">
      <w:pPr>
        <w:pStyle w:val="BodyText1"/>
        <w:keepNext/>
      </w:pPr>
      <w:r>
        <w:t xml:space="preserve">Example GrowingObjectGet message: </w:t>
      </w:r>
    </w:p>
    <w:p w14:paraId="22FD16F8" w14:textId="77777777" w:rsidR="00464F68" w:rsidRDefault="00464F68" w:rsidP="00AF313B">
      <w:pPr>
        <w:pStyle w:val="CodeExample"/>
        <w:keepNext/>
      </w:pPr>
    </w:p>
    <w:p w14:paraId="64CEE304" w14:textId="77777777" w:rsidR="00464F68" w:rsidRDefault="00464F68" w:rsidP="00464F68">
      <w:pPr>
        <w:pStyle w:val="CodeExample"/>
      </w:pPr>
      <w:r>
        <w:t>// [848b3bb0-76b4-4707-b38d-868dd0b4dadc] Message sent at 2017-04-18 22:19:38.1476</w:t>
      </w:r>
      <w:r>
        <w:br/>
        <w:t>{</w:t>
      </w:r>
      <w:r>
        <w:rPr>
          <w:color w:val="A0522D"/>
        </w:rPr>
        <w:t>"protocol"</w:t>
      </w:r>
      <w:r>
        <w:t>:</w:t>
      </w:r>
      <w:r>
        <w:rPr>
          <w:color w:val="00008B"/>
        </w:rPr>
        <w:t>6</w:t>
      </w:r>
      <w:r>
        <w:t>,</w:t>
      </w:r>
      <w:r>
        <w:rPr>
          <w:color w:val="A0522D"/>
        </w:rPr>
        <w:t>"messageType"</w:t>
      </w:r>
      <w:r>
        <w:t>:</w:t>
      </w:r>
      <w:r>
        <w:rPr>
          <w:color w:val="00008B"/>
        </w:rPr>
        <w:t>3</w:t>
      </w:r>
      <w:r>
        <w:t>,</w:t>
      </w:r>
      <w:r>
        <w:rPr>
          <w:color w:val="A0522D"/>
        </w:rPr>
        <w:t>"correlationId"</w:t>
      </w:r>
      <w:r>
        <w:t>:</w:t>
      </w:r>
      <w:r>
        <w:rPr>
          <w:color w:val="00008B"/>
        </w:rPr>
        <w:t>0</w:t>
      </w:r>
      <w:r>
        <w:t>,</w:t>
      </w:r>
      <w:r>
        <w:rPr>
          <w:color w:val="A0522D"/>
        </w:rPr>
        <w:t>"messageId"</w:t>
      </w:r>
      <w:r>
        <w:t>:</w:t>
      </w:r>
      <w:r>
        <w:rPr>
          <w:color w:val="00008B"/>
        </w:rPr>
        <w:t>9</w:t>
      </w:r>
      <w:r>
        <w:t>,</w:t>
      </w:r>
      <w:r>
        <w:rPr>
          <w:color w:val="A0522D"/>
        </w:rPr>
        <w:t>"messageFlags"</w:t>
      </w:r>
      <w:r>
        <w:t>:</w:t>
      </w:r>
      <w:r>
        <w:rPr>
          <w:color w:val="00008B"/>
        </w:rPr>
        <w:t>0</w:t>
      </w:r>
      <w:r>
        <w:t>}</w:t>
      </w:r>
      <w:r>
        <w:br/>
        <w:t>{</w:t>
      </w:r>
      <w:r>
        <w:br/>
        <w:t>  </w:t>
      </w:r>
      <w:r>
        <w:rPr>
          <w:color w:val="A0522D"/>
        </w:rPr>
        <w:t>"uri"</w:t>
      </w:r>
      <w:r>
        <w:t xml:space="preserve">: </w:t>
      </w:r>
      <w:r>
        <w:rPr>
          <w:color w:val="A0522D"/>
        </w:rPr>
        <w:t>"eml://witsml20/Trajectory(0655e8cd-b590-4f89-9b30-2a897db562ec)"</w:t>
      </w:r>
      <w:r>
        <w:t>,</w:t>
      </w:r>
      <w:r>
        <w:br/>
        <w:t>  </w:t>
      </w:r>
      <w:r>
        <w:rPr>
          <w:color w:val="A0522D"/>
        </w:rPr>
        <w:t>"uid"</w:t>
      </w:r>
      <w:r>
        <w:t xml:space="preserve">: </w:t>
      </w:r>
      <w:r>
        <w:rPr>
          <w:color w:val="A0522D"/>
        </w:rPr>
        <w:t>"34ht5"</w:t>
      </w:r>
      <w:r>
        <w:br/>
        <w:t>}</w:t>
      </w:r>
      <w:r>
        <w:br/>
        <w:t>// [848b3bb0-76b4-4707-b38d-868dd0b4dadc] Message received at 2017-04-18 22:19:38.1777</w:t>
      </w:r>
      <w:r>
        <w:br/>
        <w:t>{</w:t>
      </w:r>
      <w:r>
        <w:rPr>
          <w:color w:val="A0522D"/>
        </w:rPr>
        <w:t>"protocol"</w:t>
      </w:r>
      <w:r>
        <w:t>:</w:t>
      </w:r>
      <w:r>
        <w:rPr>
          <w:color w:val="00008B"/>
        </w:rPr>
        <w:t>6</w:t>
      </w:r>
      <w:r>
        <w:t>,</w:t>
      </w:r>
      <w:r>
        <w:rPr>
          <w:color w:val="A0522D"/>
        </w:rPr>
        <w:t>"messageType"</w:t>
      </w:r>
      <w:r>
        <w:t>:</w:t>
      </w:r>
      <w:r>
        <w:rPr>
          <w:color w:val="00008B"/>
        </w:rPr>
        <w:t>6</w:t>
      </w:r>
      <w:r>
        <w:t>,</w:t>
      </w:r>
      <w:r>
        <w:rPr>
          <w:color w:val="A0522D"/>
        </w:rPr>
        <w:t>"correlationId"</w:t>
      </w:r>
      <w:r>
        <w:t>:</w:t>
      </w:r>
      <w:r>
        <w:rPr>
          <w:color w:val="00008B"/>
        </w:rPr>
        <w:t>9</w:t>
      </w:r>
      <w:r>
        <w:t>,</w:t>
      </w:r>
      <w:r>
        <w:rPr>
          <w:color w:val="A0522D"/>
        </w:rPr>
        <w:t>"messageId"</w:t>
      </w:r>
      <w:r>
        <w:t>:</w:t>
      </w:r>
      <w:r>
        <w:rPr>
          <w:color w:val="00008B"/>
        </w:rPr>
        <w:t>11</w:t>
      </w:r>
      <w:r>
        <w:t>,</w:t>
      </w:r>
      <w:r>
        <w:rPr>
          <w:color w:val="A0522D"/>
        </w:rPr>
        <w:t>"messageFlags"</w:t>
      </w:r>
      <w:r>
        <w:t>:</w:t>
      </w:r>
      <w:r>
        <w:rPr>
          <w:color w:val="00008B"/>
        </w:rPr>
        <w:t>3</w:t>
      </w:r>
      <w:r>
        <w:t>}</w:t>
      </w:r>
      <w:r>
        <w:br/>
        <w:t>{</w:t>
      </w:r>
      <w:r>
        <w:br/>
        <w:t>  </w:t>
      </w:r>
      <w:r>
        <w:rPr>
          <w:color w:val="A0522D"/>
        </w:rPr>
        <w:t>"uri"</w:t>
      </w:r>
      <w:r>
        <w:t xml:space="preserve">: </w:t>
      </w:r>
      <w:r>
        <w:rPr>
          <w:color w:val="A0522D"/>
        </w:rPr>
        <w:t>"eml://witsml20/Trajectory(0655e8cd-b590-4f89-9b30-2a897db562ec)"</w:t>
      </w:r>
      <w:r>
        <w:t>,</w:t>
      </w:r>
      <w:r>
        <w:br/>
        <w:t>  </w:t>
      </w:r>
      <w:r>
        <w:rPr>
          <w:color w:val="A0522D"/>
        </w:rPr>
        <w:t>"contentType"</w:t>
      </w:r>
      <w:r>
        <w:t xml:space="preserve">: </w:t>
      </w:r>
      <w:r>
        <w:rPr>
          <w:color w:val="A0522D"/>
        </w:rPr>
        <w:t>"application/x-witsml+xml;version=2.0;type=part_TrajectoryStation"</w:t>
      </w:r>
      <w:r>
        <w:t>,</w:t>
      </w:r>
      <w:r>
        <w:br/>
        <w:t>  </w:t>
      </w:r>
      <w:r>
        <w:rPr>
          <w:color w:val="A0522D"/>
        </w:rPr>
        <w:t>"contentEncoding"</w:t>
      </w:r>
      <w:r>
        <w:t xml:space="preserve">: </w:t>
      </w:r>
      <w:r>
        <w:rPr>
          <w:color w:val="A0522D"/>
        </w:rPr>
        <w:t>"text/xml"</w:t>
      </w:r>
      <w:r>
        <w:t>,</w:t>
      </w:r>
      <w:r>
        <w:br/>
        <w:t>  </w:t>
      </w:r>
      <w:r>
        <w:rPr>
          <w:color w:val="A0522D"/>
        </w:rPr>
        <w:t>"data"</w:t>
      </w:r>
      <w:r>
        <w:t xml:space="preserve">: </w:t>
      </w:r>
      <w:r w:rsidRPr="00FF16EB">
        <w:t>[ binary data truncated for readability ]</w:t>
      </w:r>
      <w:r>
        <w:br/>
        <w:t>}</w:t>
      </w:r>
    </w:p>
    <w:p w14:paraId="6FE80111" w14:textId="77777777" w:rsidR="00464F68" w:rsidRDefault="00464F68" w:rsidP="00464F68"/>
    <w:p w14:paraId="327DE99B" w14:textId="77777777" w:rsidR="00464F68" w:rsidRDefault="00464F68" w:rsidP="00464F68">
      <w:pPr>
        <w:pStyle w:val="Heading2"/>
      </w:pPr>
      <w:bookmarkStart w:id="241" w:name="_Toc495651949"/>
      <w:r>
        <w:t>GrowingObjectGetRange</w:t>
      </w:r>
      <w:bookmarkEnd w:id="241"/>
    </w:p>
    <w:p w14:paraId="23779FAD" w14:textId="4B31CD5D" w:rsidR="00464F68" w:rsidRDefault="00FC4F49" w:rsidP="00464F68">
      <w:pPr>
        <w:pStyle w:val="BodyText1"/>
      </w:pPr>
      <w:r>
        <w:t>T</w:t>
      </w:r>
      <w:r w:rsidR="00464F68">
        <w:t xml:space="preserve">o retrieve a range of parts for a growing object in </w:t>
      </w:r>
      <w:r>
        <w:t>a store, send GrowingObjectGetRange.</w:t>
      </w:r>
      <w:r w:rsidR="00D45230">
        <w:t xml:space="preserve"> The example below use</w:t>
      </w:r>
      <w:r w:rsidR="00CF77A9">
        <w:t>s</w:t>
      </w:r>
      <w:r w:rsidR="00D45230">
        <w:t xml:space="preserve"> the following properties and example data.</w:t>
      </w:r>
      <w:r w:rsidR="00CF77A9">
        <w:t xml:space="preserve"> The reply from the store isn’t shown.</w:t>
      </w:r>
    </w:p>
    <w:p w14:paraId="06AED205" w14:textId="522125E1" w:rsidR="000F4B14" w:rsidRDefault="000F4B14" w:rsidP="00464F68">
      <w:pPr>
        <w:pStyle w:val="BodyText1"/>
      </w:pPr>
      <w:r>
        <w:t>The elevation reference for the range request must match the elevation reference of the object in the store. If not, the error ENOTSUPPORTED error code 7 must be raised.</w:t>
      </w:r>
    </w:p>
    <w:tbl>
      <w:tblPr>
        <w:tblStyle w:val="TableGrid"/>
        <w:tblW w:w="0" w:type="auto"/>
        <w:tblLook w:val="04A0" w:firstRow="1" w:lastRow="0" w:firstColumn="1" w:lastColumn="0" w:noHBand="0" w:noVBand="1"/>
      </w:tblPr>
      <w:tblGrid>
        <w:gridCol w:w="2012"/>
        <w:gridCol w:w="7340"/>
      </w:tblGrid>
      <w:tr w:rsidR="00464F68" w14:paraId="11210468" w14:textId="77777777" w:rsidTr="00464F68">
        <w:tc>
          <w:tcPr>
            <w:tcW w:w="2245" w:type="dxa"/>
            <w:shd w:val="clear" w:color="auto" w:fill="C4BC96" w:themeFill="background2" w:themeFillShade="BF"/>
          </w:tcPr>
          <w:p w14:paraId="3F356473" w14:textId="77777777" w:rsidR="00464F68" w:rsidRPr="00BF6FC0" w:rsidRDefault="00464F68" w:rsidP="00464F68">
            <w:pPr>
              <w:pStyle w:val="TableHeading"/>
            </w:pPr>
            <w:r w:rsidRPr="00BF6FC0">
              <w:t>Property Name</w:t>
            </w:r>
          </w:p>
        </w:tc>
        <w:tc>
          <w:tcPr>
            <w:tcW w:w="8545" w:type="dxa"/>
            <w:shd w:val="clear" w:color="auto" w:fill="C4BC96" w:themeFill="background2" w:themeFillShade="BF"/>
          </w:tcPr>
          <w:p w14:paraId="7E5B56E1" w14:textId="77777777" w:rsidR="00464F68" w:rsidRPr="00BF6FC0" w:rsidRDefault="00464F68" w:rsidP="00464F68">
            <w:pPr>
              <w:pStyle w:val="TableHeading"/>
            </w:pPr>
            <w:r w:rsidRPr="00BF6FC0">
              <w:t>Example</w:t>
            </w:r>
          </w:p>
        </w:tc>
      </w:tr>
      <w:tr w:rsidR="00464F68" w14:paraId="6A21C870" w14:textId="77777777" w:rsidTr="00A04B4B">
        <w:tc>
          <w:tcPr>
            <w:tcW w:w="2245" w:type="dxa"/>
          </w:tcPr>
          <w:p w14:paraId="3AB2B743" w14:textId="77777777" w:rsidR="00464F68" w:rsidRDefault="00464F68" w:rsidP="00464F68">
            <w:pPr>
              <w:pStyle w:val="TableText"/>
            </w:pPr>
            <w:r>
              <w:t>uri</w:t>
            </w:r>
          </w:p>
        </w:tc>
        <w:tc>
          <w:tcPr>
            <w:tcW w:w="8545" w:type="dxa"/>
          </w:tcPr>
          <w:p w14:paraId="752D68FE" w14:textId="77777777" w:rsidR="00464F68" w:rsidRDefault="00464F68" w:rsidP="00464F68">
            <w:pPr>
              <w:pStyle w:val="TableText"/>
            </w:pPr>
            <w:r w:rsidRPr="007B7697">
              <w:t>eml://witsml20/</w:t>
            </w:r>
            <w:r>
              <w:t>T</w:t>
            </w:r>
            <w:r w:rsidRPr="007B7697">
              <w:t>rajectory(0655e8cd-b590-4f89-9b30-2a897db562ec)</w:t>
            </w:r>
          </w:p>
        </w:tc>
      </w:tr>
      <w:tr w:rsidR="00464F68" w14:paraId="2AFF247C" w14:textId="77777777" w:rsidTr="00A04B4B">
        <w:tc>
          <w:tcPr>
            <w:tcW w:w="2245" w:type="dxa"/>
          </w:tcPr>
          <w:p w14:paraId="2D136DBF" w14:textId="77777777" w:rsidR="00464F68" w:rsidRDefault="00464F68" w:rsidP="00464F68">
            <w:pPr>
              <w:pStyle w:val="TableText"/>
            </w:pPr>
            <w:r>
              <w:t>startIndex</w:t>
            </w:r>
          </w:p>
        </w:tc>
        <w:tc>
          <w:tcPr>
            <w:tcW w:w="8545" w:type="dxa"/>
          </w:tcPr>
          <w:p w14:paraId="5D65F1EE" w14:textId="77777777" w:rsidR="00464F68" w:rsidRDefault="00464F68" w:rsidP="00464F68">
            <w:pPr>
              <w:pStyle w:val="TableText"/>
            </w:pPr>
            <w:r>
              <w:t>0.0</w:t>
            </w:r>
          </w:p>
        </w:tc>
      </w:tr>
      <w:tr w:rsidR="00464F68" w14:paraId="1D73EE04" w14:textId="77777777" w:rsidTr="00A04B4B">
        <w:tc>
          <w:tcPr>
            <w:tcW w:w="2245" w:type="dxa"/>
          </w:tcPr>
          <w:p w14:paraId="1927678A" w14:textId="77777777" w:rsidR="00464F68" w:rsidRDefault="00464F68" w:rsidP="00464F68">
            <w:pPr>
              <w:pStyle w:val="TableText"/>
            </w:pPr>
            <w:r>
              <w:t>endIndex</w:t>
            </w:r>
          </w:p>
        </w:tc>
        <w:tc>
          <w:tcPr>
            <w:tcW w:w="8545" w:type="dxa"/>
          </w:tcPr>
          <w:p w14:paraId="17BBDF58" w14:textId="77777777" w:rsidR="00464F68" w:rsidRDefault="00464F68" w:rsidP="00464F68">
            <w:pPr>
              <w:pStyle w:val="TableText"/>
            </w:pPr>
            <w:r>
              <w:t>1000.0</w:t>
            </w:r>
          </w:p>
        </w:tc>
      </w:tr>
      <w:tr w:rsidR="00464F68" w:rsidRPr="001C44A2" w14:paraId="0A8B704F" w14:textId="77777777" w:rsidTr="00A04B4B">
        <w:tc>
          <w:tcPr>
            <w:tcW w:w="2245" w:type="dxa"/>
          </w:tcPr>
          <w:p w14:paraId="037EC807" w14:textId="77777777" w:rsidR="00464F68" w:rsidRDefault="00464F68" w:rsidP="00464F68">
            <w:pPr>
              <w:pStyle w:val="TableText"/>
            </w:pPr>
            <w:r>
              <w:t>uom</w:t>
            </w:r>
          </w:p>
        </w:tc>
        <w:tc>
          <w:tcPr>
            <w:tcW w:w="8545" w:type="dxa"/>
          </w:tcPr>
          <w:p w14:paraId="31CC6D57" w14:textId="77777777" w:rsidR="00464F68" w:rsidRPr="001C44A2" w:rsidRDefault="00464F68" w:rsidP="00464F68">
            <w:pPr>
              <w:pStyle w:val="TableText"/>
            </w:pPr>
            <w:r>
              <w:t>ft</w:t>
            </w:r>
          </w:p>
        </w:tc>
      </w:tr>
      <w:tr w:rsidR="00464F68" w:rsidRPr="001C44A2" w14:paraId="57CAF8FA" w14:textId="77777777" w:rsidTr="00A04B4B">
        <w:tc>
          <w:tcPr>
            <w:tcW w:w="2245" w:type="dxa"/>
          </w:tcPr>
          <w:p w14:paraId="2260480A" w14:textId="77777777" w:rsidR="00464F68" w:rsidRDefault="00464F68" w:rsidP="00464F68">
            <w:pPr>
              <w:pStyle w:val="TableText"/>
            </w:pPr>
            <w:r>
              <w:t>depthDatum</w:t>
            </w:r>
          </w:p>
        </w:tc>
        <w:tc>
          <w:tcPr>
            <w:tcW w:w="8545" w:type="dxa"/>
          </w:tcPr>
          <w:p w14:paraId="62B86A18" w14:textId="77777777" w:rsidR="00464F68" w:rsidRDefault="00464F68" w:rsidP="00464F68">
            <w:pPr>
              <w:pStyle w:val="TableText"/>
            </w:pPr>
            <w:r>
              <w:t>KB</w:t>
            </w:r>
          </w:p>
        </w:tc>
      </w:tr>
    </w:tbl>
    <w:p w14:paraId="240FC784" w14:textId="77777777" w:rsidR="00464F68" w:rsidRDefault="00464F68" w:rsidP="00464F68">
      <w:pPr>
        <w:pStyle w:val="BodyText1"/>
      </w:pPr>
    </w:p>
    <w:p w14:paraId="64491869" w14:textId="633A7146" w:rsidR="00AF313B" w:rsidRDefault="00AF313B" w:rsidP="00464F68">
      <w:pPr>
        <w:pStyle w:val="BodyText1"/>
      </w:pPr>
      <w:r>
        <w:t>Example GrowingObjectGetRange message:</w:t>
      </w:r>
    </w:p>
    <w:p w14:paraId="46A78BB3" w14:textId="77777777" w:rsidR="00464F68" w:rsidRDefault="00464F68" w:rsidP="00464F68">
      <w:pPr>
        <w:pStyle w:val="CodeExample"/>
      </w:pPr>
      <w:bookmarkStart w:id="242" w:name="OLE_LINK1"/>
      <w:r>
        <w:rPr>
          <w:color w:val="008000"/>
        </w:rPr>
        <w:t>// [848b3bb0-76b4-4707-b38d-868dd0b4dadc] Message sent at 2017-04-18 22:20:52.1109</w:t>
      </w:r>
      <w:r>
        <w:br/>
        <w:t>{"protocol":</w:t>
      </w:r>
      <w:r>
        <w:rPr>
          <w:color w:val="00008B"/>
        </w:rPr>
        <w:t>6</w:t>
      </w:r>
      <w:r>
        <w:t>,"messageType":</w:t>
      </w:r>
      <w:r>
        <w:rPr>
          <w:color w:val="00008B"/>
        </w:rPr>
        <w:t>4</w:t>
      </w:r>
      <w:r>
        <w:t>,"correlationId":</w:t>
      </w:r>
      <w:r>
        <w:rPr>
          <w:color w:val="00008B"/>
        </w:rPr>
        <w:t>0</w:t>
      </w:r>
      <w:r>
        <w:t>,"messageId":</w:t>
      </w:r>
      <w:r>
        <w:rPr>
          <w:color w:val="00008B"/>
        </w:rPr>
        <w:t>10</w:t>
      </w:r>
      <w:r>
        <w:t>,"messageFlags":</w:t>
      </w:r>
      <w:r>
        <w:rPr>
          <w:color w:val="00008B"/>
        </w:rPr>
        <w:t>0</w:t>
      </w:r>
      <w:r>
        <w:t>}</w:t>
      </w:r>
      <w:r>
        <w:br/>
        <w:t>{</w:t>
      </w:r>
      <w:r>
        <w:br/>
      </w:r>
      <w:r>
        <w:lastRenderedPageBreak/>
        <w:t>  "uri": "eml://witsml20/Trajectory(0655e8cd-b590-4f89-9b30-2a897db562ec)",</w:t>
      </w:r>
      <w:r>
        <w:br/>
        <w:t>  "startIndex": {</w:t>
      </w:r>
      <w:r>
        <w:br/>
        <w:t xml:space="preserve">    "item": </w:t>
      </w:r>
      <w:r>
        <w:rPr>
          <w:color w:val="00008B"/>
        </w:rPr>
        <w:t>0.0</w:t>
      </w:r>
      <w:r>
        <w:br/>
        <w:t>  },</w:t>
      </w:r>
      <w:r>
        <w:br/>
        <w:t>  "endIndex": {</w:t>
      </w:r>
      <w:r>
        <w:br/>
        <w:t xml:space="preserve">    "item": </w:t>
      </w:r>
      <w:r>
        <w:rPr>
          <w:color w:val="00008B"/>
        </w:rPr>
        <w:t>1000.0</w:t>
      </w:r>
      <w:r>
        <w:br/>
        <w:t>  },</w:t>
      </w:r>
      <w:r>
        <w:br/>
        <w:t>  "uom": "ft",</w:t>
      </w:r>
      <w:r>
        <w:br/>
        <w:t>  "depthDatum": "KB"</w:t>
      </w:r>
      <w:r>
        <w:br/>
        <w:t>}</w:t>
      </w:r>
    </w:p>
    <w:bookmarkEnd w:id="242"/>
    <w:p w14:paraId="24A7365C" w14:textId="77777777" w:rsidR="00464F68" w:rsidRDefault="00464F68" w:rsidP="00464F68"/>
    <w:p w14:paraId="3DDD2337" w14:textId="77777777" w:rsidR="00464F68" w:rsidRDefault="00464F68" w:rsidP="00863E3A">
      <w:pPr>
        <w:pStyle w:val="Heading2"/>
        <w:pageBreakBefore/>
      </w:pPr>
      <w:bookmarkStart w:id="243" w:name="_Toc495651950"/>
      <w:r>
        <w:lastRenderedPageBreak/>
        <w:t>GrowingObjectDelete</w:t>
      </w:r>
      <w:bookmarkEnd w:id="243"/>
    </w:p>
    <w:p w14:paraId="679CCCDF" w14:textId="5418714E" w:rsidR="00464F68" w:rsidRDefault="00FC4F49" w:rsidP="00863E3A">
      <w:pPr>
        <w:pStyle w:val="BodyText1"/>
        <w:keepNext/>
      </w:pPr>
      <w:r>
        <w:t>T</w:t>
      </w:r>
      <w:r w:rsidR="00464F68">
        <w:t xml:space="preserve">o delete a single part for a growing object in </w:t>
      </w:r>
      <w:r>
        <w:t>a</w:t>
      </w:r>
      <w:r w:rsidR="00464F68">
        <w:t xml:space="preserve"> </w:t>
      </w:r>
      <w:r>
        <w:t>s</w:t>
      </w:r>
      <w:r w:rsidR="00464F68">
        <w:t>tore</w:t>
      </w:r>
      <w:r>
        <w:t xml:space="preserve">, </w:t>
      </w:r>
      <w:r w:rsidR="00AF313B">
        <w:t xml:space="preserve">a customer must </w:t>
      </w:r>
      <w:r>
        <w:t>send a GrowingObjectDelete message.</w:t>
      </w:r>
      <w:r w:rsidR="00D45230">
        <w:t xml:space="preserve"> The example below use the following example data.</w:t>
      </w:r>
    </w:p>
    <w:tbl>
      <w:tblPr>
        <w:tblStyle w:val="TableGrid"/>
        <w:tblW w:w="0" w:type="auto"/>
        <w:tblLook w:val="04A0" w:firstRow="1" w:lastRow="0" w:firstColumn="1" w:lastColumn="0" w:noHBand="0" w:noVBand="1"/>
      </w:tblPr>
      <w:tblGrid>
        <w:gridCol w:w="1994"/>
        <w:gridCol w:w="7358"/>
      </w:tblGrid>
      <w:tr w:rsidR="00464F68" w14:paraId="5727306E" w14:textId="77777777" w:rsidTr="00464F68">
        <w:tc>
          <w:tcPr>
            <w:tcW w:w="2245" w:type="dxa"/>
            <w:shd w:val="clear" w:color="auto" w:fill="C4BC96" w:themeFill="background2" w:themeFillShade="BF"/>
          </w:tcPr>
          <w:p w14:paraId="056C6354" w14:textId="77777777" w:rsidR="00464F68" w:rsidRPr="00BF6FC0" w:rsidRDefault="00464F68" w:rsidP="00464F68">
            <w:pPr>
              <w:pStyle w:val="TableHeading"/>
            </w:pPr>
            <w:r w:rsidRPr="00BF6FC0">
              <w:t>Property Name</w:t>
            </w:r>
          </w:p>
        </w:tc>
        <w:tc>
          <w:tcPr>
            <w:tcW w:w="8545" w:type="dxa"/>
            <w:shd w:val="clear" w:color="auto" w:fill="C4BC96" w:themeFill="background2" w:themeFillShade="BF"/>
          </w:tcPr>
          <w:p w14:paraId="2A2B389A" w14:textId="77777777" w:rsidR="00464F68" w:rsidRPr="00BF6FC0" w:rsidRDefault="00464F68" w:rsidP="00464F68">
            <w:pPr>
              <w:pStyle w:val="TableHeading"/>
            </w:pPr>
            <w:r w:rsidRPr="00BF6FC0">
              <w:t>Example</w:t>
            </w:r>
          </w:p>
        </w:tc>
      </w:tr>
      <w:tr w:rsidR="00464F68" w14:paraId="7D2C56BC" w14:textId="77777777" w:rsidTr="00A04B4B">
        <w:tc>
          <w:tcPr>
            <w:tcW w:w="2245" w:type="dxa"/>
          </w:tcPr>
          <w:p w14:paraId="1579C68D" w14:textId="77777777" w:rsidR="00464F68" w:rsidRDefault="00464F68" w:rsidP="00464F68">
            <w:pPr>
              <w:pStyle w:val="TableText"/>
            </w:pPr>
            <w:r>
              <w:t>uri</w:t>
            </w:r>
          </w:p>
        </w:tc>
        <w:tc>
          <w:tcPr>
            <w:tcW w:w="8545" w:type="dxa"/>
          </w:tcPr>
          <w:p w14:paraId="7BC2D9D9" w14:textId="77777777" w:rsidR="00464F68" w:rsidRDefault="00464F68" w:rsidP="00464F68">
            <w:pPr>
              <w:pStyle w:val="TableText"/>
            </w:pPr>
            <w:r w:rsidRPr="007B7697">
              <w:t>eml://witsml20/</w:t>
            </w:r>
            <w:r>
              <w:t>T</w:t>
            </w:r>
            <w:r w:rsidRPr="007B7697">
              <w:t>rajectory(0655e8cd-b590-4f89-9b30-2a897db562ec)</w:t>
            </w:r>
          </w:p>
        </w:tc>
      </w:tr>
      <w:tr w:rsidR="00464F68" w14:paraId="6CF8869D" w14:textId="77777777" w:rsidTr="00A04B4B">
        <w:tc>
          <w:tcPr>
            <w:tcW w:w="2245" w:type="dxa"/>
          </w:tcPr>
          <w:p w14:paraId="290862B5" w14:textId="77777777" w:rsidR="00464F68" w:rsidRDefault="00464F68" w:rsidP="00464F68">
            <w:pPr>
              <w:pStyle w:val="TableText"/>
            </w:pPr>
            <w:r>
              <w:t>uid</w:t>
            </w:r>
          </w:p>
        </w:tc>
        <w:tc>
          <w:tcPr>
            <w:tcW w:w="8545" w:type="dxa"/>
          </w:tcPr>
          <w:p w14:paraId="41BF8FB2" w14:textId="77777777" w:rsidR="00464F68" w:rsidRDefault="00464F68" w:rsidP="00464F68">
            <w:pPr>
              <w:pStyle w:val="TableText"/>
            </w:pPr>
            <w:r>
              <w:t>34ht5</w:t>
            </w:r>
          </w:p>
        </w:tc>
      </w:tr>
    </w:tbl>
    <w:p w14:paraId="155124E8" w14:textId="77777777" w:rsidR="00464F68" w:rsidRDefault="00464F68" w:rsidP="00464F68">
      <w:pPr>
        <w:pStyle w:val="BodyText1"/>
      </w:pPr>
    </w:p>
    <w:p w14:paraId="65019319" w14:textId="77777777" w:rsidR="00464F68" w:rsidRDefault="00464F68" w:rsidP="00464F68">
      <w:pPr>
        <w:pStyle w:val="CodeExample"/>
      </w:pPr>
      <w:r>
        <w:rPr>
          <w:color w:val="008000"/>
        </w:rPr>
        <w:t>// [848b3bb0-76b4-4707-b38d-868dd0b4dadc] Message sent at 2017-04-18 22:23:43.9395</w:t>
      </w:r>
      <w:r>
        <w:br/>
        <w:t>{"protocol":</w:t>
      </w:r>
      <w:r>
        <w:rPr>
          <w:color w:val="00008B"/>
        </w:rPr>
        <w:t>6</w:t>
      </w:r>
      <w:r>
        <w:t>,"messageType":</w:t>
      </w:r>
      <w:r>
        <w:rPr>
          <w:color w:val="00008B"/>
        </w:rPr>
        <w:t>1</w:t>
      </w:r>
      <w:r>
        <w:t>,"correlationId":</w:t>
      </w:r>
      <w:r>
        <w:rPr>
          <w:color w:val="00008B"/>
        </w:rPr>
        <w:t>0</w:t>
      </w:r>
      <w:r>
        <w:t>,"messageId":</w:t>
      </w:r>
      <w:r>
        <w:rPr>
          <w:color w:val="00008B"/>
        </w:rPr>
        <w:t>11</w:t>
      </w:r>
      <w:r>
        <w:t>,"messageFlags":</w:t>
      </w:r>
      <w:r>
        <w:rPr>
          <w:color w:val="00008B"/>
        </w:rPr>
        <w:t>0</w:t>
      </w:r>
      <w:r>
        <w:t>}</w:t>
      </w:r>
      <w:r>
        <w:br/>
        <w:t>{</w:t>
      </w:r>
      <w:r>
        <w:br/>
        <w:t>  "uri": "eml://witsml20/Trajectory(0655e8cd-b590-4f89-9b30-2a897db562ec)",</w:t>
      </w:r>
      <w:r>
        <w:br/>
        <w:t>  "uid": "34ht5"</w:t>
      </w:r>
      <w:r>
        <w:br/>
        <w:t>}</w:t>
      </w:r>
    </w:p>
    <w:p w14:paraId="0875167A" w14:textId="77777777" w:rsidR="00464F68" w:rsidRDefault="00464F68" w:rsidP="00464F68"/>
    <w:p w14:paraId="0EEC0B7C" w14:textId="77777777" w:rsidR="00464F68" w:rsidRDefault="00464F68" w:rsidP="00464F68">
      <w:pPr>
        <w:pStyle w:val="Heading2"/>
      </w:pPr>
      <w:bookmarkStart w:id="244" w:name="_Toc495651951"/>
      <w:r>
        <w:t>GrowingObjectDeleteRange</w:t>
      </w:r>
      <w:bookmarkEnd w:id="244"/>
    </w:p>
    <w:p w14:paraId="10813A43" w14:textId="374AF16A" w:rsidR="00464F68" w:rsidRDefault="00FC4F49" w:rsidP="00464F68">
      <w:pPr>
        <w:pStyle w:val="BodyText1"/>
      </w:pPr>
      <w:r>
        <w:t>T</w:t>
      </w:r>
      <w:r w:rsidR="00464F68">
        <w:t xml:space="preserve">o delete a range of parts </w:t>
      </w:r>
      <w:r>
        <w:t xml:space="preserve">from </w:t>
      </w:r>
      <w:r w:rsidR="00464F68">
        <w:t xml:space="preserve">a growing object in </w:t>
      </w:r>
      <w:r>
        <w:t>a s</w:t>
      </w:r>
      <w:r w:rsidR="00464F68">
        <w:t>tore</w:t>
      </w:r>
      <w:r>
        <w:t xml:space="preserve">, </w:t>
      </w:r>
      <w:r w:rsidR="00AF313B">
        <w:t xml:space="preserve">a customer must </w:t>
      </w:r>
      <w:r>
        <w:t>send a GrowingObjectDeleteRange message.</w:t>
      </w:r>
      <w:r w:rsidR="00D45230">
        <w:t xml:space="preserve"> The example below use the following properties and example data.</w:t>
      </w:r>
    </w:p>
    <w:tbl>
      <w:tblPr>
        <w:tblStyle w:val="TableGrid"/>
        <w:tblW w:w="0" w:type="auto"/>
        <w:tblLook w:val="04A0" w:firstRow="1" w:lastRow="0" w:firstColumn="1" w:lastColumn="0" w:noHBand="0" w:noVBand="1"/>
      </w:tblPr>
      <w:tblGrid>
        <w:gridCol w:w="2012"/>
        <w:gridCol w:w="7340"/>
      </w:tblGrid>
      <w:tr w:rsidR="00464F68" w14:paraId="1C42DD55" w14:textId="77777777" w:rsidTr="00464F68">
        <w:tc>
          <w:tcPr>
            <w:tcW w:w="2245" w:type="dxa"/>
            <w:shd w:val="clear" w:color="auto" w:fill="C4BC96" w:themeFill="background2" w:themeFillShade="BF"/>
          </w:tcPr>
          <w:p w14:paraId="48A4E83E" w14:textId="77777777" w:rsidR="00464F68" w:rsidRPr="00BF6FC0" w:rsidRDefault="00464F68" w:rsidP="00464F68">
            <w:pPr>
              <w:pStyle w:val="TableHeading"/>
            </w:pPr>
            <w:r w:rsidRPr="00BF6FC0">
              <w:t>Property Name</w:t>
            </w:r>
          </w:p>
        </w:tc>
        <w:tc>
          <w:tcPr>
            <w:tcW w:w="8545" w:type="dxa"/>
            <w:shd w:val="clear" w:color="auto" w:fill="C4BC96" w:themeFill="background2" w:themeFillShade="BF"/>
          </w:tcPr>
          <w:p w14:paraId="796E6C6F" w14:textId="77777777" w:rsidR="00464F68" w:rsidRPr="00BF6FC0" w:rsidRDefault="00464F68" w:rsidP="00464F68">
            <w:pPr>
              <w:pStyle w:val="TableHeading"/>
            </w:pPr>
            <w:r w:rsidRPr="00BF6FC0">
              <w:t>Example</w:t>
            </w:r>
          </w:p>
        </w:tc>
      </w:tr>
      <w:tr w:rsidR="00464F68" w14:paraId="181B72E3" w14:textId="77777777" w:rsidTr="00A04B4B">
        <w:tc>
          <w:tcPr>
            <w:tcW w:w="2245" w:type="dxa"/>
          </w:tcPr>
          <w:p w14:paraId="4C31B4DC" w14:textId="77777777" w:rsidR="00464F68" w:rsidRDefault="00464F68" w:rsidP="00464F68">
            <w:pPr>
              <w:pStyle w:val="TableText"/>
            </w:pPr>
            <w:r>
              <w:t>uri</w:t>
            </w:r>
          </w:p>
        </w:tc>
        <w:tc>
          <w:tcPr>
            <w:tcW w:w="8545" w:type="dxa"/>
          </w:tcPr>
          <w:p w14:paraId="29F4317E" w14:textId="77777777" w:rsidR="00464F68" w:rsidRDefault="00464F68" w:rsidP="00464F68">
            <w:pPr>
              <w:pStyle w:val="TableText"/>
            </w:pPr>
            <w:r w:rsidRPr="007B7697">
              <w:t>eml://witsml20/</w:t>
            </w:r>
            <w:r>
              <w:t>T</w:t>
            </w:r>
            <w:r w:rsidRPr="007B7697">
              <w:t>rajectory(0655e8cd-b590-4f89-9b30-2a897db562ec)</w:t>
            </w:r>
          </w:p>
        </w:tc>
      </w:tr>
      <w:tr w:rsidR="00464F68" w14:paraId="0A65B3F1" w14:textId="77777777" w:rsidTr="00A04B4B">
        <w:tc>
          <w:tcPr>
            <w:tcW w:w="2245" w:type="dxa"/>
          </w:tcPr>
          <w:p w14:paraId="70132635" w14:textId="77777777" w:rsidR="00464F68" w:rsidRDefault="00464F68" w:rsidP="00464F68">
            <w:pPr>
              <w:pStyle w:val="TableText"/>
            </w:pPr>
            <w:r>
              <w:t>startIndex</w:t>
            </w:r>
          </w:p>
        </w:tc>
        <w:tc>
          <w:tcPr>
            <w:tcW w:w="8545" w:type="dxa"/>
          </w:tcPr>
          <w:p w14:paraId="29ADC4DA" w14:textId="77777777" w:rsidR="00464F68" w:rsidRDefault="00464F68" w:rsidP="00464F68">
            <w:pPr>
              <w:pStyle w:val="TableText"/>
            </w:pPr>
            <w:r>
              <w:t>0.0</w:t>
            </w:r>
          </w:p>
        </w:tc>
      </w:tr>
      <w:tr w:rsidR="00464F68" w14:paraId="10DE9311" w14:textId="77777777" w:rsidTr="00A04B4B">
        <w:tc>
          <w:tcPr>
            <w:tcW w:w="2245" w:type="dxa"/>
          </w:tcPr>
          <w:p w14:paraId="7AB4E8BB" w14:textId="77777777" w:rsidR="00464F68" w:rsidRDefault="00464F68" w:rsidP="00464F68">
            <w:pPr>
              <w:pStyle w:val="TableText"/>
            </w:pPr>
            <w:r>
              <w:t>endIndex</w:t>
            </w:r>
          </w:p>
        </w:tc>
        <w:tc>
          <w:tcPr>
            <w:tcW w:w="8545" w:type="dxa"/>
          </w:tcPr>
          <w:p w14:paraId="09515961" w14:textId="77777777" w:rsidR="00464F68" w:rsidRDefault="00464F68" w:rsidP="00464F68">
            <w:pPr>
              <w:pStyle w:val="TableText"/>
            </w:pPr>
            <w:r>
              <w:t>1000.0</w:t>
            </w:r>
          </w:p>
        </w:tc>
      </w:tr>
      <w:tr w:rsidR="00464F68" w:rsidRPr="001C44A2" w14:paraId="758FAFD2" w14:textId="77777777" w:rsidTr="00A04B4B">
        <w:tc>
          <w:tcPr>
            <w:tcW w:w="2245" w:type="dxa"/>
          </w:tcPr>
          <w:p w14:paraId="45BCA8D3" w14:textId="77777777" w:rsidR="00464F68" w:rsidRDefault="00464F68" w:rsidP="00464F68">
            <w:pPr>
              <w:pStyle w:val="TableText"/>
            </w:pPr>
            <w:r>
              <w:t>uom</w:t>
            </w:r>
          </w:p>
        </w:tc>
        <w:tc>
          <w:tcPr>
            <w:tcW w:w="8545" w:type="dxa"/>
          </w:tcPr>
          <w:p w14:paraId="71A58296" w14:textId="77777777" w:rsidR="00464F68" w:rsidRPr="001C44A2" w:rsidRDefault="00464F68" w:rsidP="00464F68">
            <w:pPr>
              <w:pStyle w:val="TableText"/>
            </w:pPr>
            <w:r>
              <w:t>ft</w:t>
            </w:r>
          </w:p>
        </w:tc>
      </w:tr>
      <w:tr w:rsidR="00464F68" w14:paraId="340C298D" w14:textId="77777777" w:rsidTr="00A04B4B">
        <w:tc>
          <w:tcPr>
            <w:tcW w:w="2245" w:type="dxa"/>
          </w:tcPr>
          <w:p w14:paraId="24590AE5" w14:textId="77777777" w:rsidR="00464F68" w:rsidRDefault="00464F68" w:rsidP="00464F68">
            <w:pPr>
              <w:pStyle w:val="TableText"/>
            </w:pPr>
            <w:r>
              <w:t>depthDatum</w:t>
            </w:r>
          </w:p>
        </w:tc>
        <w:tc>
          <w:tcPr>
            <w:tcW w:w="8545" w:type="dxa"/>
          </w:tcPr>
          <w:p w14:paraId="0703B38F" w14:textId="77777777" w:rsidR="00464F68" w:rsidRDefault="00464F68" w:rsidP="00464F68">
            <w:pPr>
              <w:pStyle w:val="TableText"/>
            </w:pPr>
            <w:r>
              <w:t>KB</w:t>
            </w:r>
          </w:p>
        </w:tc>
      </w:tr>
    </w:tbl>
    <w:p w14:paraId="51A2CD54" w14:textId="77777777" w:rsidR="00464F68" w:rsidRDefault="00464F68" w:rsidP="00464F68">
      <w:pPr>
        <w:pStyle w:val="BodyText1"/>
      </w:pPr>
    </w:p>
    <w:p w14:paraId="6DABF7D0" w14:textId="77777777" w:rsidR="00464F68" w:rsidRDefault="00464F68" w:rsidP="00464F68">
      <w:pPr>
        <w:pStyle w:val="CodeExample"/>
      </w:pPr>
      <w:r>
        <w:rPr>
          <w:color w:val="008000"/>
        </w:rPr>
        <w:t>// [848b3bb0-76b4-4707-b38d-868dd0b4dadc] Message sent at 2017-04-18 22:20:52.1109</w:t>
      </w:r>
      <w:r>
        <w:br/>
        <w:t>{"protocol":</w:t>
      </w:r>
      <w:r>
        <w:rPr>
          <w:color w:val="00008B"/>
        </w:rPr>
        <w:t>6</w:t>
      </w:r>
      <w:r>
        <w:t>,"messageType":</w:t>
      </w:r>
      <w:r>
        <w:rPr>
          <w:color w:val="00008B"/>
        </w:rPr>
        <w:t>2</w:t>
      </w:r>
      <w:r>
        <w:t>,"correlationId":</w:t>
      </w:r>
      <w:r>
        <w:rPr>
          <w:color w:val="00008B"/>
        </w:rPr>
        <w:t>0</w:t>
      </w:r>
      <w:r>
        <w:t>,"messageId":</w:t>
      </w:r>
      <w:r>
        <w:rPr>
          <w:color w:val="00008B"/>
        </w:rPr>
        <w:t>12</w:t>
      </w:r>
      <w:r>
        <w:t>,"messageFlags":</w:t>
      </w:r>
      <w:r>
        <w:rPr>
          <w:color w:val="00008B"/>
        </w:rPr>
        <w:t>0</w:t>
      </w:r>
      <w:r>
        <w:t>}</w:t>
      </w:r>
      <w:r>
        <w:br/>
        <w:t>{</w:t>
      </w:r>
      <w:r>
        <w:br/>
        <w:t>  "uri": "eml://witsml20/Trajectory(0655e8cd-b590-4f89-9b30-2a897db562ec)",</w:t>
      </w:r>
      <w:r>
        <w:br/>
        <w:t>  "startIndex": {</w:t>
      </w:r>
      <w:r>
        <w:br/>
        <w:t xml:space="preserve">    "item": </w:t>
      </w:r>
      <w:r>
        <w:rPr>
          <w:color w:val="00008B"/>
        </w:rPr>
        <w:t>0.0</w:t>
      </w:r>
      <w:r>
        <w:br/>
        <w:t>  },</w:t>
      </w:r>
      <w:r>
        <w:br/>
        <w:t>  "endIndex": {</w:t>
      </w:r>
      <w:r>
        <w:br/>
        <w:t xml:space="preserve">    "item": </w:t>
      </w:r>
      <w:r>
        <w:rPr>
          <w:color w:val="00008B"/>
        </w:rPr>
        <w:t>1000.0</w:t>
      </w:r>
      <w:r>
        <w:br/>
        <w:t>  },</w:t>
      </w:r>
      <w:r>
        <w:br/>
        <w:t>  "uom": "ft",</w:t>
      </w:r>
      <w:r>
        <w:br/>
        <w:t>  "depthDatum": "KB"</w:t>
      </w:r>
      <w:r>
        <w:br/>
        <w:t>}</w:t>
      </w:r>
    </w:p>
    <w:p w14:paraId="794EE0C4" w14:textId="77777777" w:rsidR="00464F68" w:rsidRDefault="00464F68" w:rsidP="00464F68"/>
    <w:p w14:paraId="27A9D759" w14:textId="473C2B03" w:rsidR="005E3809" w:rsidRDefault="004023FB" w:rsidP="00BD7EC3">
      <w:pPr>
        <w:pStyle w:val="Heading1"/>
      </w:pPr>
      <w:bookmarkStart w:id="245" w:name="_Ref490124031"/>
      <w:bookmarkStart w:id="246" w:name="_Toc495651952"/>
      <w:r>
        <w:lastRenderedPageBreak/>
        <w:t>Receiver</w:t>
      </w:r>
      <w:r w:rsidR="005E3809">
        <w:t>-Imm</w:t>
      </w:r>
      <w:r w:rsidR="005E3809" w:rsidRPr="00BD7EC3">
        <w:t>u</w:t>
      </w:r>
      <w:r w:rsidR="005E3809">
        <w:t>table Fields</w:t>
      </w:r>
      <w:bookmarkEnd w:id="245"/>
      <w:bookmarkEnd w:id="246"/>
    </w:p>
    <w:p w14:paraId="285A8D1B" w14:textId="5A3DD91E" w:rsidR="00634402" w:rsidRDefault="00BD7EC3" w:rsidP="00BD7EC3">
      <w:pPr>
        <w:spacing w:after="240"/>
      </w:pPr>
      <w:r>
        <w:rPr>
          <w:rFonts w:ascii="Helvetica" w:hAnsi="Helvetica"/>
        </w:rPr>
        <w:t>A number of elements/attributes must be immutable</w:t>
      </w:r>
      <w:r w:rsidR="009E5D8C">
        <w:rPr>
          <w:rFonts w:ascii="Helvetica" w:hAnsi="Helvetica"/>
        </w:rPr>
        <w:t xml:space="preserve">, </w:t>
      </w:r>
      <w:r>
        <w:rPr>
          <w:rFonts w:ascii="Helvetica" w:hAnsi="Helvetica"/>
        </w:rPr>
        <w:t xml:space="preserve">i.e., after the object is created the fields cannot be changed. </w:t>
      </w:r>
      <w:r w:rsidR="009E5D8C">
        <w:t xml:space="preserve">If a </w:t>
      </w:r>
      <w:r w:rsidR="004023FB">
        <w:t xml:space="preserve">receiver (i.e., client, consumer, or customer) </w:t>
      </w:r>
      <w:r w:rsidR="009E5D8C">
        <w:t xml:space="preserve">tries to change an immutable item, the </w:t>
      </w:r>
      <w:r w:rsidR="004023FB">
        <w:t xml:space="preserve">sender (i.e., server, producer or store) </w:t>
      </w:r>
      <w:r w:rsidR="009E5D8C">
        <w:t>must send a</w:t>
      </w:r>
      <w:r w:rsidR="00634402">
        <w:t>n</w:t>
      </w:r>
      <w:r w:rsidR="009E5D8C">
        <w:t xml:space="preserve"> </w:t>
      </w:r>
      <w:r w:rsidR="00634402">
        <w:t>EPERMISSION_DENIED error</w:t>
      </w:r>
      <w:r w:rsidR="009E5D8C">
        <w:t xml:space="preserve">. </w:t>
      </w:r>
    </w:p>
    <w:p w14:paraId="2A4AEE77" w14:textId="34E41BE0" w:rsidR="00BD7EC3" w:rsidRDefault="00BD7EC3" w:rsidP="00BD7EC3">
      <w:pPr>
        <w:spacing w:after="240"/>
        <w:rPr>
          <w:rFonts w:ascii="Helvetica" w:hAnsi="Helvetica"/>
        </w:rPr>
      </w:pPr>
      <w:r>
        <w:rPr>
          <w:rFonts w:ascii="Helvetica" w:hAnsi="Helvetica"/>
        </w:rPr>
        <w:t>This section list these immutable fields.</w:t>
      </w:r>
    </w:p>
    <w:p w14:paraId="17AB1A22" w14:textId="1556ED53" w:rsidR="00BD7EC3" w:rsidRDefault="00BD7EC3" w:rsidP="00BD7EC3">
      <w:pPr>
        <w:pStyle w:val="BodyText1"/>
      </w:pPr>
      <w:r>
        <w:t>For all top-level objects:</w:t>
      </w:r>
    </w:p>
    <w:p w14:paraId="1A164818" w14:textId="7E44F6E3" w:rsidR="00BD7EC3" w:rsidRDefault="00FF1B59" w:rsidP="009E5D8C">
      <w:pPr>
        <w:pStyle w:val="BulletLast"/>
      </w:pPr>
      <w:r>
        <w:t>u</w:t>
      </w:r>
      <w:r w:rsidR="00BD7EC3">
        <w:t>uid</w:t>
      </w:r>
    </w:p>
    <w:p w14:paraId="515062CF" w14:textId="77777777" w:rsidR="000502F3" w:rsidRDefault="000502F3" w:rsidP="00BD7EC3">
      <w:pPr>
        <w:pStyle w:val="BodyText1"/>
      </w:pPr>
    </w:p>
    <w:p w14:paraId="75B8107B" w14:textId="1B232D29" w:rsidR="00DE5656" w:rsidRDefault="00DE5656" w:rsidP="00BD7EC3">
      <w:pPr>
        <w:pStyle w:val="BodyText1"/>
      </w:pPr>
      <w:r>
        <w:t>For Citation:</w:t>
      </w:r>
    </w:p>
    <w:p w14:paraId="315D4508" w14:textId="36C04BBD" w:rsidR="00DE5656" w:rsidRDefault="009401D4" w:rsidP="009E5D8C">
      <w:pPr>
        <w:pStyle w:val="BodyText1"/>
        <w:numPr>
          <w:ilvl w:val="0"/>
          <w:numId w:val="58"/>
        </w:numPr>
      </w:pPr>
      <w:r>
        <w:t>c</w:t>
      </w:r>
      <w:r w:rsidR="00DE5656">
        <w:t>reation</w:t>
      </w:r>
    </w:p>
    <w:p w14:paraId="197B2189" w14:textId="0A267372" w:rsidR="00DE5656" w:rsidRDefault="009401D4" w:rsidP="009E5D8C">
      <w:pPr>
        <w:pStyle w:val="BodyText1"/>
        <w:numPr>
          <w:ilvl w:val="0"/>
          <w:numId w:val="58"/>
        </w:numPr>
      </w:pPr>
      <w:r>
        <w:t>l</w:t>
      </w:r>
      <w:r w:rsidR="00DE5656">
        <w:t>astUpdate</w:t>
      </w:r>
    </w:p>
    <w:p w14:paraId="77FA6F76" w14:textId="00279178" w:rsidR="00DE5656" w:rsidRDefault="009401D4" w:rsidP="009E5D8C">
      <w:pPr>
        <w:pStyle w:val="BodyText1"/>
        <w:numPr>
          <w:ilvl w:val="0"/>
          <w:numId w:val="58"/>
        </w:numPr>
      </w:pPr>
      <w:r>
        <w:t>o</w:t>
      </w:r>
      <w:r w:rsidR="00DE5656">
        <w:t>riginator</w:t>
      </w:r>
    </w:p>
    <w:p w14:paraId="13EB76DF" w14:textId="77777777" w:rsidR="000502F3" w:rsidRDefault="000502F3" w:rsidP="00BD7EC3">
      <w:pPr>
        <w:pStyle w:val="BodyText1"/>
      </w:pPr>
    </w:p>
    <w:p w14:paraId="627CFC85" w14:textId="77777777" w:rsidR="00BD7EC3" w:rsidRDefault="00BD7EC3" w:rsidP="00BD7EC3">
      <w:pPr>
        <w:pStyle w:val="BodyText1"/>
      </w:pPr>
      <w:r>
        <w:t>For Channel:</w:t>
      </w:r>
    </w:p>
    <w:p w14:paraId="6FF05653" w14:textId="09044CCA" w:rsidR="00BD7EC3" w:rsidRDefault="00592B19" w:rsidP="00BD7EC3">
      <w:pPr>
        <w:pStyle w:val="Bullet"/>
      </w:pPr>
      <w:r>
        <w:t>m</w:t>
      </w:r>
      <w:r w:rsidR="00BD7EC3">
        <w:t>nemonic</w:t>
      </w:r>
    </w:p>
    <w:p w14:paraId="722CB073" w14:textId="05028A99" w:rsidR="00BD7EC3" w:rsidRDefault="00592B19" w:rsidP="00BD7EC3">
      <w:pPr>
        <w:pStyle w:val="Bullet"/>
      </w:pPr>
      <w:r>
        <w:t>d</w:t>
      </w:r>
      <w:r w:rsidR="00BD7EC3">
        <w:t>ataType</w:t>
      </w:r>
    </w:p>
    <w:p w14:paraId="377A272F" w14:textId="4D8BCDB0" w:rsidR="00BD7EC3" w:rsidRDefault="00592B19" w:rsidP="00BD7EC3">
      <w:pPr>
        <w:pStyle w:val="Bullet"/>
      </w:pPr>
      <w:r>
        <w:t>uom</w:t>
      </w:r>
    </w:p>
    <w:p w14:paraId="643E1635" w14:textId="075EB9C7" w:rsidR="00BD7EC3" w:rsidRDefault="00592B19" w:rsidP="00BD7EC3">
      <w:pPr>
        <w:pStyle w:val="BulletLast"/>
      </w:pPr>
      <w:r>
        <w:t>i</w:t>
      </w:r>
      <w:r w:rsidR="00BD7EC3">
        <w:t>ndex</w:t>
      </w:r>
    </w:p>
    <w:p w14:paraId="4B3C010F" w14:textId="77777777" w:rsidR="000502F3" w:rsidRDefault="000502F3" w:rsidP="00BD7EC3">
      <w:pPr>
        <w:pStyle w:val="BodyText1"/>
      </w:pPr>
    </w:p>
    <w:p w14:paraId="3CE6CAD1" w14:textId="77777777" w:rsidR="00BD7EC3" w:rsidRDefault="00BD7EC3" w:rsidP="00BD7EC3">
      <w:pPr>
        <w:pStyle w:val="BodyText1"/>
      </w:pPr>
      <w:r>
        <w:t>For ChannelIndex:</w:t>
      </w:r>
    </w:p>
    <w:p w14:paraId="7CFF8C6A" w14:textId="5809B5E6" w:rsidR="00BD7EC3" w:rsidRDefault="009401D4" w:rsidP="00BD7EC3">
      <w:pPr>
        <w:pStyle w:val="Bullet"/>
      </w:pPr>
      <w:r>
        <w:t>i</w:t>
      </w:r>
      <w:r w:rsidR="00BD7EC3">
        <w:t>ndexType</w:t>
      </w:r>
    </w:p>
    <w:p w14:paraId="72BAAC33" w14:textId="079411A6" w:rsidR="00BD7EC3" w:rsidRDefault="00592B19" w:rsidP="00BD7EC3">
      <w:pPr>
        <w:pStyle w:val="Bullet"/>
      </w:pPr>
      <w:r>
        <w:t>uom</w:t>
      </w:r>
    </w:p>
    <w:p w14:paraId="7E6D1DBB" w14:textId="5675BFA8" w:rsidR="00BD7EC3" w:rsidRDefault="009401D4" w:rsidP="00BD7EC3">
      <w:pPr>
        <w:pStyle w:val="Bullet"/>
      </w:pPr>
      <w:r>
        <w:t>d</w:t>
      </w:r>
      <w:r w:rsidR="00BD7EC3">
        <w:t>irection</w:t>
      </w:r>
    </w:p>
    <w:p w14:paraId="3B1A7CDB" w14:textId="7E466C44" w:rsidR="00BD7EC3" w:rsidRDefault="009401D4" w:rsidP="00BD7EC3">
      <w:pPr>
        <w:pStyle w:val="BulletLast"/>
      </w:pPr>
      <w:r>
        <w:t>m</w:t>
      </w:r>
      <w:r w:rsidR="00BD7EC3">
        <w:t>nemonic</w:t>
      </w:r>
    </w:p>
    <w:p w14:paraId="7E4CE775" w14:textId="6E4B08F9" w:rsidR="00D32590" w:rsidRDefault="00D32590" w:rsidP="00DC45DD">
      <w:pPr>
        <w:pStyle w:val="BodyText1"/>
        <w:rPr>
          <w:ins w:id="247" w:author="Donna Marcotte" w:date="2018-04-03T14:24:00Z"/>
        </w:rPr>
      </w:pPr>
    </w:p>
    <w:p w14:paraId="1876D26B" w14:textId="77777777" w:rsidR="00C201E6" w:rsidRDefault="00C201E6" w:rsidP="00DC45DD">
      <w:pPr>
        <w:pStyle w:val="BodyText1"/>
        <w:rPr>
          <w:ins w:id="248" w:author="Donna Marcotte" w:date="2018-04-03T14:24:00Z"/>
        </w:rPr>
      </w:pPr>
    </w:p>
    <w:p w14:paraId="21731E67" w14:textId="646D746D" w:rsidR="00C201E6" w:rsidRDefault="00C201E6">
      <w:pPr>
        <w:pStyle w:val="Heading1"/>
        <w:rPr>
          <w:ins w:id="249" w:author="Donna Marcotte" w:date="2018-04-03T14:24:00Z"/>
        </w:rPr>
        <w:pPrChange w:id="250" w:author="Donna Marcotte" w:date="2018-04-03T14:24:00Z">
          <w:pPr>
            <w:pStyle w:val="BodyText1"/>
          </w:pPr>
        </w:pPrChange>
      </w:pPr>
      <w:ins w:id="251" w:author="Donna Marcotte" w:date="2018-04-03T14:24:00Z">
        <w:r>
          <w:lastRenderedPageBreak/>
          <w:t xml:space="preserve">Query </w:t>
        </w:r>
        <w:commentRangeStart w:id="252"/>
        <w:r>
          <w:t>content</w:t>
        </w:r>
      </w:ins>
      <w:commentRangeEnd w:id="252"/>
      <w:ins w:id="253" w:author="Donna Marcotte" w:date="2018-04-16T14:35:00Z">
        <w:r w:rsidR="002A718B">
          <w:rPr>
            <w:rStyle w:val="CommentReference"/>
            <w:rFonts w:ascii="Arial" w:hAnsi="Arial" w:cs="Times New Roman"/>
            <w:b w:val="0"/>
            <w:bCs w:val="0"/>
            <w:color w:val="auto"/>
          </w:rPr>
          <w:commentReference w:id="252"/>
        </w:r>
      </w:ins>
    </w:p>
    <w:p w14:paraId="561859CE" w14:textId="77777777" w:rsidR="00C201E6" w:rsidRDefault="00C201E6" w:rsidP="00C201E6">
      <w:pPr>
        <w:pStyle w:val="Heading2"/>
        <w:rPr>
          <w:ins w:id="254" w:author="Donna Marcotte" w:date="2018-04-03T14:24:00Z"/>
        </w:rPr>
      </w:pPr>
      <w:bookmarkStart w:id="255" w:name="_Toc507143509"/>
      <w:ins w:id="256" w:author="Donna Marcotte" w:date="2018-04-03T14:24:00Z">
        <w:r>
          <w:t>Qu</w:t>
        </w:r>
        <w:commentRangeStart w:id="257"/>
        <w:commentRangeStart w:id="258"/>
        <w:r>
          <w:t>ery Examples</w:t>
        </w:r>
        <w:commentRangeEnd w:id="257"/>
        <w:r>
          <w:rPr>
            <w:rStyle w:val="CommentReference"/>
            <w:rFonts w:cs="Times New Roman"/>
            <w:b w:val="0"/>
            <w:bCs w:val="0"/>
          </w:rPr>
          <w:commentReference w:id="257"/>
        </w:r>
        <w:bookmarkEnd w:id="255"/>
        <w:commentRangeEnd w:id="258"/>
        <w:r>
          <w:rPr>
            <w:rStyle w:val="CommentReference"/>
            <w:rFonts w:cs="Times New Roman"/>
            <w:b w:val="0"/>
            <w:bCs w:val="0"/>
          </w:rPr>
          <w:commentReference w:id="258"/>
        </w:r>
      </w:ins>
    </w:p>
    <w:p w14:paraId="7F3A165D" w14:textId="77777777" w:rsidR="00C201E6" w:rsidRDefault="00C201E6" w:rsidP="00C201E6">
      <w:pPr>
        <w:pStyle w:val="Bullet"/>
        <w:ind w:left="720"/>
        <w:rPr>
          <w:ins w:id="260" w:author="Donna Marcotte" w:date="2018-04-03T14:24:00Z"/>
        </w:rPr>
      </w:pPr>
      <w:ins w:id="261" w:author="Donna Marcotte" w:date="2018-04-03T14:24:00Z">
        <w:r w:rsidRPr="00906225">
          <w:t>Find all channels for a wellbore</w:t>
        </w:r>
      </w:ins>
    </w:p>
    <w:p w14:paraId="7278E884" w14:textId="77777777" w:rsidR="00C201E6" w:rsidRPr="00906225" w:rsidRDefault="00C201E6" w:rsidP="00C201E6">
      <w:pPr>
        <w:pStyle w:val="Code"/>
        <w:rPr>
          <w:ins w:id="262" w:author="Donna Marcotte" w:date="2018-04-03T14:24:00Z"/>
        </w:rPr>
      </w:pPr>
      <w:ins w:id="263" w:author="Donna Marcotte" w:date="2018-04-03T14:24:00Z">
        <w:r w:rsidRPr="00906225">
          <w:t>eml://witsml20/Channel</w:t>
        </w:r>
        <w:r>
          <w:t>?$filter=Wellbore/Title eq 'NO 15/9-1'</w:t>
        </w:r>
      </w:ins>
    </w:p>
    <w:p w14:paraId="237CFE2D" w14:textId="77777777" w:rsidR="00C201E6" w:rsidRDefault="00C201E6" w:rsidP="00C201E6">
      <w:pPr>
        <w:pStyle w:val="Bullet"/>
        <w:ind w:left="720"/>
        <w:rPr>
          <w:ins w:id="264" w:author="Donna Marcotte" w:date="2018-04-03T14:24:00Z"/>
        </w:rPr>
      </w:pPr>
      <w:ins w:id="265" w:author="Donna Marcotte" w:date="2018-04-03T14:24:00Z">
        <w:r w:rsidRPr="00906225">
          <w:t>Find all channels where channel class is Gamma</w:t>
        </w:r>
      </w:ins>
    </w:p>
    <w:p w14:paraId="0D2FBF52" w14:textId="77777777" w:rsidR="00C201E6" w:rsidRPr="00906225" w:rsidRDefault="00C201E6" w:rsidP="00C201E6">
      <w:pPr>
        <w:pStyle w:val="Code"/>
        <w:rPr>
          <w:ins w:id="266" w:author="Donna Marcotte" w:date="2018-04-03T14:24:00Z"/>
        </w:rPr>
      </w:pPr>
      <w:ins w:id="267" w:author="Donna Marcotte" w:date="2018-04-03T14:24:00Z">
        <w:r w:rsidRPr="00906225">
          <w:t>eml://witsml</w:t>
        </w:r>
        <w:r>
          <w:t>20/Channel?$filter=ChannelClass/Title eq 'Gamma'</w:t>
        </w:r>
      </w:ins>
    </w:p>
    <w:p w14:paraId="7BCB5E63" w14:textId="77777777" w:rsidR="00C201E6" w:rsidRDefault="00C201E6" w:rsidP="00C201E6">
      <w:pPr>
        <w:pStyle w:val="Bullet"/>
        <w:ind w:left="720"/>
        <w:rPr>
          <w:ins w:id="268" w:author="Donna Marcotte" w:date="2018-04-03T14:24:00Z"/>
        </w:rPr>
      </w:pPr>
      <w:ins w:id="269" w:author="Donna Marcotte" w:date="2018-04-03T14:24:00Z">
        <w:r w:rsidRPr="00906225">
          <w:t>Stream channel data where channel class is Gamma and hole size is 8.5</w:t>
        </w:r>
        <w:r>
          <w:t xml:space="preserve"> inches</w:t>
        </w:r>
      </w:ins>
    </w:p>
    <w:p w14:paraId="43F1059C" w14:textId="77777777" w:rsidR="00C201E6" w:rsidRPr="00906225" w:rsidRDefault="00C201E6" w:rsidP="00C201E6">
      <w:pPr>
        <w:pStyle w:val="Code"/>
        <w:rPr>
          <w:ins w:id="270" w:author="Donna Marcotte" w:date="2018-04-03T14:24:00Z"/>
        </w:rPr>
      </w:pPr>
      <w:ins w:id="271" w:author="Donna Marcotte" w:date="2018-04-03T14:24:00Z">
        <w:r w:rsidRPr="00906225">
          <w:t>eml://witsml20/ChannelSet?$filter=ChannelClass.Title</w:t>
        </w:r>
        <w:r>
          <w:t xml:space="preserve"> eq 'Gamma' and NominalHoleSize/</w:t>
        </w:r>
        <w:r w:rsidRPr="00906225">
          <w:t>Value eq 8.5</w:t>
        </w:r>
        <w:r>
          <w:t xml:space="preserve"> and NominalHoleSize/uom eq 'in'</w:t>
        </w:r>
      </w:ins>
    </w:p>
    <w:p w14:paraId="1070FF13" w14:textId="77777777" w:rsidR="00C201E6" w:rsidRDefault="00C201E6" w:rsidP="00C201E6">
      <w:pPr>
        <w:pStyle w:val="Bullet"/>
        <w:ind w:left="720"/>
        <w:rPr>
          <w:ins w:id="272" w:author="Donna Marcotte" w:date="2018-04-03T14:24:00Z"/>
        </w:rPr>
      </w:pPr>
      <w:ins w:id="273" w:author="Donna Marcotte" w:date="2018-04-03T14:24:00Z">
        <w:r w:rsidRPr="00906225">
          <w:t>Stream channel data where channel class is Gamma and run number is 5</w:t>
        </w:r>
      </w:ins>
    </w:p>
    <w:p w14:paraId="59F647BB" w14:textId="77777777" w:rsidR="00C201E6" w:rsidRPr="00906225" w:rsidRDefault="00C201E6" w:rsidP="00C201E6">
      <w:pPr>
        <w:pStyle w:val="Code"/>
        <w:rPr>
          <w:ins w:id="274" w:author="Donna Marcotte" w:date="2018-04-03T14:24:00Z"/>
        </w:rPr>
      </w:pPr>
      <w:ins w:id="275" w:author="Donna Marcotte" w:date="2018-04-03T14:24:00Z">
        <w:r w:rsidRPr="00906225">
          <w:t>eml://witsml20/</w:t>
        </w:r>
        <w:r>
          <w:t>ChannelSet?$filter=ChannelClass/Title eq 'Gamma' and RunNumber eq '5'</w:t>
        </w:r>
      </w:ins>
    </w:p>
    <w:p w14:paraId="582AA3E1" w14:textId="77777777" w:rsidR="00C201E6" w:rsidRDefault="00C201E6" w:rsidP="00C201E6">
      <w:pPr>
        <w:pStyle w:val="Bullet"/>
        <w:ind w:left="720"/>
        <w:rPr>
          <w:ins w:id="276" w:author="Donna Marcotte" w:date="2018-04-03T14:24:00Z"/>
        </w:rPr>
      </w:pPr>
      <w:ins w:id="277" w:author="Donna Marcotte" w:date="2018-04-03T14:24:00Z">
        <w:r w:rsidRPr="00906225">
          <w:t>Stream channel data where channel class is Surface and run number is 5</w:t>
        </w:r>
      </w:ins>
    </w:p>
    <w:p w14:paraId="76DDCB7F" w14:textId="77777777" w:rsidR="00C201E6" w:rsidRPr="00906225" w:rsidRDefault="00C201E6" w:rsidP="00C201E6">
      <w:pPr>
        <w:pStyle w:val="Code"/>
        <w:rPr>
          <w:ins w:id="278" w:author="Donna Marcotte" w:date="2018-04-03T14:24:00Z"/>
        </w:rPr>
      </w:pPr>
      <w:ins w:id="279" w:author="Donna Marcotte" w:date="2018-04-03T14:24:00Z">
        <w:r w:rsidRPr="00906225">
          <w:t>eml://witsml20/</w:t>
        </w:r>
        <w:r>
          <w:t>ChannelSet?$filter=ChannelClass/Title eq '</w:t>
        </w:r>
        <w:r w:rsidRPr="00906225">
          <w:t>Surface</w:t>
        </w:r>
        <w:r>
          <w:t>' and RunNumber eq '5'</w:t>
        </w:r>
      </w:ins>
    </w:p>
    <w:p w14:paraId="35D4C265" w14:textId="77777777" w:rsidR="00C201E6" w:rsidRDefault="00C201E6" w:rsidP="00C201E6">
      <w:pPr>
        <w:pStyle w:val="BulletLast"/>
        <w:rPr>
          <w:ins w:id="280" w:author="Donna Marcotte" w:date="2018-04-03T14:24:00Z"/>
        </w:rPr>
      </w:pPr>
      <w:ins w:id="281" w:author="Donna Marcotte" w:date="2018-04-03T14:24:00Z">
        <w:r w:rsidRPr="00906225">
          <w:t>Stream channel data where mnemonic is ROP and hole size is 12.25</w:t>
        </w:r>
        <w:r>
          <w:t xml:space="preserve"> </w:t>
        </w:r>
      </w:ins>
    </w:p>
    <w:p w14:paraId="3E326EE3" w14:textId="77777777" w:rsidR="00C201E6" w:rsidRPr="00906225" w:rsidRDefault="00C201E6" w:rsidP="00C201E6">
      <w:pPr>
        <w:pStyle w:val="Code"/>
        <w:rPr>
          <w:ins w:id="282" w:author="Donna Marcotte" w:date="2018-04-03T14:24:00Z"/>
        </w:rPr>
      </w:pPr>
      <w:ins w:id="283" w:author="Donna Marcotte" w:date="2018-04-03T14:24:00Z">
        <w:r w:rsidRPr="00906225">
          <w:t>eml://witsml20/Channel?$filter=Mnemon</w:t>
        </w:r>
        <w:r>
          <w:t>ic eq 'ROP' and NominalHoleSize/</w:t>
        </w:r>
        <w:r w:rsidRPr="00906225">
          <w:t>Value eq 12.25</w:t>
        </w:r>
      </w:ins>
    </w:p>
    <w:p w14:paraId="2FD4DE45" w14:textId="77777777" w:rsidR="00C201E6" w:rsidRDefault="00C201E6" w:rsidP="00C201E6">
      <w:pPr>
        <w:pStyle w:val="Bullet"/>
        <w:ind w:left="720"/>
        <w:rPr>
          <w:ins w:id="284" w:author="Donna Marcotte" w:date="2018-04-03T14:24:00Z"/>
        </w:rPr>
      </w:pPr>
      <w:ins w:id="285" w:author="Donna Marcotte" w:date="2018-04-03T14:24:00Z">
        <w:r w:rsidRPr="00906225">
          <w:t>Find all channel sets having a channel where mnemonic is BDEP</w:t>
        </w:r>
      </w:ins>
    </w:p>
    <w:p w14:paraId="145FD4CF" w14:textId="77777777" w:rsidR="00C201E6" w:rsidRPr="00906225" w:rsidRDefault="00C201E6" w:rsidP="00C201E6">
      <w:pPr>
        <w:pStyle w:val="Code"/>
        <w:rPr>
          <w:ins w:id="286" w:author="Donna Marcotte" w:date="2018-04-03T14:24:00Z"/>
        </w:rPr>
      </w:pPr>
      <w:ins w:id="287" w:author="Donna Marcotte" w:date="2018-04-03T14:24:00Z">
        <w:r w:rsidRPr="00906225">
          <w:t>eml://witsml20/ChannelSet?$filt</w:t>
        </w:r>
        <w:r>
          <w:t>er=Channel/any(c:c/Mnemonic eq 'BDEP'</w:t>
        </w:r>
        <w:r w:rsidRPr="00906225">
          <w:t>)</w:t>
        </w:r>
      </w:ins>
    </w:p>
    <w:p w14:paraId="3B73D793" w14:textId="77777777" w:rsidR="00C201E6" w:rsidRPr="00906225" w:rsidRDefault="00C201E6" w:rsidP="00C201E6">
      <w:pPr>
        <w:pStyle w:val="Bullet"/>
        <w:ind w:left="720"/>
        <w:rPr>
          <w:ins w:id="288" w:author="Donna Marcotte" w:date="2018-04-03T14:24:00Z"/>
        </w:rPr>
      </w:pPr>
      <w:ins w:id="289" w:author="Donna Marcotte" w:date="2018-04-03T14:24:00Z">
        <w:r w:rsidRPr="00906225">
          <w:t>Find all rig utilization objects where rig name is Songa Endurance</w:t>
        </w:r>
      </w:ins>
    </w:p>
    <w:p w14:paraId="6621FC17" w14:textId="77777777" w:rsidR="00C201E6" w:rsidRPr="00906225" w:rsidRDefault="00C201E6" w:rsidP="00C201E6">
      <w:pPr>
        <w:pStyle w:val="Code"/>
        <w:rPr>
          <w:ins w:id="290" w:author="Donna Marcotte" w:date="2018-04-03T14:24:00Z"/>
        </w:rPr>
      </w:pPr>
      <w:ins w:id="291" w:author="Donna Marcotte" w:date="2018-04-03T14:24:00Z">
        <w:r w:rsidRPr="00906225">
          <w:t>eml://wits</w:t>
        </w:r>
        <w:r>
          <w:t>ml20/RigUtilization?$filter=Rig/</w:t>
        </w:r>
        <w:r w:rsidRPr="00906225">
          <w:t>Title eq</w:t>
        </w:r>
        <w:r>
          <w:t xml:space="preserve"> '</w:t>
        </w:r>
        <w:r w:rsidRPr="00906225">
          <w:t>Songa Endurance</w:t>
        </w:r>
        <w:r>
          <w:t>'</w:t>
        </w:r>
      </w:ins>
    </w:p>
    <w:p w14:paraId="40D0E874" w14:textId="77777777" w:rsidR="00C201E6" w:rsidRPr="00906225" w:rsidRDefault="00C201E6" w:rsidP="00C201E6">
      <w:pPr>
        <w:pStyle w:val="Bullet"/>
        <w:ind w:left="720"/>
        <w:rPr>
          <w:ins w:id="292" w:author="Donna Marcotte" w:date="2018-04-03T14:24:00Z"/>
        </w:rPr>
      </w:pPr>
      <w:ins w:id="293" w:author="Donna Marcotte" w:date="2018-04-03T14:24:00Z">
        <w:r w:rsidRPr="00906225">
          <w:t>Find all logs having an extension name value where name is TestValue</w:t>
        </w:r>
      </w:ins>
    </w:p>
    <w:p w14:paraId="29728BC6" w14:textId="77777777" w:rsidR="00C201E6" w:rsidRPr="00906225" w:rsidRDefault="00C201E6" w:rsidP="00C201E6">
      <w:pPr>
        <w:pStyle w:val="Code"/>
        <w:rPr>
          <w:ins w:id="294" w:author="Donna Marcotte" w:date="2018-04-03T14:24:00Z"/>
        </w:rPr>
      </w:pPr>
      <w:ins w:id="295" w:author="Donna Marcotte" w:date="2018-04-03T14:24:00Z">
        <w:r w:rsidRPr="00906225">
          <w:t xml:space="preserve">eml://witsml20/Log?$filter=ExtensionNameValue/any(e:e/Name eq </w:t>
        </w:r>
        <w:r>
          <w:t>'</w:t>
        </w:r>
        <w:r w:rsidRPr="00906225">
          <w:t>TestValue</w:t>
        </w:r>
        <w:r>
          <w:t>'</w:t>
        </w:r>
        <w:r w:rsidRPr="00906225">
          <w:t>)</w:t>
        </w:r>
      </w:ins>
    </w:p>
    <w:p w14:paraId="2A68F868" w14:textId="77777777" w:rsidR="00C201E6" w:rsidRPr="00906225" w:rsidRDefault="00C201E6" w:rsidP="00C201E6">
      <w:pPr>
        <w:pStyle w:val="Bullet"/>
        <w:ind w:left="720"/>
        <w:rPr>
          <w:ins w:id="296" w:author="Donna Marcotte" w:date="2018-04-03T14:24:00Z"/>
        </w:rPr>
      </w:pPr>
      <w:ins w:id="297" w:author="Donna Marcotte" w:date="2018-04-03T14:24:00Z">
        <w:r w:rsidRPr="00906225">
          <w:t>Find all data objects where a particular data assurance rule has not been met</w:t>
        </w:r>
      </w:ins>
    </w:p>
    <w:p w14:paraId="180E8094" w14:textId="77777777" w:rsidR="00C201E6" w:rsidRPr="00906225" w:rsidRDefault="00C201E6" w:rsidP="00C201E6">
      <w:pPr>
        <w:pStyle w:val="Code"/>
        <w:rPr>
          <w:ins w:id="298" w:author="Donna Marcotte" w:date="2018-04-03T14:24:00Z"/>
        </w:rPr>
      </w:pPr>
      <w:ins w:id="299" w:author="Donna Marcotte" w:date="2018-04-03T14:24:00Z">
        <w:r w:rsidRPr="00906225">
          <w:t xml:space="preserve">eml://eml21/DataAssuranceRecord?$filter=PolicyName eq </w:t>
        </w:r>
        <w:r>
          <w:t>'</w:t>
        </w:r>
        <w:r w:rsidRPr="00906225">
          <w:t>My Policy</w:t>
        </w:r>
        <w:r>
          <w:t>'</w:t>
        </w:r>
        <w:r w:rsidRPr="00906225">
          <w:t xml:space="preserve"> and FailingRules/any(r:r/RuleName eq </w:t>
        </w:r>
        <w:r>
          <w:t>'</w:t>
        </w:r>
        <w:r w:rsidRPr="00906225">
          <w:t>My Rule</w:t>
        </w:r>
        <w:r>
          <w:t>'</w:t>
        </w:r>
        <w:r w:rsidRPr="00906225">
          <w:t>)</w:t>
        </w:r>
      </w:ins>
    </w:p>
    <w:p w14:paraId="448604A8" w14:textId="77777777" w:rsidR="00C201E6" w:rsidRPr="00C201E6" w:rsidRDefault="00C201E6" w:rsidP="00C201E6">
      <w:pPr>
        <w:pStyle w:val="BodyText1"/>
        <w:rPr>
          <w:lang w:eastAsia="en-US"/>
          <w:rPrChange w:id="300" w:author="Donna Marcotte" w:date="2018-04-03T14:24:00Z">
            <w:rPr/>
          </w:rPrChange>
        </w:rPr>
      </w:pPr>
    </w:p>
    <w:sectPr w:rsidR="00C201E6" w:rsidRPr="00C201E6" w:rsidSect="008968E1">
      <w:headerReference w:type="default" r:id="rId26"/>
      <w:footerReference w:type="default" r:id="rId27"/>
      <w:footerReference w:type="first" r:id="rId28"/>
      <w:pgSz w:w="12242" w:h="15842" w:code="1"/>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0" w:author="Donna" w:date="2018-03-12T20:30:00Z" w:initials="D">
    <w:p w14:paraId="628E1C00" w14:textId="07EED38A" w:rsidR="004951B5" w:rsidRDefault="004951B5">
      <w:pPr>
        <w:pStyle w:val="CommentText"/>
      </w:pPr>
      <w:r>
        <w:rPr>
          <w:rStyle w:val="CommentReference"/>
        </w:rPr>
        <w:annotationRef/>
      </w:r>
      <w:r>
        <w:t>Do we need to add examples for new query protocols???</w:t>
      </w:r>
    </w:p>
  </w:comment>
  <w:comment w:id="67" w:author="Donna" w:date="2018-03-12T20:24:00Z" w:initials="D">
    <w:p w14:paraId="1A7F2C45" w14:textId="31177427" w:rsidR="004951B5" w:rsidRDefault="004951B5">
      <w:pPr>
        <w:pStyle w:val="CommentText"/>
      </w:pPr>
      <w:r>
        <w:rPr>
          <w:rStyle w:val="CommentReference"/>
        </w:rPr>
        <w:annotationRef/>
      </w:r>
      <w:r>
        <w:t xml:space="preserve">NOTE TO self: should I add content here about capitalization of URIs similar to message in the W14 Imp Spec??? Comment at the SIG meeting; this info was difficult to find. </w:t>
      </w:r>
    </w:p>
  </w:comment>
  <w:comment w:id="70" w:author="Donna" w:date="2018-03-12T20:18:00Z" w:initials="D">
    <w:p w14:paraId="35A73FE6" w14:textId="09B7E1F5" w:rsidR="004951B5" w:rsidRDefault="004951B5">
      <w:pPr>
        <w:pStyle w:val="CommentText"/>
      </w:pPr>
      <w:r>
        <w:rPr>
          <w:rStyle w:val="CommentReference"/>
        </w:rPr>
        <w:annotationRef/>
      </w:r>
      <w:r>
        <w:t xml:space="preserve">Per comment/action item from  late last year: I need to move this content to the Tech Usage guide; Doc update to the WITSML Tech Usage Guide. </w:t>
      </w:r>
    </w:p>
  </w:comment>
  <w:comment w:id="83" w:author="Donna" w:date="2018-03-12T20:38:00Z" w:initials="D">
    <w:p w14:paraId="50E555A2" w14:textId="2CBE387E" w:rsidR="004951B5" w:rsidRDefault="004951B5">
      <w:pPr>
        <w:pStyle w:val="CommentText"/>
      </w:pPr>
      <w:r>
        <w:rPr>
          <w:rStyle w:val="CommentReference"/>
        </w:rPr>
        <w:annotationRef/>
      </w:r>
      <w:r>
        <w:t>We added new flags re: compression</w:t>
      </w:r>
    </w:p>
    <w:p w14:paraId="6E8984F2" w14:textId="025ED3E3" w:rsidR="004951B5" w:rsidRDefault="004951B5">
      <w:pPr>
        <w:pStyle w:val="CommentText"/>
      </w:pPr>
      <w:r>
        <w:t xml:space="preserve">Are we adding "ack" flag? </w:t>
      </w:r>
    </w:p>
    <w:p w14:paraId="188A07ED" w14:textId="0AF35534" w:rsidR="004951B5" w:rsidRDefault="004951B5">
      <w:pPr>
        <w:pStyle w:val="CommentText"/>
      </w:pPr>
      <w:r>
        <w:t xml:space="preserve">Changes here? </w:t>
      </w:r>
    </w:p>
  </w:comment>
  <w:comment w:id="84" w:author="Donna" w:date="2018-03-13T08:34:00Z" w:initials="D">
    <w:p w14:paraId="2A17DBEA" w14:textId="225FFDAF" w:rsidR="004951B5" w:rsidRDefault="004951B5">
      <w:pPr>
        <w:pStyle w:val="CommentText"/>
      </w:pPr>
      <w:r>
        <w:rPr>
          <w:rStyle w:val="CommentReference"/>
        </w:rPr>
        <w:annotationRef/>
      </w:r>
      <w:r>
        <w:t xml:space="preserve">Assuming the DevKits will NOT be updated for public review but will be for final publication (or shortly after). </w:t>
      </w:r>
    </w:p>
  </w:comment>
  <w:comment w:id="120" w:author="Donna" w:date="2018-03-12T20:27:00Z" w:initials="D">
    <w:p w14:paraId="1154FB5D" w14:textId="09CC9A2D" w:rsidR="004951B5" w:rsidRDefault="004951B5">
      <w:pPr>
        <w:pStyle w:val="CommentText"/>
      </w:pPr>
      <w:r>
        <w:rPr>
          <w:rStyle w:val="CommentReference"/>
        </w:rPr>
        <w:annotationRef/>
      </w:r>
      <w:r>
        <w:t xml:space="preserve">Changed in ETP spec; does this example need to be updated? </w:t>
      </w:r>
    </w:p>
  </w:comment>
  <w:comment w:id="129" w:author="Donna Marcotte" w:date="2018-02-27T15:17:00Z" w:initials="DM">
    <w:p w14:paraId="030048E4" w14:textId="739276FE" w:rsidR="004951B5" w:rsidRDefault="004951B5">
      <w:pPr>
        <w:pStyle w:val="CommentText"/>
      </w:pPr>
      <w:r>
        <w:rPr>
          <w:rStyle w:val="CommentReference"/>
        </w:rPr>
        <w:annotationRef/>
      </w:r>
      <w:r>
        <w:t xml:space="preserve">NEED TO DO MAPPING FOR WELLBORE AND WELLBORE GEOMETRY also </w:t>
      </w:r>
    </w:p>
  </w:comment>
  <w:comment w:id="134" w:author="Donna" w:date="2018-03-12T20:28:00Z" w:initials="D">
    <w:p w14:paraId="0943536B" w14:textId="56C680A5" w:rsidR="004951B5" w:rsidRDefault="004951B5">
      <w:pPr>
        <w:pStyle w:val="CommentText"/>
      </w:pPr>
      <w:r>
        <w:rPr>
          <w:rStyle w:val="CommentReference"/>
        </w:rPr>
        <w:annotationRef/>
      </w:r>
      <w:r>
        <w:t xml:space="preserve">Changed in ETP spec; need to be updated here? </w:t>
      </w:r>
    </w:p>
  </w:comment>
  <w:comment w:id="140" w:author="Donna" w:date="2018-03-12T20:22:00Z" w:initials="D">
    <w:p w14:paraId="416D8D2C" w14:textId="49ADC7BB" w:rsidR="004951B5" w:rsidRDefault="004951B5">
      <w:pPr>
        <w:pStyle w:val="CommentText"/>
      </w:pPr>
      <w:r>
        <w:rPr>
          <w:rStyle w:val="CommentReference"/>
        </w:rPr>
        <w:annotationRef/>
      </w:r>
      <w:r>
        <w:t xml:space="preserve">I have an action item that these need to be added to the WITSML Tech Usage Guide; do we want to do a "doc update" to it? </w:t>
      </w:r>
    </w:p>
  </w:comment>
  <w:comment w:id="144" w:author="Donna" w:date="2018-03-12T20:28:00Z" w:initials="D">
    <w:p w14:paraId="18421D39" w14:textId="73F92DA3" w:rsidR="004951B5" w:rsidRDefault="004951B5">
      <w:pPr>
        <w:pStyle w:val="CommentText"/>
      </w:pPr>
      <w:r>
        <w:rPr>
          <w:rStyle w:val="CommentReference"/>
        </w:rPr>
        <w:annotationRef/>
      </w:r>
      <w:r>
        <w:t xml:space="preserve">Changed in ETP spec; need to be updated? </w:t>
      </w:r>
    </w:p>
  </w:comment>
  <w:comment w:id="216" w:author="Donna" w:date="2018-03-12T20:37:00Z" w:initials="D">
    <w:p w14:paraId="6D8E8270" w14:textId="68B57743" w:rsidR="004951B5" w:rsidRDefault="004951B5">
      <w:pPr>
        <w:pStyle w:val="CommentText"/>
      </w:pPr>
      <w:r>
        <w:rPr>
          <w:rStyle w:val="CommentReference"/>
        </w:rPr>
        <w:annotationRef/>
      </w:r>
      <w:r>
        <w:t xml:space="preserve">IT ETP spec we change Max Change Retention Period to Change Notification Retention Period: does that mean example must be updated? </w:t>
      </w:r>
    </w:p>
    <w:p w14:paraId="36CCC52F" w14:textId="14AD215B" w:rsidR="004951B5" w:rsidRDefault="004951B5">
      <w:pPr>
        <w:pStyle w:val="CommentText"/>
      </w:pPr>
      <w:r>
        <w:t xml:space="preserve">We added Session Surviv behavior; does that mean anything here needs to be updated. </w:t>
      </w:r>
    </w:p>
  </w:comment>
  <w:comment w:id="220" w:author="Donna" w:date="2018-03-12T20:32:00Z" w:initials="D">
    <w:p w14:paraId="3418660A" w14:textId="5BE92406" w:rsidR="004951B5" w:rsidRDefault="004951B5">
      <w:pPr>
        <w:pStyle w:val="CommentText"/>
      </w:pPr>
      <w:r>
        <w:rPr>
          <w:rStyle w:val="CommentReference"/>
        </w:rPr>
        <w:annotationRef/>
      </w:r>
      <w:r>
        <w:t>Upd</w:t>
      </w:r>
      <w:r w:rsidR="002A718B">
        <w:t>ates to this based on range info/behavior</w:t>
      </w:r>
      <w:r>
        <w:t xml:space="preserve"> that Mark </w:t>
      </w:r>
      <w:r w:rsidR="002A718B">
        <w:t xml:space="preserve">added. </w:t>
      </w:r>
    </w:p>
    <w:p w14:paraId="2214A7FD" w14:textId="5825A512" w:rsidR="004951B5" w:rsidRDefault="004951B5">
      <w:pPr>
        <w:pStyle w:val="CommentText"/>
      </w:pPr>
      <w:r>
        <w:t>Discussion/decision about treating all "growing parts" the same even if not designed the same?</w:t>
      </w:r>
    </w:p>
    <w:p w14:paraId="1A17F0A5" w14:textId="6E1CBFE4" w:rsidR="002A718B" w:rsidRDefault="002A718B">
      <w:pPr>
        <w:pStyle w:val="CommentText"/>
      </w:pPr>
      <w:r>
        <w:t xml:space="preserve">Updated/new example messages. </w:t>
      </w:r>
    </w:p>
  </w:comment>
  <w:comment w:id="238" w:author="Mark Farnan" w:date="2018-03-27T10:31:00Z" w:initials="MF">
    <w:p w14:paraId="5F5A7EEC" w14:textId="77777777" w:rsidR="004951B5" w:rsidRDefault="004951B5" w:rsidP="00442710">
      <w:pPr>
        <w:pStyle w:val="CommentText"/>
      </w:pPr>
      <w:r>
        <w:rPr>
          <w:rStyle w:val="CommentReference"/>
        </w:rPr>
        <w:annotationRef/>
      </w:r>
      <w:r>
        <w:t>Move all this to a GO section in the WITSML over ETP Spec</w:t>
      </w:r>
    </w:p>
  </w:comment>
  <w:comment w:id="252" w:author="Donna Marcotte" w:date="2018-04-16T14:35:00Z" w:initials="DM">
    <w:p w14:paraId="1F89E07D" w14:textId="41520529" w:rsidR="002A718B" w:rsidRDefault="002A718B">
      <w:pPr>
        <w:pStyle w:val="CommentText"/>
      </w:pPr>
      <w:r>
        <w:rPr>
          <w:rStyle w:val="CommentReference"/>
        </w:rPr>
        <w:annotationRef/>
      </w:r>
      <w:r>
        <w:t xml:space="preserve">At minimum we need simple example messages for each of the 3 new query protocols so that people can begin to test/use/experiment with them. </w:t>
      </w:r>
    </w:p>
  </w:comment>
  <w:comment w:id="257" w:author="Donna Marcotte" w:date="2018-02-10T17:39:00Z" w:initials="DM">
    <w:p w14:paraId="7F677C96" w14:textId="6C5C7187" w:rsidR="004951B5" w:rsidRDefault="004951B5" w:rsidP="00C201E6">
      <w:pPr>
        <w:pStyle w:val="CommentText"/>
      </w:pPr>
      <w:r>
        <w:rPr>
          <w:rStyle w:val="CommentReference"/>
        </w:rPr>
        <w:annotationRef/>
      </w:r>
      <w:r w:rsidRPr="00062284">
        <w:rPr>
          <w:highlight w:val="yellow"/>
        </w:rPr>
        <w:t>T</w:t>
      </w:r>
      <w:r w:rsidR="002A718B">
        <w:rPr>
          <w:highlight w:val="yellow"/>
        </w:rPr>
        <w:t xml:space="preserve">his content was copied from PPT for Query behavior; examples from when Query behavior was going to be appended to existing protocols;   </w:t>
      </w:r>
      <w:bookmarkStart w:id="259" w:name="_GoBack"/>
      <w:bookmarkEnd w:id="259"/>
      <w:r w:rsidRPr="00062284">
        <w:rPr>
          <w:highlight w:val="yellow"/>
        </w:rPr>
        <w:t xml:space="preserve"> need to determine where it belongs: suggest putting them in relevant protocol chapters of that is possible.</w:t>
      </w:r>
      <w:r>
        <w:t xml:space="preserve">  </w:t>
      </w:r>
    </w:p>
  </w:comment>
  <w:comment w:id="258" w:author="Donna Marcotte" w:date="2018-02-28T10:03:00Z" w:initials="DM">
    <w:p w14:paraId="402389FE" w14:textId="77777777" w:rsidR="004951B5" w:rsidRDefault="004951B5" w:rsidP="00C201E6">
      <w:pPr>
        <w:pStyle w:val="CommentText"/>
      </w:pPr>
      <w:r>
        <w:rPr>
          <w:rStyle w:val="CommentReference"/>
        </w:rPr>
        <w:annotationRef/>
      </w:r>
      <w:r>
        <w:t>Berlong in IMP SPE for WiTSML 2/28 SIG meeting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28E1C00" w15:done="0"/>
  <w15:commentEx w15:paraId="1A7F2C45" w15:done="0"/>
  <w15:commentEx w15:paraId="35A73FE6" w15:done="0"/>
  <w15:commentEx w15:paraId="188A07ED" w15:done="0"/>
  <w15:commentEx w15:paraId="2A17DBEA" w15:done="0"/>
  <w15:commentEx w15:paraId="1154FB5D" w15:done="0"/>
  <w15:commentEx w15:paraId="030048E4" w15:done="0"/>
  <w15:commentEx w15:paraId="0943536B" w15:done="0"/>
  <w15:commentEx w15:paraId="416D8D2C" w15:done="0"/>
  <w15:commentEx w15:paraId="18421D39" w15:done="0"/>
  <w15:commentEx w15:paraId="36CCC52F" w15:done="0"/>
  <w15:commentEx w15:paraId="1A17F0A5" w15:done="0"/>
  <w15:commentEx w15:paraId="5F5A7EEC" w15:done="0"/>
  <w15:commentEx w15:paraId="1F89E07D" w15:done="0"/>
  <w15:commentEx w15:paraId="7F677C96" w15:done="0"/>
  <w15:commentEx w15:paraId="402389F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42861A" w14:textId="77777777" w:rsidR="00D066E9" w:rsidRDefault="00D066E9" w:rsidP="00970D1F">
      <w:r>
        <w:separator/>
      </w:r>
    </w:p>
  </w:endnote>
  <w:endnote w:type="continuationSeparator" w:id="0">
    <w:p w14:paraId="62E16480" w14:textId="77777777" w:rsidR="00D066E9" w:rsidRDefault="00D066E9" w:rsidP="0097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auto"/>
    <w:pitch w:val="variable"/>
    <w:sig w:usb0="E00002FF" w:usb1="5000205A"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71639" w14:textId="04ADF4B2" w:rsidR="004951B5" w:rsidRDefault="004951B5" w:rsidP="00850360">
    <w:pPr>
      <w:pStyle w:val="Footer"/>
      <w:pBdr>
        <w:top w:val="single" w:sz="4" w:space="1" w:color="D27C32"/>
      </w:pBdr>
      <w:tabs>
        <w:tab w:val="clear" w:pos="4844"/>
        <w:tab w:val="clear" w:pos="9689"/>
        <w:tab w:val="left" w:pos="3669"/>
        <w:tab w:val="right" w:pos="9216"/>
      </w:tabs>
      <w:jc w:val="center"/>
    </w:pPr>
    <w:r>
      <w:t xml:space="preserve">Std: </w:t>
    </w:r>
    <w:del w:id="303" w:author="Donna Marcotte" w:date="2018-02-20T16:25:00Z">
      <w:r w:rsidDel="00FB0346">
        <w:delText>v1.0</w:delText>
      </w:r>
    </w:del>
    <w:ins w:id="304" w:author="Donna Marcotte" w:date="2018-02-20T16:25:00Z">
      <w:r>
        <w:t>DRAFT</w:t>
      </w:r>
    </w:ins>
    <w:r>
      <w:t xml:space="preserve"> / Doc:</w:t>
    </w:r>
    <w:del w:id="305" w:author="Donna Marcotte" w:date="2018-02-20T16:25:00Z">
      <w:r w:rsidDel="00FB0346">
        <w:delText xml:space="preserve"> </w:delText>
      </w:r>
    </w:del>
    <w:ins w:id="306" w:author="Donna Marcotte" w:date="2018-02-20T16:25:00Z">
      <w:r>
        <w:t>DRAFT</w:t>
      </w:r>
    </w:ins>
    <w:del w:id="307" w:author="Donna Marcotte" w:date="2018-02-20T16:25:00Z">
      <w:r w:rsidDel="00FB0346">
        <w:delText>v1.0 (16 Oct 2017)</w:delText>
      </w:r>
    </w:del>
    <w:r>
      <w:tab/>
    </w:r>
    <w:r>
      <w:fldChar w:fldCharType="begin"/>
    </w:r>
    <w:r>
      <w:instrText xml:space="preserve"> PAGE   \* MERGEFORMAT </w:instrText>
    </w:r>
    <w:r>
      <w:fldChar w:fldCharType="separate"/>
    </w:r>
    <w:r w:rsidR="002A718B">
      <w:rPr>
        <w:noProof/>
      </w:rPr>
      <w:t>56</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2FC5C6" w14:textId="77777777" w:rsidR="004951B5" w:rsidRDefault="004951B5" w:rsidP="00AB3D04">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9FCA97" w14:textId="77777777" w:rsidR="00D066E9" w:rsidRDefault="00D066E9" w:rsidP="00970D1F">
      <w:r>
        <w:separator/>
      </w:r>
    </w:p>
  </w:footnote>
  <w:footnote w:type="continuationSeparator" w:id="0">
    <w:p w14:paraId="6E59A35A" w14:textId="77777777" w:rsidR="00D066E9" w:rsidRDefault="00D066E9" w:rsidP="00970D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D82321" w14:textId="7BC8213E" w:rsidR="004951B5" w:rsidRDefault="004951B5" w:rsidP="001202F3">
    <w:pPr>
      <w:pStyle w:val="Header"/>
      <w:pBdr>
        <w:bottom w:val="single" w:sz="4" w:space="1" w:color="D27C32"/>
      </w:pBdr>
      <w:tabs>
        <w:tab w:val="clear" w:pos="4844"/>
        <w:tab w:val="clear" w:pos="9689"/>
        <w:tab w:val="right" w:pos="9360"/>
      </w:tabs>
    </w:pPr>
    <w:r>
      <w:t>ETP v1.</w:t>
    </w:r>
    <w:del w:id="301" w:author="Donna Marcotte" w:date="2018-02-20T16:25:00Z">
      <w:r w:rsidDel="00FB0346">
        <w:delText xml:space="preserve">1 </w:delText>
      </w:r>
    </w:del>
    <w:ins w:id="302" w:author="Donna Marcotte" w:date="2018-02-20T16:25:00Z">
      <w:r>
        <w:t xml:space="preserve">2 </w:t>
      </w:r>
    </w:ins>
    <w:r>
      <w:t>for WITSML v2.0 Implementation Specification</w:t>
    </w:r>
    <w:r>
      <w:tab/>
    </w:r>
    <w:r>
      <w:rPr>
        <w:noProof/>
      </w:rPr>
      <w:drawing>
        <wp:inline distT="0" distB="0" distL="0" distR="0" wp14:anchorId="71DBB38E" wp14:editId="1484335E">
          <wp:extent cx="1143000" cy="411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onna Marci\AppData\Local\Microsoft\Windows\Temporary Internet Files\Content.Word\energistics-logo-registered.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3000" cy="411480"/>
                  </a:xfrm>
                  <a:prstGeom prst="rect">
                    <a:avLst/>
                  </a:prstGeom>
                  <a:noFill/>
                  <a:ln>
                    <a:noFill/>
                  </a:ln>
                </pic:spPr>
              </pic:pic>
            </a:graphicData>
          </a:graphic>
        </wp:inline>
      </w:drawing>
    </w:r>
  </w:p>
  <w:p w14:paraId="2AC866CE" w14:textId="77777777" w:rsidR="004951B5" w:rsidRDefault="004951B5" w:rsidP="001202F3">
    <w:pPr>
      <w:pStyle w:val="Header"/>
      <w:tabs>
        <w:tab w:val="clear" w:pos="4844"/>
        <w:tab w:val="clear" w:pos="9689"/>
        <w:tab w:val="right" w:pos="9360"/>
      </w:tabs>
    </w:pPr>
  </w:p>
  <w:p w14:paraId="26C7C96D" w14:textId="77777777" w:rsidR="004951B5" w:rsidRDefault="004951B5" w:rsidP="001202F3">
    <w:pPr>
      <w:pStyle w:val="Header"/>
      <w:tabs>
        <w:tab w:val="clear" w:pos="4844"/>
        <w:tab w:val="clear" w:pos="9689"/>
        <w:tab w:val="right"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701EA23C"/>
    <w:lvl w:ilvl="0">
      <w:start w:val="1"/>
      <w:numFmt w:val="decimal"/>
      <w:pStyle w:val="ListNumber2"/>
      <w:lvlText w:val="%1."/>
      <w:lvlJc w:val="left"/>
      <w:pPr>
        <w:tabs>
          <w:tab w:val="num" w:pos="720"/>
        </w:tabs>
        <w:ind w:left="720" w:hanging="360"/>
      </w:pPr>
    </w:lvl>
  </w:abstractNum>
  <w:abstractNum w:abstractNumId="1" w15:restartNumberingAfterBreak="0">
    <w:nsid w:val="00000009"/>
    <w:multiLevelType w:val="singleLevel"/>
    <w:tmpl w:val="00000009"/>
    <w:name w:val="WW8Num2"/>
    <w:lvl w:ilvl="0">
      <w:start w:val="1"/>
      <w:numFmt w:val="bullet"/>
      <w:lvlText w:val=""/>
      <w:lvlJc w:val="left"/>
      <w:pPr>
        <w:tabs>
          <w:tab w:val="num" w:pos="1080"/>
        </w:tabs>
        <w:ind w:left="1080" w:hanging="360"/>
      </w:pPr>
      <w:rPr>
        <w:rFonts w:ascii="Symbol" w:hAnsi="Symbol"/>
      </w:rPr>
    </w:lvl>
  </w:abstractNum>
  <w:abstractNum w:abstractNumId="2" w15:restartNumberingAfterBreak="0">
    <w:nsid w:val="0000000A"/>
    <w:multiLevelType w:val="singleLevel"/>
    <w:tmpl w:val="0000000A"/>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B"/>
    <w:multiLevelType w:val="singleLevel"/>
    <w:tmpl w:val="0000000B"/>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C"/>
    <w:multiLevelType w:val="singleLevel"/>
    <w:tmpl w:val="0000000C"/>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D"/>
    <w:multiLevelType w:val="singleLevel"/>
    <w:tmpl w:val="0000000D"/>
    <w:name w:val="WW8Num6"/>
    <w:lvl w:ilvl="0">
      <w:start w:val="1"/>
      <w:numFmt w:val="bullet"/>
      <w:lvlText w:val=""/>
      <w:lvlJc w:val="left"/>
      <w:pPr>
        <w:tabs>
          <w:tab w:val="num" w:pos="1296"/>
        </w:tabs>
        <w:ind w:left="1296" w:hanging="360"/>
      </w:pPr>
      <w:rPr>
        <w:rFonts w:ascii="Symbol" w:hAnsi="Symbol"/>
      </w:rPr>
    </w:lvl>
  </w:abstractNum>
  <w:abstractNum w:abstractNumId="6" w15:restartNumberingAfterBreak="0">
    <w:nsid w:val="0000000E"/>
    <w:multiLevelType w:val="singleLevel"/>
    <w:tmpl w:val="0000000E"/>
    <w:name w:val="WW8Num7"/>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F"/>
    <w:multiLevelType w:val="singleLevel"/>
    <w:tmpl w:val="0000000F"/>
    <w:name w:val="WW8Num8"/>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10"/>
    <w:multiLevelType w:val="singleLevel"/>
    <w:tmpl w:val="00000010"/>
    <w:name w:val="WW8Num9"/>
    <w:lvl w:ilvl="0">
      <w:start w:val="1"/>
      <w:numFmt w:val="bullet"/>
      <w:lvlText w:val=""/>
      <w:lvlJc w:val="left"/>
      <w:pPr>
        <w:tabs>
          <w:tab w:val="num" w:pos="720"/>
        </w:tabs>
        <w:ind w:left="720" w:hanging="360"/>
      </w:pPr>
      <w:rPr>
        <w:rFonts w:ascii="Symbol" w:hAnsi="Symbol"/>
      </w:rPr>
    </w:lvl>
  </w:abstractNum>
  <w:abstractNum w:abstractNumId="9" w15:restartNumberingAfterBreak="0">
    <w:nsid w:val="00000011"/>
    <w:multiLevelType w:val="multilevel"/>
    <w:tmpl w:val="00000011"/>
    <w:name w:val="WW8Num1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0"/>
        </w:tabs>
        <w:ind w:hanging="360"/>
      </w:pPr>
      <w:rPr>
        <w:rFonts w:ascii="Courier New" w:hAnsi="Courier New"/>
      </w:rPr>
    </w:lvl>
    <w:lvl w:ilvl="2">
      <w:start w:val="1"/>
      <w:numFmt w:val="bullet"/>
      <w:lvlText w:val=""/>
      <w:lvlJc w:val="left"/>
      <w:pPr>
        <w:tabs>
          <w:tab w:val="num" w:pos="720"/>
        </w:tabs>
        <w:ind w:left="720" w:hanging="360"/>
      </w:pPr>
      <w:rPr>
        <w:rFonts w:ascii="Wingdings" w:hAnsi="Wingdings"/>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2160"/>
        </w:tabs>
        <w:ind w:left="2160" w:hanging="360"/>
      </w:pPr>
      <w:rPr>
        <w:rFonts w:ascii="Wingdings" w:hAnsi="Wingdings"/>
      </w:rPr>
    </w:lvl>
    <w:lvl w:ilvl="5">
      <w:start w:val="1"/>
      <w:numFmt w:val="bullet"/>
      <w:lvlText w:val=""/>
      <w:lvlJc w:val="left"/>
      <w:pPr>
        <w:tabs>
          <w:tab w:val="num" w:pos="2880"/>
        </w:tabs>
        <w:ind w:left="2880" w:hanging="360"/>
      </w:pPr>
      <w:rPr>
        <w:rFonts w:ascii="Wingdings" w:hAnsi="Wingdings"/>
      </w:rPr>
    </w:lvl>
    <w:lvl w:ilvl="6">
      <w:start w:val="1"/>
      <w:numFmt w:val="bullet"/>
      <w:lvlText w:val=""/>
      <w:lvlJc w:val="left"/>
      <w:pPr>
        <w:tabs>
          <w:tab w:val="num" w:pos="3600"/>
        </w:tabs>
        <w:ind w:left="3600" w:hanging="360"/>
      </w:pPr>
      <w:rPr>
        <w:rFonts w:ascii="Wingdings" w:hAnsi="Wingdings"/>
      </w:rPr>
    </w:lvl>
    <w:lvl w:ilvl="7">
      <w:start w:val="1"/>
      <w:numFmt w:val="bullet"/>
      <w:lvlText w:val=""/>
      <w:lvlJc w:val="left"/>
      <w:pPr>
        <w:tabs>
          <w:tab w:val="num" w:pos="4320"/>
        </w:tabs>
        <w:ind w:left="4320" w:hanging="360"/>
      </w:pPr>
      <w:rPr>
        <w:rFonts w:ascii="Wingdings" w:hAnsi="Wingdings"/>
      </w:rPr>
    </w:lvl>
    <w:lvl w:ilvl="8">
      <w:start w:val="1"/>
      <w:numFmt w:val="bullet"/>
      <w:lvlText w:val=""/>
      <w:lvlJc w:val="left"/>
      <w:pPr>
        <w:tabs>
          <w:tab w:val="num" w:pos="5040"/>
        </w:tabs>
        <w:ind w:left="5040" w:hanging="360"/>
      </w:pPr>
      <w:rPr>
        <w:rFonts w:ascii="Wingdings" w:hAnsi="Wingdings"/>
      </w:rPr>
    </w:lvl>
  </w:abstractNum>
  <w:abstractNum w:abstractNumId="10" w15:restartNumberingAfterBreak="0">
    <w:nsid w:val="00000012"/>
    <w:multiLevelType w:val="singleLevel"/>
    <w:tmpl w:val="00000012"/>
    <w:name w:val="WW8Num11"/>
    <w:lvl w:ilvl="0">
      <w:start w:val="1"/>
      <w:numFmt w:val="bullet"/>
      <w:lvlText w:val=""/>
      <w:lvlJc w:val="left"/>
      <w:pPr>
        <w:tabs>
          <w:tab w:val="num" w:pos="360"/>
        </w:tabs>
        <w:ind w:left="360" w:hanging="360"/>
      </w:pPr>
      <w:rPr>
        <w:rFonts w:ascii="Symbol" w:hAnsi="Symbol"/>
      </w:rPr>
    </w:lvl>
  </w:abstractNum>
  <w:abstractNum w:abstractNumId="11" w15:restartNumberingAfterBreak="0">
    <w:nsid w:val="000322C3"/>
    <w:multiLevelType w:val="hybridMultilevel"/>
    <w:tmpl w:val="7BA61B12"/>
    <w:name w:val="WW8Num12"/>
    <w:lvl w:ilvl="0" w:tplc="2B1C3BE8">
      <w:start w:val="1"/>
      <w:numFmt w:val="bullet"/>
      <w:lvlText w:val=""/>
      <w:lvlJc w:val="left"/>
      <w:pPr>
        <w:tabs>
          <w:tab w:val="num" w:pos="720"/>
        </w:tabs>
        <w:ind w:left="720" w:hanging="360"/>
      </w:pPr>
      <w:rPr>
        <w:rFonts w:ascii="Symbol" w:hAnsi="Symbol" w:hint="default"/>
      </w:rPr>
    </w:lvl>
    <w:lvl w:ilvl="1" w:tplc="9DC4139A" w:tentative="1">
      <w:start w:val="1"/>
      <w:numFmt w:val="bullet"/>
      <w:lvlText w:val="o"/>
      <w:lvlJc w:val="left"/>
      <w:pPr>
        <w:tabs>
          <w:tab w:val="num" w:pos="1440"/>
        </w:tabs>
        <w:ind w:left="1440" w:hanging="360"/>
      </w:pPr>
      <w:rPr>
        <w:rFonts w:ascii="Courier New" w:hAnsi="Courier New" w:hint="default"/>
      </w:rPr>
    </w:lvl>
    <w:lvl w:ilvl="2" w:tplc="51B28260" w:tentative="1">
      <w:start w:val="1"/>
      <w:numFmt w:val="bullet"/>
      <w:lvlText w:val=""/>
      <w:lvlJc w:val="left"/>
      <w:pPr>
        <w:tabs>
          <w:tab w:val="num" w:pos="2160"/>
        </w:tabs>
        <w:ind w:left="2160" w:hanging="360"/>
      </w:pPr>
      <w:rPr>
        <w:rFonts w:ascii="Wingdings" w:hAnsi="Wingdings" w:hint="default"/>
      </w:rPr>
    </w:lvl>
    <w:lvl w:ilvl="3" w:tplc="FC6422D0" w:tentative="1">
      <w:start w:val="1"/>
      <w:numFmt w:val="bullet"/>
      <w:lvlText w:val=""/>
      <w:lvlJc w:val="left"/>
      <w:pPr>
        <w:tabs>
          <w:tab w:val="num" w:pos="2880"/>
        </w:tabs>
        <w:ind w:left="2880" w:hanging="360"/>
      </w:pPr>
      <w:rPr>
        <w:rFonts w:ascii="Symbol" w:hAnsi="Symbol" w:hint="default"/>
      </w:rPr>
    </w:lvl>
    <w:lvl w:ilvl="4" w:tplc="E9F4E8FC" w:tentative="1">
      <w:start w:val="1"/>
      <w:numFmt w:val="bullet"/>
      <w:lvlText w:val="o"/>
      <w:lvlJc w:val="left"/>
      <w:pPr>
        <w:tabs>
          <w:tab w:val="num" w:pos="3600"/>
        </w:tabs>
        <w:ind w:left="3600" w:hanging="360"/>
      </w:pPr>
      <w:rPr>
        <w:rFonts w:ascii="Courier New" w:hAnsi="Courier New" w:hint="default"/>
      </w:rPr>
    </w:lvl>
    <w:lvl w:ilvl="5" w:tplc="C9AC614A" w:tentative="1">
      <w:start w:val="1"/>
      <w:numFmt w:val="bullet"/>
      <w:lvlText w:val=""/>
      <w:lvlJc w:val="left"/>
      <w:pPr>
        <w:tabs>
          <w:tab w:val="num" w:pos="4320"/>
        </w:tabs>
        <w:ind w:left="4320" w:hanging="360"/>
      </w:pPr>
      <w:rPr>
        <w:rFonts w:ascii="Wingdings" w:hAnsi="Wingdings" w:hint="default"/>
      </w:rPr>
    </w:lvl>
    <w:lvl w:ilvl="6" w:tplc="E2A4643C" w:tentative="1">
      <w:start w:val="1"/>
      <w:numFmt w:val="bullet"/>
      <w:lvlText w:val=""/>
      <w:lvlJc w:val="left"/>
      <w:pPr>
        <w:tabs>
          <w:tab w:val="num" w:pos="5040"/>
        </w:tabs>
        <w:ind w:left="5040" w:hanging="360"/>
      </w:pPr>
      <w:rPr>
        <w:rFonts w:ascii="Symbol" w:hAnsi="Symbol" w:hint="default"/>
      </w:rPr>
    </w:lvl>
    <w:lvl w:ilvl="7" w:tplc="E7DED514" w:tentative="1">
      <w:start w:val="1"/>
      <w:numFmt w:val="bullet"/>
      <w:lvlText w:val="o"/>
      <w:lvlJc w:val="left"/>
      <w:pPr>
        <w:tabs>
          <w:tab w:val="num" w:pos="5760"/>
        </w:tabs>
        <w:ind w:left="5760" w:hanging="360"/>
      </w:pPr>
      <w:rPr>
        <w:rFonts w:ascii="Courier New" w:hAnsi="Courier New" w:hint="default"/>
      </w:rPr>
    </w:lvl>
    <w:lvl w:ilvl="8" w:tplc="1B3C2E4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CC51EF"/>
    <w:multiLevelType w:val="hybridMultilevel"/>
    <w:tmpl w:val="0B3C4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CE1633"/>
    <w:multiLevelType w:val="hybridMultilevel"/>
    <w:tmpl w:val="29CA7A42"/>
    <w:name w:val="WW8Num13"/>
    <w:lvl w:ilvl="0" w:tplc="5D10B2FC">
      <w:start w:val="1"/>
      <w:numFmt w:val="bullet"/>
      <w:lvlText w:val=""/>
      <w:lvlJc w:val="left"/>
      <w:pPr>
        <w:tabs>
          <w:tab w:val="num" w:pos="720"/>
        </w:tabs>
        <w:ind w:left="720" w:hanging="360"/>
      </w:pPr>
      <w:rPr>
        <w:rFonts w:ascii="Symbol" w:hAnsi="Symbol" w:hint="default"/>
      </w:rPr>
    </w:lvl>
    <w:lvl w:ilvl="1" w:tplc="1B143888">
      <w:start w:val="1"/>
      <w:numFmt w:val="bullet"/>
      <w:lvlText w:val="o"/>
      <w:lvlJc w:val="left"/>
      <w:pPr>
        <w:tabs>
          <w:tab w:val="num" w:pos="1440"/>
        </w:tabs>
        <w:ind w:left="1440" w:hanging="360"/>
      </w:pPr>
      <w:rPr>
        <w:rFonts w:ascii="Courier New" w:hAnsi="Courier New" w:hint="default"/>
      </w:rPr>
    </w:lvl>
    <w:lvl w:ilvl="2" w:tplc="34785FC8" w:tentative="1">
      <w:start w:val="1"/>
      <w:numFmt w:val="bullet"/>
      <w:lvlText w:val=""/>
      <w:lvlJc w:val="left"/>
      <w:pPr>
        <w:tabs>
          <w:tab w:val="num" w:pos="2160"/>
        </w:tabs>
        <w:ind w:left="2160" w:hanging="360"/>
      </w:pPr>
      <w:rPr>
        <w:rFonts w:ascii="Wingdings" w:hAnsi="Wingdings" w:hint="default"/>
      </w:rPr>
    </w:lvl>
    <w:lvl w:ilvl="3" w:tplc="050A99F8" w:tentative="1">
      <w:start w:val="1"/>
      <w:numFmt w:val="bullet"/>
      <w:lvlText w:val=""/>
      <w:lvlJc w:val="left"/>
      <w:pPr>
        <w:tabs>
          <w:tab w:val="num" w:pos="2880"/>
        </w:tabs>
        <w:ind w:left="2880" w:hanging="360"/>
      </w:pPr>
      <w:rPr>
        <w:rFonts w:ascii="Symbol" w:hAnsi="Symbol" w:hint="default"/>
      </w:rPr>
    </w:lvl>
    <w:lvl w:ilvl="4" w:tplc="5A76D50E" w:tentative="1">
      <w:start w:val="1"/>
      <w:numFmt w:val="bullet"/>
      <w:lvlText w:val="o"/>
      <w:lvlJc w:val="left"/>
      <w:pPr>
        <w:tabs>
          <w:tab w:val="num" w:pos="3600"/>
        </w:tabs>
        <w:ind w:left="3600" w:hanging="360"/>
      </w:pPr>
      <w:rPr>
        <w:rFonts w:ascii="Courier New" w:hAnsi="Courier New" w:hint="default"/>
      </w:rPr>
    </w:lvl>
    <w:lvl w:ilvl="5" w:tplc="F96C5F18" w:tentative="1">
      <w:start w:val="1"/>
      <w:numFmt w:val="bullet"/>
      <w:lvlText w:val=""/>
      <w:lvlJc w:val="left"/>
      <w:pPr>
        <w:tabs>
          <w:tab w:val="num" w:pos="4320"/>
        </w:tabs>
        <w:ind w:left="4320" w:hanging="360"/>
      </w:pPr>
      <w:rPr>
        <w:rFonts w:ascii="Wingdings" w:hAnsi="Wingdings" w:hint="default"/>
      </w:rPr>
    </w:lvl>
    <w:lvl w:ilvl="6" w:tplc="A02AEF04" w:tentative="1">
      <w:start w:val="1"/>
      <w:numFmt w:val="bullet"/>
      <w:lvlText w:val=""/>
      <w:lvlJc w:val="left"/>
      <w:pPr>
        <w:tabs>
          <w:tab w:val="num" w:pos="5040"/>
        </w:tabs>
        <w:ind w:left="5040" w:hanging="360"/>
      </w:pPr>
      <w:rPr>
        <w:rFonts w:ascii="Symbol" w:hAnsi="Symbol" w:hint="default"/>
      </w:rPr>
    </w:lvl>
    <w:lvl w:ilvl="7" w:tplc="F5C653FA" w:tentative="1">
      <w:start w:val="1"/>
      <w:numFmt w:val="bullet"/>
      <w:lvlText w:val="o"/>
      <w:lvlJc w:val="left"/>
      <w:pPr>
        <w:tabs>
          <w:tab w:val="num" w:pos="5760"/>
        </w:tabs>
        <w:ind w:left="5760" w:hanging="360"/>
      </w:pPr>
      <w:rPr>
        <w:rFonts w:ascii="Courier New" w:hAnsi="Courier New" w:hint="default"/>
      </w:rPr>
    </w:lvl>
    <w:lvl w:ilvl="8" w:tplc="223005A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22478B"/>
    <w:multiLevelType w:val="hybridMultilevel"/>
    <w:tmpl w:val="6C8495EC"/>
    <w:name w:val="WW8Num14"/>
    <w:lvl w:ilvl="0" w:tplc="3C169C20">
      <w:start w:val="1"/>
      <w:numFmt w:val="bullet"/>
      <w:lvlText w:val="o"/>
      <w:lvlJc w:val="left"/>
      <w:pPr>
        <w:tabs>
          <w:tab w:val="num" w:pos="1440"/>
        </w:tabs>
        <w:ind w:left="1440" w:hanging="360"/>
      </w:pPr>
      <w:rPr>
        <w:rFonts w:ascii="Courier New" w:hAnsi="Courier New" w:hint="default"/>
      </w:rPr>
    </w:lvl>
    <w:lvl w:ilvl="1" w:tplc="FD6CD10A" w:tentative="1">
      <w:start w:val="1"/>
      <w:numFmt w:val="bullet"/>
      <w:lvlText w:val="o"/>
      <w:lvlJc w:val="left"/>
      <w:pPr>
        <w:tabs>
          <w:tab w:val="num" w:pos="2160"/>
        </w:tabs>
        <w:ind w:left="2160" w:hanging="360"/>
      </w:pPr>
      <w:rPr>
        <w:rFonts w:ascii="Courier New" w:hAnsi="Courier New" w:hint="default"/>
      </w:rPr>
    </w:lvl>
    <w:lvl w:ilvl="2" w:tplc="F2D80770" w:tentative="1">
      <w:start w:val="1"/>
      <w:numFmt w:val="bullet"/>
      <w:lvlText w:val=""/>
      <w:lvlJc w:val="left"/>
      <w:pPr>
        <w:tabs>
          <w:tab w:val="num" w:pos="2880"/>
        </w:tabs>
        <w:ind w:left="2880" w:hanging="360"/>
      </w:pPr>
      <w:rPr>
        <w:rFonts w:ascii="Wingdings" w:hAnsi="Wingdings" w:hint="default"/>
      </w:rPr>
    </w:lvl>
    <w:lvl w:ilvl="3" w:tplc="97703756" w:tentative="1">
      <w:start w:val="1"/>
      <w:numFmt w:val="bullet"/>
      <w:lvlText w:val=""/>
      <w:lvlJc w:val="left"/>
      <w:pPr>
        <w:tabs>
          <w:tab w:val="num" w:pos="3600"/>
        </w:tabs>
        <w:ind w:left="3600" w:hanging="360"/>
      </w:pPr>
      <w:rPr>
        <w:rFonts w:ascii="Symbol" w:hAnsi="Symbol" w:hint="default"/>
      </w:rPr>
    </w:lvl>
    <w:lvl w:ilvl="4" w:tplc="49A22618" w:tentative="1">
      <w:start w:val="1"/>
      <w:numFmt w:val="bullet"/>
      <w:lvlText w:val="o"/>
      <w:lvlJc w:val="left"/>
      <w:pPr>
        <w:tabs>
          <w:tab w:val="num" w:pos="4320"/>
        </w:tabs>
        <w:ind w:left="4320" w:hanging="360"/>
      </w:pPr>
      <w:rPr>
        <w:rFonts w:ascii="Courier New" w:hAnsi="Courier New" w:hint="default"/>
      </w:rPr>
    </w:lvl>
    <w:lvl w:ilvl="5" w:tplc="EC46CF20" w:tentative="1">
      <w:start w:val="1"/>
      <w:numFmt w:val="bullet"/>
      <w:lvlText w:val=""/>
      <w:lvlJc w:val="left"/>
      <w:pPr>
        <w:tabs>
          <w:tab w:val="num" w:pos="5040"/>
        </w:tabs>
        <w:ind w:left="5040" w:hanging="360"/>
      </w:pPr>
      <w:rPr>
        <w:rFonts w:ascii="Wingdings" w:hAnsi="Wingdings" w:hint="default"/>
      </w:rPr>
    </w:lvl>
    <w:lvl w:ilvl="6" w:tplc="885820D2" w:tentative="1">
      <w:start w:val="1"/>
      <w:numFmt w:val="bullet"/>
      <w:lvlText w:val=""/>
      <w:lvlJc w:val="left"/>
      <w:pPr>
        <w:tabs>
          <w:tab w:val="num" w:pos="5760"/>
        </w:tabs>
        <w:ind w:left="5760" w:hanging="360"/>
      </w:pPr>
      <w:rPr>
        <w:rFonts w:ascii="Symbol" w:hAnsi="Symbol" w:hint="default"/>
      </w:rPr>
    </w:lvl>
    <w:lvl w:ilvl="7" w:tplc="953A73B8" w:tentative="1">
      <w:start w:val="1"/>
      <w:numFmt w:val="bullet"/>
      <w:lvlText w:val="o"/>
      <w:lvlJc w:val="left"/>
      <w:pPr>
        <w:tabs>
          <w:tab w:val="num" w:pos="6480"/>
        </w:tabs>
        <w:ind w:left="6480" w:hanging="360"/>
      </w:pPr>
      <w:rPr>
        <w:rFonts w:ascii="Courier New" w:hAnsi="Courier New" w:hint="default"/>
      </w:rPr>
    </w:lvl>
    <w:lvl w:ilvl="8" w:tplc="D0B07136"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05007544"/>
    <w:multiLevelType w:val="hybridMultilevel"/>
    <w:tmpl w:val="EE828398"/>
    <w:name w:val="WW8Num15"/>
    <w:lvl w:ilvl="0" w:tplc="371ECE50">
      <w:start w:val="1"/>
      <w:numFmt w:val="bullet"/>
      <w:lvlText w:val=""/>
      <w:lvlJc w:val="left"/>
      <w:pPr>
        <w:tabs>
          <w:tab w:val="num" w:pos="720"/>
        </w:tabs>
        <w:ind w:left="720" w:hanging="360"/>
      </w:pPr>
      <w:rPr>
        <w:rFonts w:ascii="Symbol" w:hAnsi="Symbol" w:hint="default"/>
      </w:rPr>
    </w:lvl>
    <w:lvl w:ilvl="1" w:tplc="56989252" w:tentative="1">
      <w:start w:val="1"/>
      <w:numFmt w:val="bullet"/>
      <w:lvlText w:val="o"/>
      <w:lvlJc w:val="left"/>
      <w:pPr>
        <w:tabs>
          <w:tab w:val="num" w:pos="1440"/>
        </w:tabs>
        <w:ind w:left="1440" w:hanging="360"/>
      </w:pPr>
      <w:rPr>
        <w:rFonts w:ascii="Courier New" w:hAnsi="Courier New" w:hint="default"/>
      </w:rPr>
    </w:lvl>
    <w:lvl w:ilvl="2" w:tplc="020A777E" w:tentative="1">
      <w:start w:val="1"/>
      <w:numFmt w:val="bullet"/>
      <w:lvlText w:val=""/>
      <w:lvlJc w:val="left"/>
      <w:pPr>
        <w:tabs>
          <w:tab w:val="num" w:pos="2160"/>
        </w:tabs>
        <w:ind w:left="2160" w:hanging="360"/>
      </w:pPr>
      <w:rPr>
        <w:rFonts w:ascii="Wingdings" w:hAnsi="Wingdings" w:hint="default"/>
      </w:rPr>
    </w:lvl>
    <w:lvl w:ilvl="3" w:tplc="BAEC7150" w:tentative="1">
      <w:start w:val="1"/>
      <w:numFmt w:val="bullet"/>
      <w:lvlText w:val=""/>
      <w:lvlJc w:val="left"/>
      <w:pPr>
        <w:tabs>
          <w:tab w:val="num" w:pos="2880"/>
        </w:tabs>
        <w:ind w:left="2880" w:hanging="360"/>
      </w:pPr>
      <w:rPr>
        <w:rFonts w:ascii="Symbol" w:hAnsi="Symbol" w:hint="default"/>
      </w:rPr>
    </w:lvl>
    <w:lvl w:ilvl="4" w:tplc="8584BF34" w:tentative="1">
      <w:start w:val="1"/>
      <w:numFmt w:val="bullet"/>
      <w:lvlText w:val="o"/>
      <w:lvlJc w:val="left"/>
      <w:pPr>
        <w:tabs>
          <w:tab w:val="num" w:pos="3600"/>
        </w:tabs>
        <w:ind w:left="3600" w:hanging="360"/>
      </w:pPr>
      <w:rPr>
        <w:rFonts w:ascii="Courier New" w:hAnsi="Courier New" w:hint="default"/>
      </w:rPr>
    </w:lvl>
    <w:lvl w:ilvl="5" w:tplc="C810C63E" w:tentative="1">
      <w:start w:val="1"/>
      <w:numFmt w:val="bullet"/>
      <w:lvlText w:val=""/>
      <w:lvlJc w:val="left"/>
      <w:pPr>
        <w:tabs>
          <w:tab w:val="num" w:pos="4320"/>
        </w:tabs>
        <w:ind w:left="4320" w:hanging="360"/>
      </w:pPr>
      <w:rPr>
        <w:rFonts w:ascii="Wingdings" w:hAnsi="Wingdings" w:hint="default"/>
      </w:rPr>
    </w:lvl>
    <w:lvl w:ilvl="6" w:tplc="BDCA99B6" w:tentative="1">
      <w:start w:val="1"/>
      <w:numFmt w:val="bullet"/>
      <w:lvlText w:val=""/>
      <w:lvlJc w:val="left"/>
      <w:pPr>
        <w:tabs>
          <w:tab w:val="num" w:pos="5040"/>
        </w:tabs>
        <w:ind w:left="5040" w:hanging="360"/>
      </w:pPr>
      <w:rPr>
        <w:rFonts w:ascii="Symbol" w:hAnsi="Symbol" w:hint="default"/>
      </w:rPr>
    </w:lvl>
    <w:lvl w:ilvl="7" w:tplc="51ACBE36" w:tentative="1">
      <w:start w:val="1"/>
      <w:numFmt w:val="bullet"/>
      <w:lvlText w:val="o"/>
      <w:lvlJc w:val="left"/>
      <w:pPr>
        <w:tabs>
          <w:tab w:val="num" w:pos="5760"/>
        </w:tabs>
        <w:ind w:left="5760" w:hanging="360"/>
      </w:pPr>
      <w:rPr>
        <w:rFonts w:ascii="Courier New" w:hAnsi="Courier New" w:hint="default"/>
      </w:rPr>
    </w:lvl>
    <w:lvl w:ilvl="8" w:tplc="BD06395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D44F7A"/>
    <w:multiLevelType w:val="hybridMultilevel"/>
    <w:tmpl w:val="86A04ECA"/>
    <w:name w:val="WW8Num16"/>
    <w:lvl w:ilvl="0" w:tplc="A7307B60">
      <w:start w:val="1"/>
      <w:numFmt w:val="bullet"/>
      <w:lvlText w:val=""/>
      <w:lvlJc w:val="left"/>
      <w:pPr>
        <w:tabs>
          <w:tab w:val="num" w:pos="720"/>
        </w:tabs>
        <w:ind w:left="720" w:hanging="360"/>
      </w:pPr>
      <w:rPr>
        <w:rFonts w:ascii="Symbol" w:hAnsi="Symbol" w:hint="default"/>
      </w:rPr>
    </w:lvl>
    <w:lvl w:ilvl="1" w:tplc="7E04D050" w:tentative="1">
      <w:start w:val="1"/>
      <w:numFmt w:val="bullet"/>
      <w:lvlText w:val="o"/>
      <w:lvlJc w:val="left"/>
      <w:pPr>
        <w:tabs>
          <w:tab w:val="num" w:pos="1440"/>
        </w:tabs>
        <w:ind w:left="1440" w:hanging="360"/>
      </w:pPr>
      <w:rPr>
        <w:rFonts w:ascii="Courier New" w:hAnsi="Courier New" w:hint="default"/>
      </w:rPr>
    </w:lvl>
    <w:lvl w:ilvl="2" w:tplc="46128CE4" w:tentative="1">
      <w:start w:val="1"/>
      <w:numFmt w:val="bullet"/>
      <w:lvlText w:val=""/>
      <w:lvlJc w:val="left"/>
      <w:pPr>
        <w:tabs>
          <w:tab w:val="num" w:pos="2160"/>
        </w:tabs>
        <w:ind w:left="2160" w:hanging="360"/>
      </w:pPr>
      <w:rPr>
        <w:rFonts w:ascii="Wingdings" w:hAnsi="Wingdings" w:hint="default"/>
      </w:rPr>
    </w:lvl>
    <w:lvl w:ilvl="3" w:tplc="AF3AB22E" w:tentative="1">
      <w:start w:val="1"/>
      <w:numFmt w:val="bullet"/>
      <w:lvlText w:val=""/>
      <w:lvlJc w:val="left"/>
      <w:pPr>
        <w:tabs>
          <w:tab w:val="num" w:pos="2880"/>
        </w:tabs>
        <w:ind w:left="2880" w:hanging="360"/>
      </w:pPr>
      <w:rPr>
        <w:rFonts w:ascii="Symbol" w:hAnsi="Symbol" w:hint="default"/>
      </w:rPr>
    </w:lvl>
    <w:lvl w:ilvl="4" w:tplc="44A609D4" w:tentative="1">
      <w:start w:val="1"/>
      <w:numFmt w:val="bullet"/>
      <w:lvlText w:val="o"/>
      <w:lvlJc w:val="left"/>
      <w:pPr>
        <w:tabs>
          <w:tab w:val="num" w:pos="3600"/>
        </w:tabs>
        <w:ind w:left="3600" w:hanging="360"/>
      </w:pPr>
      <w:rPr>
        <w:rFonts w:ascii="Courier New" w:hAnsi="Courier New" w:hint="default"/>
      </w:rPr>
    </w:lvl>
    <w:lvl w:ilvl="5" w:tplc="47C6C4DA" w:tentative="1">
      <w:start w:val="1"/>
      <w:numFmt w:val="bullet"/>
      <w:lvlText w:val=""/>
      <w:lvlJc w:val="left"/>
      <w:pPr>
        <w:tabs>
          <w:tab w:val="num" w:pos="4320"/>
        </w:tabs>
        <w:ind w:left="4320" w:hanging="360"/>
      </w:pPr>
      <w:rPr>
        <w:rFonts w:ascii="Wingdings" w:hAnsi="Wingdings" w:hint="default"/>
      </w:rPr>
    </w:lvl>
    <w:lvl w:ilvl="6" w:tplc="99BEA9AA" w:tentative="1">
      <w:start w:val="1"/>
      <w:numFmt w:val="bullet"/>
      <w:lvlText w:val=""/>
      <w:lvlJc w:val="left"/>
      <w:pPr>
        <w:tabs>
          <w:tab w:val="num" w:pos="5040"/>
        </w:tabs>
        <w:ind w:left="5040" w:hanging="360"/>
      </w:pPr>
      <w:rPr>
        <w:rFonts w:ascii="Symbol" w:hAnsi="Symbol" w:hint="default"/>
      </w:rPr>
    </w:lvl>
    <w:lvl w:ilvl="7" w:tplc="80A4B728" w:tentative="1">
      <w:start w:val="1"/>
      <w:numFmt w:val="bullet"/>
      <w:lvlText w:val="o"/>
      <w:lvlJc w:val="left"/>
      <w:pPr>
        <w:tabs>
          <w:tab w:val="num" w:pos="5760"/>
        </w:tabs>
        <w:ind w:left="5760" w:hanging="360"/>
      </w:pPr>
      <w:rPr>
        <w:rFonts w:ascii="Courier New" w:hAnsi="Courier New" w:hint="default"/>
      </w:rPr>
    </w:lvl>
    <w:lvl w:ilvl="8" w:tplc="F8069CC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8BE0E43"/>
    <w:multiLevelType w:val="hybridMultilevel"/>
    <w:tmpl w:val="C4EE8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6403DC"/>
    <w:multiLevelType w:val="hybridMultilevel"/>
    <w:tmpl w:val="8870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946E72"/>
    <w:multiLevelType w:val="hybridMultilevel"/>
    <w:tmpl w:val="90B622F8"/>
    <w:lvl w:ilvl="0" w:tplc="D14844D4">
      <w:start w:val="1"/>
      <w:numFmt w:val="bullet"/>
      <w:lvlText w:val="•"/>
      <w:lvlJc w:val="left"/>
      <w:pPr>
        <w:tabs>
          <w:tab w:val="num" w:pos="720"/>
        </w:tabs>
        <w:ind w:left="720" w:hanging="360"/>
      </w:pPr>
      <w:rPr>
        <w:rFonts w:ascii="Arial" w:hAnsi="Arial" w:hint="default"/>
      </w:rPr>
    </w:lvl>
    <w:lvl w:ilvl="1" w:tplc="D1C4EDD8">
      <w:start w:val="242"/>
      <w:numFmt w:val="bullet"/>
      <w:lvlText w:val="•"/>
      <w:lvlJc w:val="left"/>
      <w:pPr>
        <w:tabs>
          <w:tab w:val="num" w:pos="1440"/>
        </w:tabs>
        <w:ind w:left="1440" w:hanging="360"/>
      </w:pPr>
      <w:rPr>
        <w:rFonts w:ascii="Arial" w:hAnsi="Arial" w:hint="default"/>
      </w:rPr>
    </w:lvl>
    <w:lvl w:ilvl="2" w:tplc="0FBA8EC0" w:tentative="1">
      <w:start w:val="1"/>
      <w:numFmt w:val="bullet"/>
      <w:lvlText w:val="•"/>
      <w:lvlJc w:val="left"/>
      <w:pPr>
        <w:tabs>
          <w:tab w:val="num" w:pos="2160"/>
        </w:tabs>
        <w:ind w:left="2160" w:hanging="360"/>
      </w:pPr>
      <w:rPr>
        <w:rFonts w:ascii="Arial" w:hAnsi="Arial" w:hint="default"/>
      </w:rPr>
    </w:lvl>
    <w:lvl w:ilvl="3" w:tplc="C7489E9C" w:tentative="1">
      <w:start w:val="1"/>
      <w:numFmt w:val="bullet"/>
      <w:lvlText w:val="•"/>
      <w:lvlJc w:val="left"/>
      <w:pPr>
        <w:tabs>
          <w:tab w:val="num" w:pos="2880"/>
        </w:tabs>
        <w:ind w:left="2880" w:hanging="360"/>
      </w:pPr>
      <w:rPr>
        <w:rFonts w:ascii="Arial" w:hAnsi="Arial" w:hint="default"/>
      </w:rPr>
    </w:lvl>
    <w:lvl w:ilvl="4" w:tplc="38AC976E" w:tentative="1">
      <w:start w:val="1"/>
      <w:numFmt w:val="bullet"/>
      <w:lvlText w:val="•"/>
      <w:lvlJc w:val="left"/>
      <w:pPr>
        <w:tabs>
          <w:tab w:val="num" w:pos="3600"/>
        </w:tabs>
        <w:ind w:left="3600" w:hanging="360"/>
      </w:pPr>
      <w:rPr>
        <w:rFonts w:ascii="Arial" w:hAnsi="Arial" w:hint="default"/>
      </w:rPr>
    </w:lvl>
    <w:lvl w:ilvl="5" w:tplc="C8BED608" w:tentative="1">
      <w:start w:val="1"/>
      <w:numFmt w:val="bullet"/>
      <w:lvlText w:val="•"/>
      <w:lvlJc w:val="left"/>
      <w:pPr>
        <w:tabs>
          <w:tab w:val="num" w:pos="4320"/>
        </w:tabs>
        <w:ind w:left="4320" w:hanging="360"/>
      </w:pPr>
      <w:rPr>
        <w:rFonts w:ascii="Arial" w:hAnsi="Arial" w:hint="default"/>
      </w:rPr>
    </w:lvl>
    <w:lvl w:ilvl="6" w:tplc="9A727312" w:tentative="1">
      <w:start w:val="1"/>
      <w:numFmt w:val="bullet"/>
      <w:lvlText w:val="•"/>
      <w:lvlJc w:val="left"/>
      <w:pPr>
        <w:tabs>
          <w:tab w:val="num" w:pos="5040"/>
        </w:tabs>
        <w:ind w:left="5040" w:hanging="360"/>
      </w:pPr>
      <w:rPr>
        <w:rFonts w:ascii="Arial" w:hAnsi="Arial" w:hint="default"/>
      </w:rPr>
    </w:lvl>
    <w:lvl w:ilvl="7" w:tplc="D42C4C4C" w:tentative="1">
      <w:start w:val="1"/>
      <w:numFmt w:val="bullet"/>
      <w:lvlText w:val="•"/>
      <w:lvlJc w:val="left"/>
      <w:pPr>
        <w:tabs>
          <w:tab w:val="num" w:pos="5760"/>
        </w:tabs>
        <w:ind w:left="5760" w:hanging="360"/>
      </w:pPr>
      <w:rPr>
        <w:rFonts w:ascii="Arial" w:hAnsi="Arial" w:hint="default"/>
      </w:rPr>
    </w:lvl>
    <w:lvl w:ilvl="8" w:tplc="946A286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EC375A5"/>
    <w:multiLevelType w:val="hybridMultilevel"/>
    <w:tmpl w:val="095C7D7A"/>
    <w:lvl w:ilvl="0" w:tplc="16448F3E">
      <w:start w:val="1"/>
      <w:numFmt w:val="bullet"/>
      <w:lvlText w:val="•"/>
      <w:lvlJc w:val="left"/>
      <w:pPr>
        <w:tabs>
          <w:tab w:val="num" w:pos="720"/>
        </w:tabs>
        <w:ind w:left="720" w:hanging="360"/>
      </w:pPr>
      <w:rPr>
        <w:rFonts w:ascii="Arial" w:hAnsi="Arial" w:hint="default"/>
      </w:rPr>
    </w:lvl>
    <w:lvl w:ilvl="1" w:tplc="AA7E2846">
      <w:start w:val="242"/>
      <w:numFmt w:val="bullet"/>
      <w:lvlText w:val="•"/>
      <w:lvlJc w:val="left"/>
      <w:pPr>
        <w:tabs>
          <w:tab w:val="num" w:pos="1440"/>
        </w:tabs>
        <w:ind w:left="1440" w:hanging="360"/>
      </w:pPr>
      <w:rPr>
        <w:rFonts w:ascii="Arial" w:hAnsi="Arial" w:hint="default"/>
      </w:rPr>
    </w:lvl>
    <w:lvl w:ilvl="2" w:tplc="8CC62B22" w:tentative="1">
      <w:start w:val="1"/>
      <w:numFmt w:val="bullet"/>
      <w:lvlText w:val="•"/>
      <w:lvlJc w:val="left"/>
      <w:pPr>
        <w:tabs>
          <w:tab w:val="num" w:pos="2160"/>
        </w:tabs>
        <w:ind w:left="2160" w:hanging="360"/>
      </w:pPr>
      <w:rPr>
        <w:rFonts w:ascii="Arial" w:hAnsi="Arial" w:hint="default"/>
      </w:rPr>
    </w:lvl>
    <w:lvl w:ilvl="3" w:tplc="464E94D6" w:tentative="1">
      <w:start w:val="1"/>
      <w:numFmt w:val="bullet"/>
      <w:lvlText w:val="•"/>
      <w:lvlJc w:val="left"/>
      <w:pPr>
        <w:tabs>
          <w:tab w:val="num" w:pos="2880"/>
        </w:tabs>
        <w:ind w:left="2880" w:hanging="360"/>
      </w:pPr>
      <w:rPr>
        <w:rFonts w:ascii="Arial" w:hAnsi="Arial" w:hint="default"/>
      </w:rPr>
    </w:lvl>
    <w:lvl w:ilvl="4" w:tplc="48CABF48" w:tentative="1">
      <w:start w:val="1"/>
      <w:numFmt w:val="bullet"/>
      <w:lvlText w:val="•"/>
      <w:lvlJc w:val="left"/>
      <w:pPr>
        <w:tabs>
          <w:tab w:val="num" w:pos="3600"/>
        </w:tabs>
        <w:ind w:left="3600" w:hanging="360"/>
      </w:pPr>
      <w:rPr>
        <w:rFonts w:ascii="Arial" w:hAnsi="Arial" w:hint="default"/>
      </w:rPr>
    </w:lvl>
    <w:lvl w:ilvl="5" w:tplc="DFC4E2C2" w:tentative="1">
      <w:start w:val="1"/>
      <w:numFmt w:val="bullet"/>
      <w:lvlText w:val="•"/>
      <w:lvlJc w:val="left"/>
      <w:pPr>
        <w:tabs>
          <w:tab w:val="num" w:pos="4320"/>
        </w:tabs>
        <w:ind w:left="4320" w:hanging="360"/>
      </w:pPr>
      <w:rPr>
        <w:rFonts w:ascii="Arial" w:hAnsi="Arial" w:hint="default"/>
      </w:rPr>
    </w:lvl>
    <w:lvl w:ilvl="6" w:tplc="DF485588" w:tentative="1">
      <w:start w:val="1"/>
      <w:numFmt w:val="bullet"/>
      <w:lvlText w:val="•"/>
      <w:lvlJc w:val="left"/>
      <w:pPr>
        <w:tabs>
          <w:tab w:val="num" w:pos="5040"/>
        </w:tabs>
        <w:ind w:left="5040" w:hanging="360"/>
      </w:pPr>
      <w:rPr>
        <w:rFonts w:ascii="Arial" w:hAnsi="Arial" w:hint="default"/>
      </w:rPr>
    </w:lvl>
    <w:lvl w:ilvl="7" w:tplc="BF780C62" w:tentative="1">
      <w:start w:val="1"/>
      <w:numFmt w:val="bullet"/>
      <w:lvlText w:val="•"/>
      <w:lvlJc w:val="left"/>
      <w:pPr>
        <w:tabs>
          <w:tab w:val="num" w:pos="5760"/>
        </w:tabs>
        <w:ind w:left="5760" w:hanging="360"/>
      </w:pPr>
      <w:rPr>
        <w:rFonts w:ascii="Arial" w:hAnsi="Arial" w:hint="default"/>
      </w:rPr>
    </w:lvl>
    <w:lvl w:ilvl="8" w:tplc="516C297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24F0A70"/>
    <w:multiLevelType w:val="hybridMultilevel"/>
    <w:tmpl w:val="1944C3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35A0A88"/>
    <w:multiLevelType w:val="hybridMultilevel"/>
    <w:tmpl w:val="34CA7CAE"/>
    <w:lvl w:ilvl="0" w:tplc="A29A93A4">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445447E"/>
    <w:multiLevelType w:val="hybridMultilevel"/>
    <w:tmpl w:val="8D184644"/>
    <w:lvl w:ilvl="0" w:tplc="FA403056">
      <w:start w:val="1"/>
      <w:numFmt w:val="bullet"/>
      <w:lvlText w:val=""/>
      <w:lvlJc w:val="left"/>
      <w:pPr>
        <w:ind w:left="5940" w:hanging="360"/>
      </w:pPr>
      <w:rPr>
        <w:rFonts w:ascii="Symbol" w:hAnsi="Symbol" w:hint="default"/>
      </w:rPr>
    </w:lvl>
    <w:lvl w:ilvl="1" w:tplc="60DC5C82">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B71675"/>
    <w:multiLevelType w:val="hybridMultilevel"/>
    <w:tmpl w:val="676644F8"/>
    <w:name w:val="WW8Num17"/>
    <w:lvl w:ilvl="0" w:tplc="6F5A4FF8">
      <w:start w:val="1"/>
      <w:numFmt w:val="bullet"/>
      <w:lvlText w:val=""/>
      <w:lvlJc w:val="left"/>
      <w:pPr>
        <w:ind w:left="720" w:hanging="360"/>
      </w:pPr>
      <w:rPr>
        <w:rFonts w:ascii="Symbol" w:hAnsi="Symbol" w:hint="default"/>
      </w:rPr>
    </w:lvl>
    <w:lvl w:ilvl="1" w:tplc="35428134" w:tentative="1">
      <w:start w:val="1"/>
      <w:numFmt w:val="bullet"/>
      <w:lvlText w:val="o"/>
      <w:lvlJc w:val="left"/>
      <w:pPr>
        <w:ind w:left="1440" w:hanging="360"/>
      </w:pPr>
      <w:rPr>
        <w:rFonts w:ascii="Courier New" w:hAnsi="Courier New" w:hint="default"/>
      </w:rPr>
    </w:lvl>
    <w:lvl w:ilvl="2" w:tplc="4100FBA2" w:tentative="1">
      <w:start w:val="1"/>
      <w:numFmt w:val="bullet"/>
      <w:lvlText w:val=""/>
      <w:lvlJc w:val="left"/>
      <w:pPr>
        <w:ind w:left="2160" w:hanging="360"/>
      </w:pPr>
      <w:rPr>
        <w:rFonts w:ascii="Wingdings" w:hAnsi="Wingdings" w:hint="default"/>
      </w:rPr>
    </w:lvl>
    <w:lvl w:ilvl="3" w:tplc="35126822" w:tentative="1">
      <w:start w:val="1"/>
      <w:numFmt w:val="bullet"/>
      <w:lvlText w:val=""/>
      <w:lvlJc w:val="left"/>
      <w:pPr>
        <w:ind w:left="2880" w:hanging="360"/>
      </w:pPr>
      <w:rPr>
        <w:rFonts w:ascii="Symbol" w:hAnsi="Symbol" w:hint="default"/>
      </w:rPr>
    </w:lvl>
    <w:lvl w:ilvl="4" w:tplc="476A1F0E" w:tentative="1">
      <w:start w:val="1"/>
      <w:numFmt w:val="bullet"/>
      <w:lvlText w:val="o"/>
      <w:lvlJc w:val="left"/>
      <w:pPr>
        <w:ind w:left="3600" w:hanging="360"/>
      </w:pPr>
      <w:rPr>
        <w:rFonts w:ascii="Courier New" w:hAnsi="Courier New" w:hint="default"/>
      </w:rPr>
    </w:lvl>
    <w:lvl w:ilvl="5" w:tplc="BF4AE982" w:tentative="1">
      <w:start w:val="1"/>
      <w:numFmt w:val="bullet"/>
      <w:lvlText w:val=""/>
      <w:lvlJc w:val="left"/>
      <w:pPr>
        <w:ind w:left="4320" w:hanging="360"/>
      </w:pPr>
      <w:rPr>
        <w:rFonts w:ascii="Wingdings" w:hAnsi="Wingdings" w:hint="default"/>
      </w:rPr>
    </w:lvl>
    <w:lvl w:ilvl="6" w:tplc="A4CA769C" w:tentative="1">
      <w:start w:val="1"/>
      <w:numFmt w:val="bullet"/>
      <w:lvlText w:val=""/>
      <w:lvlJc w:val="left"/>
      <w:pPr>
        <w:ind w:left="5040" w:hanging="360"/>
      </w:pPr>
      <w:rPr>
        <w:rFonts w:ascii="Symbol" w:hAnsi="Symbol" w:hint="default"/>
      </w:rPr>
    </w:lvl>
    <w:lvl w:ilvl="7" w:tplc="AE206C3C" w:tentative="1">
      <w:start w:val="1"/>
      <w:numFmt w:val="bullet"/>
      <w:lvlText w:val="o"/>
      <w:lvlJc w:val="left"/>
      <w:pPr>
        <w:ind w:left="5760" w:hanging="360"/>
      </w:pPr>
      <w:rPr>
        <w:rFonts w:ascii="Courier New" w:hAnsi="Courier New" w:hint="default"/>
      </w:rPr>
    </w:lvl>
    <w:lvl w:ilvl="8" w:tplc="BE86D1A0" w:tentative="1">
      <w:start w:val="1"/>
      <w:numFmt w:val="bullet"/>
      <w:lvlText w:val=""/>
      <w:lvlJc w:val="left"/>
      <w:pPr>
        <w:ind w:left="6480" w:hanging="360"/>
      </w:pPr>
      <w:rPr>
        <w:rFonts w:ascii="Wingdings" w:hAnsi="Wingdings" w:hint="default"/>
      </w:rPr>
    </w:lvl>
  </w:abstractNum>
  <w:abstractNum w:abstractNumId="25" w15:restartNumberingAfterBreak="0">
    <w:nsid w:val="1843092A"/>
    <w:multiLevelType w:val="hybridMultilevel"/>
    <w:tmpl w:val="FFE249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923EA0"/>
    <w:multiLevelType w:val="hybridMultilevel"/>
    <w:tmpl w:val="80384F84"/>
    <w:lvl w:ilvl="0" w:tplc="D80AA49C">
      <w:start w:val="1"/>
      <w:numFmt w:val="bullet"/>
      <w:lvlText w:val="•"/>
      <w:lvlJc w:val="left"/>
      <w:pPr>
        <w:tabs>
          <w:tab w:val="num" w:pos="720"/>
        </w:tabs>
        <w:ind w:left="720" w:hanging="360"/>
      </w:pPr>
      <w:rPr>
        <w:rFonts w:ascii="Arial" w:hAnsi="Arial" w:hint="default"/>
      </w:rPr>
    </w:lvl>
    <w:lvl w:ilvl="1" w:tplc="921CAF2A">
      <w:start w:val="242"/>
      <w:numFmt w:val="bullet"/>
      <w:lvlText w:val="•"/>
      <w:lvlJc w:val="left"/>
      <w:pPr>
        <w:tabs>
          <w:tab w:val="num" w:pos="1440"/>
        </w:tabs>
        <w:ind w:left="1440" w:hanging="360"/>
      </w:pPr>
      <w:rPr>
        <w:rFonts w:ascii="Arial" w:hAnsi="Arial" w:hint="default"/>
      </w:rPr>
    </w:lvl>
    <w:lvl w:ilvl="2" w:tplc="747A0F36" w:tentative="1">
      <w:start w:val="1"/>
      <w:numFmt w:val="bullet"/>
      <w:lvlText w:val="•"/>
      <w:lvlJc w:val="left"/>
      <w:pPr>
        <w:tabs>
          <w:tab w:val="num" w:pos="2160"/>
        </w:tabs>
        <w:ind w:left="2160" w:hanging="360"/>
      </w:pPr>
      <w:rPr>
        <w:rFonts w:ascii="Arial" w:hAnsi="Arial" w:hint="default"/>
      </w:rPr>
    </w:lvl>
    <w:lvl w:ilvl="3" w:tplc="F9E0D364" w:tentative="1">
      <w:start w:val="1"/>
      <w:numFmt w:val="bullet"/>
      <w:lvlText w:val="•"/>
      <w:lvlJc w:val="left"/>
      <w:pPr>
        <w:tabs>
          <w:tab w:val="num" w:pos="2880"/>
        </w:tabs>
        <w:ind w:left="2880" w:hanging="360"/>
      </w:pPr>
      <w:rPr>
        <w:rFonts w:ascii="Arial" w:hAnsi="Arial" w:hint="default"/>
      </w:rPr>
    </w:lvl>
    <w:lvl w:ilvl="4" w:tplc="2CC26FAC" w:tentative="1">
      <w:start w:val="1"/>
      <w:numFmt w:val="bullet"/>
      <w:lvlText w:val="•"/>
      <w:lvlJc w:val="left"/>
      <w:pPr>
        <w:tabs>
          <w:tab w:val="num" w:pos="3600"/>
        </w:tabs>
        <w:ind w:left="3600" w:hanging="360"/>
      </w:pPr>
      <w:rPr>
        <w:rFonts w:ascii="Arial" w:hAnsi="Arial" w:hint="default"/>
      </w:rPr>
    </w:lvl>
    <w:lvl w:ilvl="5" w:tplc="A9E68EA0" w:tentative="1">
      <w:start w:val="1"/>
      <w:numFmt w:val="bullet"/>
      <w:lvlText w:val="•"/>
      <w:lvlJc w:val="left"/>
      <w:pPr>
        <w:tabs>
          <w:tab w:val="num" w:pos="4320"/>
        </w:tabs>
        <w:ind w:left="4320" w:hanging="360"/>
      </w:pPr>
      <w:rPr>
        <w:rFonts w:ascii="Arial" w:hAnsi="Arial" w:hint="default"/>
      </w:rPr>
    </w:lvl>
    <w:lvl w:ilvl="6" w:tplc="182CD6B0" w:tentative="1">
      <w:start w:val="1"/>
      <w:numFmt w:val="bullet"/>
      <w:lvlText w:val="•"/>
      <w:lvlJc w:val="left"/>
      <w:pPr>
        <w:tabs>
          <w:tab w:val="num" w:pos="5040"/>
        </w:tabs>
        <w:ind w:left="5040" w:hanging="360"/>
      </w:pPr>
      <w:rPr>
        <w:rFonts w:ascii="Arial" w:hAnsi="Arial" w:hint="default"/>
      </w:rPr>
    </w:lvl>
    <w:lvl w:ilvl="7" w:tplc="BA6EAAEA" w:tentative="1">
      <w:start w:val="1"/>
      <w:numFmt w:val="bullet"/>
      <w:lvlText w:val="•"/>
      <w:lvlJc w:val="left"/>
      <w:pPr>
        <w:tabs>
          <w:tab w:val="num" w:pos="5760"/>
        </w:tabs>
        <w:ind w:left="5760" w:hanging="360"/>
      </w:pPr>
      <w:rPr>
        <w:rFonts w:ascii="Arial" w:hAnsi="Arial" w:hint="default"/>
      </w:rPr>
    </w:lvl>
    <w:lvl w:ilvl="8" w:tplc="880EF2E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19F9285A"/>
    <w:multiLevelType w:val="hybridMultilevel"/>
    <w:tmpl w:val="9CDC4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E8A3E90"/>
    <w:multiLevelType w:val="hybridMultilevel"/>
    <w:tmpl w:val="9CFAC18C"/>
    <w:lvl w:ilvl="0" w:tplc="D7182F20">
      <w:start w:val="1"/>
      <w:numFmt w:val="bullet"/>
      <w:pStyle w:val="BulletLa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C1107F"/>
    <w:multiLevelType w:val="hybridMultilevel"/>
    <w:tmpl w:val="F98E56B4"/>
    <w:lvl w:ilvl="0" w:tplc="0DEEC6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F27A06"/>
    <w:multiLevelType w:val="hybridMultilevel"/>
    <w:tmpl w:val="36744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6C2DA4"/>
    <w:multiLevelType w:val="hybridMultilevel"/>
    <w:tmpl w:val="3B9EADA4"/>
    <w:lvl w:ilvl="0" w:tplc="01845C70">
      <w:start w:val="1"/>
      <w:numFmt w:val="bullet"/>
      <w:lvlText w:val="•"/>
      <w:lvlJc w:val="left"/>
      <w:pPr>
        <w:tabs>
          <w:tab w:val="num" w:pos="720"/>
        </w:tabs>
        <w:ind w:left="720" w:hanging="360"/>
      </w:pPr>
      <w:rPr>
        <w:rFonts w:ascii="Arial" w:hAnsi="Arial" w:hint="default"/>
      </w:rPr>
    </w:lvl>
    <w:lvl w:ilvl="1" w:tplc="D250F2C0">
      <w:start w:val="219"/>
      <w:numFmt w:val="bullet"/>
      <w:lvlText w:val="•"/>
      <w:lvlJc w:val="left"/>
      <w:pPr>
        <w:tabs>
          <w:tab w:val="num" w:pos="1440"/>
        </w:tabs>
        <w:ind w:left="1440" w:hanging="360"/>
      </w:pPr>
      <w:rPr>
        <w:rFonts w:ascii="Arial" w:hAnsi="Arial" w:hint="default"/>
      </w:rPr>
    </w:lvl>
    <w:lvl w:ilvl="2" w:tplc="43BA8826" w:tentative="1">
      <w:start w:val="1"/>
      <w:numFmt w:val="bullet"/>
      <w:lvlText w:val="•"/>
      <w:lvlJc w:val="left"/>
      <w:pPr>
        <w:tabs>
          <w:tab w:val="num" w:pos="2160"/>
        </w:tabs>
        <w:ind w:left="2160" w:hanging="360"/>
      </w:pPr>
      <w:rPr>
        <w:rFonts w:ascii="Arial" w:hAnsi="Arial" w:hint="default"/>
      </w:rPr>
    </w:lvl>
    <w:lvl w:ilvl="3" w:tplc="A1442D3A" w:tentative="1">
      <w:start w:val="1"/>
      <w:numFmt w:val="bullet"/>
      <w:lvlText w:val="•"/>
      <w:lvlJc w:val="left"/>
      <w:pPr>
        <w:tabs>
          <w:tab w:val="num" w:pos="2880"/>
        </w:tabs>
        <w:ind w:left="2880" w:hanging="360"/>
      </w:pPr>
      <w:rPr>
        <w:rFonts w:ascii="Arial" w:hAnsi="Arial" w:hint="default"/>
      </w:rPr>
    </w:lvl>
    <w:lvl w:ilvl="4" w:tplc="6BF889E2" w:tentative="1">
      <w:start w:val="1"/>
      <w:numFmt w:val="bullet"/>
      <w:lvlText w:val="•"/>
      <w:lvlJc w:val="left"/>
      <w:pPr>
        <w:tabs>
          <w:tab w:val="num" w:pos="3600"/>
        </w:tabs>
        <w:ind w:left="3600" w:hanging="360"/>
      </w:pPr>
      <w:rPr>
        <w:rFonts w:ascii="Arial" w:hAnsi="Arial" w:hint="default"/>
      </w:rPr>
    </w:lvl>
    <w:lvl w:ilvl="5" w:tplc="1C8ED65E" w:tentative="1">
      <w:start w:val="1"/>
      <w:numFmt w:val="bullet"/>
      <w:lvlText w:val="•"/>
      <w:lvlJc w:val="left"/>
      <w:pPr>
        <w:tabs>
          <w:tab w:val="num" w:pos="4320"/>
        </w:tabs>
        <w:ind w:left="4320" w:hanging="360"/>
      </w:pPr>
      <w:rPr>
        <w:rFonts w:ascii="Arial" w:hAnsi="Arial" w:hint="default"/>
      </w:rPr>
    </w:lvl>
    <w:lvl w:ilvl="6" w:tplc="77BA983C" w:tentative="1">
      <w:start w:val="1"/>
      <w:numFmt w:val="bullet"/>
      <w:lvlText w:val="•"/>
      <w:lvlJc w:val="left"/>
      <w:pPr>
        <w:tabs>
          <w:tab w:val="num" w:pos="5040"/>
        </w:tabs>
        <w:ind w:left="5040" w:hanging="360"/>
      </w:pPr>
      <w:rPr>
        <w:rFonts w:ascii="Arial" w:hAnsi="Arial" w:hint="default"/>
      </w:rPr>
    </w:lvl>
    <w:lvl w:ilvl="7" w:tplc="B90A4B6C" w:tentative="1">
      <w:start w:val="1"/>
      <w:numFmt w:val="bullet"/>
      <w:lvlText w:val="•"/>
      <w:lvlJc w:val="left"/>
      <w:pPr>
        <w:tabs>
          <w:tab w:val="num" w:pos="5760"/>
        </w:tabs>
        <w:ind w:left="5760" w:hanging="360"/>
      </w:pPr>
      <w:rPr>
        <w:rFonts w:ascii="Arial" w:hAnsi="Arial" w:hint="default"/>
      </w:rPr>
    </w:lvl>
    <w:lvl w:ilvl="8" w:tplc="F792246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4FC172D"/>
    <w:multiLevelType w:val="hybridMultilevel"/>
    <w:tmpl w:val="78442898"/>
    <w:lvl w:ilvl="0" w:tplc="9E687ABA">
      <w:start w:val="1"/>
      <w:numFmt w:val="bullet"/>
      <w:lvlText w:val="•"/>
      <w:lvlJc w:val="left"/>
      <w:pPr>
        <w:tabs>
          <w:tab w:val="num" w:pos="720"/>
        </w:tabs>
        <w:ind w:left="720" w:hanging="360"/>
      </w:pPr>
      <w:rPr>
        <w:rFonts w:ascii="Arial" w:hAnsi="Arial" w:hint="default"/>
      </w:rPr>
    </w:lvl>
    <w:lvl w:ilvl="1" w:tplc="9BB29298">
      <w:start w:val="219"/>
      <w:numFmt w:val="bullet"/>
      <w:lvlText w:val="•"/>
      <w:lvlJc w:val="left"/>
      <w:pPr>
        <w:tabs>
          <w:tab w:val="num" w:pos="1440"/>
        </w:tabs>
        <w:ind w:left="1440" w:hanging="360"/>
      </w:pPr>
      <w:rPr>
        <w:rFonts w:ascii="Arial" w:hAnsi="Arial" w:hint="default"/>
      </w:rPr>
    </w:lvl>
    <w:lvl w:ilvl="2" w:tplc="39B643E2" w:tentative="1">
      <w:start w:val="1"/>
      <w:numFmt w:val="bullet"/>
      <w:lvlText w:val="•"/>
      <w:lvlJc w:val="left"/>
      <w:pPr>
        <w:tabs>
          <w:tab w:val="num" w:pos="2160"/>
        </w:tabs>
        <w:ind w:left="2160" w:hanging="360"/>
      </w:pPr>
      <w:rPr>
        <w:rFonts w:ascii="Arial" w:hAnsi="Arial" w:hint="default"/>
      </w:rPr>
    </w:lvl>
    <w:lvl w:ilvl="3" w:tplc="B01A648A" w:tentative="1">
      <w:start w:val="1"/>
      <w:numFmt w:val="bullet"/>
      <w:lvlText w:val="•"/>
      <w:lvlJc w:val="left"/>
      <w:pPr>
        <w:tabs>
          <w:tab w:val="num" w:pos="2880"/>
        </w:tabs>
        <w:ind w:left="2880" w:hanging="360"/>
      </w:pPr>
      <w:rPr>
        <w:rFonts w:ascii="Arial" w:hAnsi="Arial" w:hint="default"/>
      </w:rPr>
    </w:lvl>
    <w:lvl w:ilvl="4" w:tplc="9300EA74" w:tentative="1">
      <w:start w:val="1"/>
      <w:numFmt w:val="bullet"/>
      <w:lvlText w:val="•"/>
      <w:lvlJc w:val="left"/>
      <w:pPr>
        <w:tabs>
          <w:tab w:val="num" w:pos="3600"/>
        </w:tabs>
        <w:ind w:left="3600" w:hanging="360"/>
      </w:pPr>
      <w:rPr>
        <w:rFonts w:ascii="Arial" w:hAnsi="Arial" w:hint="default"/>
      </w:rPr>
    </w:lvl>
    <w:lvl w:ilvl="5" w:tplc="F13E8688" w:tentative="1">
      <w:start w:val="1"/>
      <w:numFmt w:val="bullet"/>
      <w:lvlText w:val="•"/>
      <w:lvlJc w:val="left"/>
      <w:pPr>
        <w:tabs>
          <w:tab w:val="num" w:pos="4320"/>
        </w:tabs>
        <w:ind w:left="4320" w:hanging="360"/>
      </w:pPr>
      <w:rPr>
        <w:rFonts w:ascii="Arial" w:hAnsi="Arial" w:hint="default"/>
      </w:rPr>
    </w:lvl>
    <w:lvl w:ilvl="6" w:tplc="858A8EEC" w:tentative="1">
      <w:start w:val="1"/>
      <w:numFmt w:val="bullet"/>
      <w:lvlText w:val="•"/>
      <w:lvlJc w:val="left"/>
      <w:pPr>
        <w:tabs>
          <w:tab w:val="num" w:pos="5040"/>
        </w:tabs>
        <w:ind w:left="5040" w:hanging="360"/>
      </w:pPr>
      <w:rPr>
        <w:rFonts w:ascii="Arial" w:hAnsi="Arial" w:hint="default"/>
      </w:rPr>
    </w:lvl>
    <w:lvl w:ilvl="7" w:tplc="90720ED8" w:tentative="1">
      <w:start w:val="1"/>
      <w:numFmt w:val="bullet"/>
      <w:lvlText w:val="•"/>
      <w:lvlJc w:val="left"/>
      <w:pPr>
        <w:tabs>
          <w:tab w:val="num" w:pos="5760"/>
        </w:tabs>
        <w:ind w:left="5760" w:hanging="360"/>
      </w:pPr>
      <w:rPr>
        <w:rFonts w:ascii="Arial" w:hAnsi="Arial" w:hint="default"/>
      </w:rPr>
    </w:lvl>
    <w:lvl w:ilvl="8" w:tplc="D474E17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28550DC7"/>
    <w:multiLevelType w:val="hybridMultilevel"/>
    <w:tmpl w:val="E20EE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A5951F0"/>
    <w:multiLevelType w:val="hybridMultilevel"/>
    <w:tmpl w:val="8F74C87C"/>
    <w:lvl w:ilvl="0" w:tplc="EBC46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722389"/>
    <w:multiLevelType w:val="hybridMultilevel"/>
    <w:tmpl w:val="0C02F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DF54871"/>
    <w:multiLevelType w:val="multilevel"/>
    <w:tmpl w:val="00DC5504"/>
    <w:lvl w:ilvl="0">
      <w:start w:val="1"/>
      <w:numFmt w:val="upperLetter"/>
      <w:pStyle w:val="AppdHeading1"/>
      <w:lvlText w:val="Appendix %1."/>
      <w:lvlJc w:val="left"/>
      <w:pPr>
        <w:tabs>
          <w:tab w:val="num" w:pos="3240"/>
        </w:tabs>
        <w:ind w:left="720" w:hanging="720"/>
      </w:pPr>
      <w:rPr>
        <w:rFonts w:cs="Times New Roman" w:hint="default"/>
      </w:rPr>
    </w:lvl>
    <w:lvl w:ilvl="1">
      <w:start w:val="1"/>
      <w:numFmt w:val="decimal"/>
      <w:pStyle w:val="AppHeading2"/>
      <w:lvlText w:val="%1.%2"/>
      <w:lvlJc w:val="left"/>
      <w:pPr>
        <w:tabs>
          <w:tab w:val="num" w:pos="1080"/>
        </w:tabs>
        <w:ind w:left="720" w:hanging="720"/>
      </w:pPr>
      <w:rPr>
        <w:rFonts w:cs="Times New Roman" w:hint="default"/>
      </w:rPr>
    </w:lvl>
    <w:lvl w:ilvl="2">
      <w:start w:val="1"/>
      <w:numFmt w:val="decimal"/>
      <w:pStyle w:val="AppHeading3"/>
      <w:lvlText w:val="%1.%2.%3"/>
      <w:lvlJc w:val="left"/>
      <w:pPr>
        <w:tabs>
          <w:tab w:val="num" w:pos="1440"/>
        </w:tabs>
        <w:ind w:left="720" w:hanging="720"/>
      </w:pPr>
      <w:rPr>
        <w:rFonts w:cs="Times New Roman" w:hint="default"/>
      </w:rPr>
    </w:lvl>
    <w:lvl w:ilvl="3">
      <w:start w:val="1"/>
      <w:numFmt w:val="decimal"/>
      <w:lvlText w:val="%1.%2.%3.%4"/>
      <w:lvlJc w:val="left"/>
      <w:pPr>
        <w:tabs>
          <w:tab w:val="num" w:pos="1800"/>
        </w:tabs>
        <w:ind w:left="720" w:hanging="720"/>
      </w:pPr>
      <w:rPr>
        <w:rFonts w:cs="Times New Roman" w:hint="default"/>
      </w:rPr>
    </w:lvl>
    <w:lvl w:ilvl="4">
      <w:start w:val="1"/>
      <w:numFmt w:val="none"/>
      <w:lvlText w:val=""/>
      <w:lvlJc w:val="left"/>
      <w:pPr>
        <w:tabs>
          <w:tab w:val="num" w:pos="36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37" w15:restartNumberingAfterBreak="0">
    <w:nsid w:val="2E9B1A06"/>
    <w:multiLevelType w:val="hybridMultilevel"/>
    <w:tmpl w:val="F9F03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EEC422F"/>
    <w:multiLevelType w:val="hybridMultilevel"/>
    <w:tmpl w:val="E364FDEA"/>
    <w:lvl w:ilvl="0" w:tplc="187CA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8818FE"/>
    <w:multiLevelType w:val="hybridMultilevel"/>
    <w:tmpl w:val="F18E7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7F31D15"/>
    <w:multiLevelType w:val="hybridMultilevel"/>
    <w:tmpl w:val="D1AE8F40"/>
    <w:lvl w:ilvl="0" w:tplc="0AF4B1EC">
      <w:start w:val="1"/>
      <w:numFmt w:val="bullet"/>
      <w:lvlText w:val="•"/>
      <w:lvlJc w:val="left"/>
      <w:pPr>
        <w:tabs>
          <w:tab w:val="num" w:pos="720"/>
        </w:tabs>
        <w:ind w:left="720" w:hanging="360"/>
      </w:pPr>
      <w:rPr>
        <w:rFonts w:ascii="Arial" w:hAnsi="Arial" w:hint="default"/>
      </w:rPr>
    </w:lvl>
    <w:lvl w:ilvl="1" w:tplc="1F288FA0">
      <w:start w:val="242"/>
      <w:numFmt w:val="bullet"/>
      <w:lvlText w:val="•"/>
      <w:lvlJc w:val="left"/>
      <w:pPr>
        <w:tabs>
          <w:tab w:val="num" w:pos="1440"/>
        </w:tabs>
        <w:ind w:left="1440" w:hanging="360"/>
      </w:pPr>
      <w:rPr>
        <w:rFonts w:ascii="Arial" w:hAnsi="Arial" w:hint="default"/>
      </w:rPr>
    </w:lvl>
    <w:lvl w:ilvl="2" w:tplc="6AD6011A" w:tentative="1">
      <w:start w:val="1"/>
      <w:numFmt w:val="bullet"/>
      <w:lvlText w:val="•"/>
      <w:lvlJc w:val="left"/>
      <w:pPr>
        <w:tabs>
          <w:tab w:val="num" w:pos="2160"/>
        </w:tabs>
        <w:ind w:left="2160" w:hanging="360"/>
      </w:pPr>
      <w:rPr>
        <w:rFonts w:ascii="Arial" w:hAnsi="Arial" w:hint="default"/>
      </w:rPr>
    </w:lvl>
    <w:lvl w:ilvl="3" w:tplc="B3BE1B1A" w:tentative="1">
      <w:start w:val="1"/>
      <w:numFmt w:val="bullet"/>
      <w:lvlText w:val="•"/>
      <w:lvlJc w:val="left"/>
      <w:pPr>
        <w:tabs>
          <w:tab w:val="num" w:pos="2880"/>
        </w:tabs>
        <w:ind w:left="2880" w:hanging="360"/>
      </w:pPr>
      <w:rPr>
        <w:rFonts w:ascii="Arial" w:hAnsi="Arial" w:hint="default"/>
      </w:rPr>
    </w:lvl>
    <w:lvl w:ilvl="4" w:tplc="3EEA1B60" w:tentative="1">
      <w:start w:val="1"/>
      <w:numFmt w:val="bullet"/>
      <w:lvlText w:val="•"/>
      <w:lvlJc w:val="left"/>
      <w:pPr>
        <w:tabs>
          <w:tab w:val="num" w:pos="3600"/>
        </w:tabs>
        <w:ind w:left="3600" w:hanging="360"/>
      </w:pPr>
      <w:rPr>
        <w:rFonts w:ascii="Arial" w:hAnsi="Arial" w:hint="default"/>
      </w:rPr>
    </w:lvl>
    <w:lvl w:ilvl="5" w:tplc="BABA22D0" w:tentative="1">
      <w:start w:val="1"/>
      <w:numFmt w:val="bullet"/>
      <w:lvlText w:val="•"/>
      <w:lvlJc w:val="left"/>
      <w:pPr>
        <w:tabs>
          <w:tab w:val="num" w:pos="4320"/>
        </w:tabs>
        <w:ind w:left="4320" w:hanging="360"/>
      </w:pPr>
      <w:rPr>
        <w:rFonts w:ascii="Arial" w:hAnsi="Arial" w:hint="default"/>
      </w:rPr>
    </w:lvl>
    <w:lvl w:ilvl="6" w:tplc="101414C4" w:tentative="1">
      <w:start w:val="1"/>
      <w:numFmt w:val="bullet"/>
      <w:lvlText w:val="•"/>
      <w:lvlJc w:val="left"/>
      <w:pPr>
        <w:tabs>
          <w:tab w:val="num" w:pos="5040"/>
        </w:tabs>
        <w:ind w:left="5040" w:hanging="360"/>
      </w:pPr>
      <w:rPr>
        <w:rFonts w:ascii="Arial" w:hAnsi="Arial" w:hint="default"/>
      </w:rPr>
    </w:lvl>
    <w:lvl w:ilvl="7" w:tplc="0A2CB918" w:tentative="1">
      <w:start w:val="1"/>
      <w:numFmt w:val="bullet"/>
      <w:lvlText w:val="•"/>
      <w:lvlJc w:val="left"/>
      <w:pPr>
        <w:tabs>
          <w:tab w:val="num" w:pos="5760"/>
        </w:tabs>
        <w:ind w:left="5760" w:hanging="360"/>
      </w:pPr>
      <w:rPr>
        <w:rFonts w:ascii="Arial" w:hAnsi="Arial" w:hint="default"/>
      </w:rPr>
    </w:lvl>
    <w:lvl w:ilvl="8" w:tplc="6CE6325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39C86B25"/>
    <w:multiLevelType w:val="hybridMultilevel"/>
    <w:tmpl w:val="5944E068"/>
    <w:lvl w:ilvl="0" w:tplc="74241B2E">
      <w:start w:val="1"/>
      <w:numFmt w:val="bullet"/>
      <w:lvlText w:val="•"/>
      <w:lvlJc w:val="left"/>
      <w:pPr>
        <w:tabs>
          <w:tab w:val="num" w:pos="720"/>
        </w:tabs>
        <w:ind w:left="720" w:hanging="360"/>
      </w:pPr>
      <w:rPr>
        <w:rFonts w:ascii="Arial" w:hAnsi="Arial" w:hint="default"/>
      </w:rPr>
    </w:lvl>
    <w:lvl w:ilvl="1" w:tplc="31C82F64">
      <w:start w:val="219"/>
      <w:numFmt w:val="bullet"/>
      <w:lvlText w:val="•"/>
      <w:lvlJc w:val="left"/>
      <w:pPr>
        <w:tabs>
          <w:tab w:val="num" w:pos="1440"/>
        </w:tabs>
        <w:ind w:left="1440" w:hanging="360"/>
      </w:pPr>
      <w:rPr>
        <w:rFonts w:ascii="Arial" w:hAnsi="Arial" w:hint="default"/>
      </w:rPr>
    </w:lvl>
    <w:lvl w:ilvl="2" w:tplc="55588C40" w:tentative="1">
      <w:start w:val="1"/>
      <w:numFmt w:val="bullet"/>
      <w:lvlText w:val="•"/>
      <w:lvlJc w:val="left"/>
      <w:pPr>
        <w:tabs>
          <w:tab w:val="num" w:pos="2160"/>
        </w:tabs>
        <w:ind w:left="2160" w:hanging="360"/>
      </w:pPr>
      <w:rPr>
        <w:rFonts w:ascii="Arial" w:hAnsi="Arial" w:hint="default"/>
      </w:rPr>
    </w:lvl>
    <w:lvl w:ilvl="3" w:tplc="D5C6B058" w:tentative="1">
      <w:start w:val="1"/>
      <w:numFmt w:val="bullet"/>
      <w:lvlText w:val="•"/>
      <w:lvlJc w:val="left"/>
      <w:pPr>
        <w:tabs>
          <w:tab w:val="num" w:pos="2880"/>
        </w:tabs>
        <w:ind w:left="2880" w:hanging="360"/>
      </w:pPr>
      <w:rPr>
        <w:rFonts w:ascii="Arial" w:hAnsi="Arial" w:hint="default"/>
      </w:rPr>
    </w:lvl>
    <w:lvl w:ilvl="4" w:tplc="B7723D20" w:tentative="1">
      <w:start w:val="1"/>
      <w:numFmt w:val="bullet"/>
      <w:lvlText w:val="•"/>
      <w:lvlJc w:val="left"/>
      <w:pPr>
        <w:tabs>
          <w:tab w:val="num" w:pos="3600"/>
        </w:tabs>
        <w:ind w:left="3600" w:hanging="360"/>
      </w:pPr>
      <w:rPr>
        <w:rFonts w:ascii="Arial" w:hAnsi="Arial" w:hint="default"/>
      </w:rPr>
    </w:lvl>
    <w:lvl w:ilvl="5" w:tplc="6EECF4AE" w:tentative="1">
      <w:start w:val="1"/>
      <w:numFmt w:val="bullet"/>
      <w:lvlText w:val="•"/>
      <w:lvlJc w:val="left"/>
      <w:pPr>
        <w:tabs>
          <w:tab w:val="num" w:pos="4320"/>
        </w:tabs>
        <w:ind w:left="4320" w:hanging="360"/>
      </w:pPr>
      <w:rPr>
        <w:rFonts w:ascii="Arial" w:hAnsi="Arial" w:hint="default"/>
      </w:rPr>
    </w:lvl>
    <w:lvl w:ilvl="6" w:tplc="6018D0DC" w:tentative="1">
      <w:start w:val="1"/>
      <w:numFmt w:val="bullet"/>
      <w:lvlText w:val="•"/>
      <w:lvlJc w:val="left"/>
      <w:pPr>
        <w:tabs>
          <w:tab w:val="num" w:pos="5040"/>
        </w:tabs>
        <w:ind w:left="5040" w:hanging="360"/>
      </w:pPr>
      <w:rPr>
        <w:rFonts w:ascii="Arial" w:hAnsi="Arial" w:hint="default"/>
      </w:rPr>
    </w:lvl>
    <w:lvl w:ilvl="7" w:tplc="4620C724" w:tentative="1">
      <w:start w:val="1"/>
      <w:numFmt w:val="bullet"/>
      <w:lvlText w:val="•"/>
      <w:lvlJc w:val="left"/>
      <w:pPr>
        <w:tabs>
          <w:tab w:val="num" w:pos="5760"/>
        </w:tabs>
        <w:ind w:left="5760" w:hanging="360"/>
      </w:pPr>
      <w:rPr>
        <w:rFonts w:ascii="Arial" w:hAnsi="Arial" w:hint="default"/>
      </w:rPr>
    </w:lvl>
    <w:lvl w:ilvl="8" w:tplc="55F4C94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3A521F72"/>
    <w:multiLevelType w:val="hybridMultilevel"/>
    <w:tmpl w:val="8F2ADE04"/>
    <w:lvl w:ilvl="0" w:tplc="187CA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E5866E8"/>
    <w:multiLevelType w:val="hybridMultilevel"/>
    <w:tmpl w:val="2290670E"/>
    <w:lvl w:ilvl="0" w:tplc="E2C07C48">
      <w:start w:val="1"/>
      <w:numFmt w:val="bullet"/>
      <w:lvlText w:val="•"/>
      <w:lvlJc w:val="left"/>
      <w:pPr>
        <w:tabs>
          <w:tab w:val="num" w:pos="720"/>
        </w:tabs>
        <w:ind w:left="720" w:hanging="360"/>
      </w:pPr>
      <w:rPr>
        <w:rFonts w:ascii="Arial" w:hAnsi="Arial" w:hint="default"/>
      </w:rPr>
    </w:lvl>
    <w:lvl w:ilvl="1" w:tplc="7ACC51FE" w:tentative="1">
      <w:start w:val="1"/>
      <w:numFmt w:val="bullet"/>
      <w:lvlText w:val="•"/>
      <w:lvlJc w:val="left"/>
      <w:pPr>
        <w:tabs>
          <w:tab w:val="num" w:pos="1440"/>
        </w:tabs>
        <w:ind w:left="1440" w:hanging="360"/>
      </w:pPr>
      <w:rPr>
        <w:rFonts w:ascii="Arial" w:hAnsi="Arial" w:hint="default"/>
      </w:rPr>
    </w:lvl>
    <w:lvl w:ilvl="2" w:tplc="134A5852" w:tentative="1">
      <w:start w:val="1"/>
      <w:numFmt w:val="bullet"/>
      <w:lvlText w:val="•"/>
      <w:lvlJc w:val="left"/>
      <w:pPr>
        <w:tabs>
          <w:tab w:val="num" w:pos="2160"/>
        </w:tabs>
        <w:ind w:left="2160" w:hanging="360"/>
      </w:pPr>
      <w:rPr>
        <w:rFonts w:ascii="Arial" w:hAnsi="Arial" w:hint="default"/>
      </w:rPr>
    </w:lvl>
    <w:lvl w:ilvl="3" w:tplc="9E500DB6" w:tentative="1">
      <w:start w:val="1"/>
      <w:numFmt w:val="bullet"/>
      <w:lvlText w:val="•"/>
      <w:lvlJc w:val="left"/>
      <w:pPr>
        <w:tabs>
          <w:tab w:val="num" w:pos="2880"/>
        </w:tabs>
        <w:ind w:left="2880" w:hanging="360"/>
      </w:pPr>
      <w:rPr>
        <w:rFonts w:ascii="Arial" w:hAnsi="Arial" w:hint="default"/>
      </w:rPr>
    </w:lvl>
    <w:lvl w:ilvl="4" w:tplc="8578ABB0" w:tentative="1">
      <w:start w:val="1"/>
      <w:numFmt w:val="bullet"/>
      <w:lvlText w:val="•"/>
      <w:lvlJc w:val="left"/>
      <w:pPr>
        <w:tabs>
          <w:tab w:val="num" w:pos="3600"/>
        </w:tabs>
        <w:ind w:left="3600" w:hanging="360"/>
      </w:pPr>
      <w:rPr>
        <w:rFonts w:ascii="Arial" w:hAnsi="Arial" w:hint="default"/>
      </w:rPr>
    </w:lvl>
    <w:lvl w:ilvl="5" w:tplc="2966901A" w:tentative="1">
      <w:start w:val="1"/>
      <w:numFmt w:val="bullet"/>
      <w:lvlText w:val="•"/>
      <w:lvlJc w:val="left"/>
      <w:pPr>
        <w:tabs>
          <w:tab w:val="num" w:pos="4320"/>
        </w:tabs>
        <w:ind w:left="4320" w:hanging="360"/>
      </w:pPr>
      <w:rPr>
        <w:rFonts w:ascii="Arial" w:hAnsi="Arial" w:hint="default"/>
      </w:rPr>
    </w:lvl>
    <w:lvl w:ilvl="6" w:tplc="9D683FB6" w:tentative="1">
      <w:start w:val="1"/>
      <w:numFmt w:val="bullet"/>
      <w:lvlText w:val="•"/>
      <w:lvlJc w:val="left"/>
      <w:pPr>
        <w:tabs>
          <w:tab w:val="num" w:pos="5040"/>
        </w:tabs>
        <w:ind w:left="5040" w:hanging="360"/>
      </w:pPr>
      <w:rPr>
        <w:rFonts w:ascii="Arial" w:hAnsi="Arial" w:hint="default"/>
      </w:rPr>
    </w:lvl>
    <w:lvl w:ilvl="7" w:tplc="91AA8A5A" w:tentative="1">
      <w:start w:val="1"/>
      <w:numFmt w:val="bullet"/>
      <w:lvlText w:val="•"/>
      <w:lvlJc w:val="left"/>
      <w:pPr>
        <w:tabs>
          <w:tab w:val="num" w:pos="5760"/>
        </w:tabs>
        <w:ind w:left="5760" w:hanging="360"/>
      </w:pPr>
      <w:rPr>
        <w:rFonts w:ascii="Arial" w:hAnsi="Arial" w:hint="default"/>
      </w:rPr>
    </w:lvl>
    <w:lvl w:ilvl="8" w:tplc="3B6AD126"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3F4E5034"/>
    <w:multiLevelType w:val="hybridMultilevel"/>
    <w:tmpl w:val="5C76A856"/>
    <w:lvl w:ilvl="0" w:tplc="5582AFC4">
      <w:start w:val="1"/>
      <w:numFmt w:val="bullet"/>
      <w:lvlText w:val="•"/>
      <w:lvlJc w:val="left"/>
      <w:pPr>
        <w:tabs>
          <w:tab w:val="num" w:pos="720"/>
        </w:tabs>
        <w:ind w:left="720" w:hanging="360"/>
      </w:pPr>
      <w:rPr>
        <w:rFonts w:ascii="Arial" w:hAnsi="Arial" w:hint="default"/>
      </w:rPr>
    </w:lvl>
    <w:lvl w:ilvl="1" w:tplc="69E28C9C">
      <w:start w:val="219"/>
      <w:numFmt w:val="bullet"/>
      <w:lvlText w:val="•"/>
      <w:lvlJc w:val="left"/>
      <w:pPr>
        <w:tabs>
          <w:tab w:val="num" w:pos="1440"/>
        </w:tabs>
        <w:ind w:left="1440" w:hanging="360"/>
      </w:pPr>
      <w:rPr>
        <w:rFonts w:ascii="Arial" w:hAnsi="Arial" w:hint="default"/>
      </w:rPr>
    </w:lvl>
    <w:lvl w:ilvl="2" w:tplc="B48047D0" w:tentative="1">
      <w:start w:val="1"/>
      <w:numFmt w:val="bullet"/>
      <w:lvlText w:val="•"/>
      <w:lvlJc w:val="left"/>
      <w:pPr>
        <w:tabs>
          <w:tab w:val="num" w:pos="2160"/>
        </w:tabs>
        <w:ind w:left="2160" w:hanging="360"/>
      </w:pPr>
      <w:rPr>
        <w:rFonts w:ascii="Arial" w:hAnsi="Arial" w:hint="default"/>
      </w:rPr>
    </w:lvl>
    <w:lvl w:ilvl="3" w:tplc="6C266182" w:tentative="1">
      <w:start w:val="1"/>
      <w:numFmt w:val="bullet"/>
      <w:lvlText w:val="•"/>
      <w:lvlJc w:val="left"/>
      <w:pPr>
        <w:tabs>
          <w:tab w:val="num" w:pos="2880"/>
        </w:tabs>
        <w:ind w:left="2880" w:hanging="360"/>
      </w:pPr>
      <w:rPr>
        <w:rFonts w:ascii="Arial" w:hAnsi="Arial" w:hint="default"/>
      </w:rPr>
    </w:lvl>
    <w:lvl w:ilvl="4" w:tplc="0E1A3EF8" w:tentative="1">
      <w:start w:val="1"/>
      <w:numFmt w:val="bullet"/>
      <w:lvlText w:val="•"/>
      <w:lvlJc w:val="left"/>
      <w:pPr>
        <w:tabs>
          <w:tab w:val="num" w:pos="3600"/>
        </w:tabs>
        <w:ind w:left="3600" w:hanging="360"/>
      </w:pPr>
      <w:rPr>
        <w:rFonts w:ascii="Arial" w:hAnsi="Arial" w:hint="default"/>
      </w:rPr>
    </w:lvl>
    <w:lvl w:ilvl="5" w:tplc="37BCAB8A" w:tentative="1">
      <w:start w:val="1"/>
      <w:numFmt w:val="bullet"/>
      <w:lvlText w:val="•"/>
      <w:lvlJc w:val="left"/>
      <w:pPr>
        <w:tabs>
          <w:tab w:val="num" w:pos="4320"/>
        </w:tabs>
        <w:ind w:left="4320" w:hanging="360"/>
      </w:pPr>
      <w:rPr>
        <w:rFonts w:ascii="Arial" w:hAnsi="Arial" w:hint="default"/>
      </w:rPr>
    </w:lvl>
    <w:lvl w:ilvl="6" w:tplc="3E1078EE" w:tentative="1">
      <w:start w:val="1"/>
      <w:numFmt w:val="bullet"/>
      <w:lvlText w:val="•"/>
      <w:lvlJc w:val="left"/>
      <w:pPr>
        <w:tabs>
          <w:tab w:val="num" w:pos="5040"/>
        </w:tabs>
        <w:ind w:left="5040" w:hanging="360"/>
      </w:pPr>
      <w:rPr>
        <w:rFonts w:ascii="Arial" w:hAnsi="Arial" w:hint="default"/>
      </w:rPr>
    </w:lvl>
    <w:lvl w:ilvl="7" w:tplc="B4D4B522" w:tentative="1">
      <w:start w:val="1"/>
      <w:numFmt w:val="bullet"/>
      <w:lvlText w:val="•"/>
      <w:lvlJc w:val="left"/>
      <w:pPr>
        <w:tabs>
          <w:tab w:val="num" w:pos="5760"/>
        </w:tabs>
        <w:ind w:left="5760" w:hanging="360"/>
      </w:pPr>
      <w:rPr>
        <w:rFonts w:ascii="Arial" w:hAnsi="Arial" w:hint="default"/>
      </w:rPr>
    </w:lvl>
    <w:lvl w:ilvl="8" w:tplc="5A40A38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01C37FF"/>
    <w:multiLevelType w:val="hybridMultilevel"/>
    <w:tmpl w:val="EBF6BDBE"/>
    <w:lvl w:ilvl="0" w:tplc="C54A1CBA">
      <w:start w:val="1"/>
      <w:numFmt w:val="bullet"/>
      <w:lvlText w:val="•"/>
      <w:lvlJc w:val="left"/>
      <w:pPr>
        <w:tabs>
          <w:tab w:val="num" w:pos="720"/>
        </w:tabs>
        <w:ind w:left="720" w:hanging="360"/>
      </w:pPr>
      <w:rPr>
        <w:rFonts w:ascii="Arial" w:hAnsi="Arial" w:hint="default"/>
      </w:rPr>
    </w:lvl>
    <w:lvl w:ilvl="1" w:tplc="5DF859BE">
      <w:start w:val="242"/>
      <w:numFmt w:val="bullet"/>
      <w:lvlText w:val="•"/>
      <w:lvlJc w:val="left"/>
      <w:pPr>
        <w:tabs>
          <w:tab w:val="num" w:pos="1440"/>
        </w:tabs>
        <w:ind w:left="1440" w:hanging="360"/>
      </w:pPr>
      <w:rPr>
        <w:rFonts w:ascii="Arial" w:hAnsi="Arial" w:hint="default"/>
      </w:rPr>
    </w:lvl>
    <w:lvl w:ilvl="2" w:tplc="616273A4" w:tentative="1">
      <w:start w:val="1"/>
      <w:numFmt w:val="bullet"/>
      <w:lvlText w:val="•"/>
      <w:lvlJc w:val="left"/>
      <w:pPr>
        <w:tabs>
          <w:tab w:val="num" w:pos="2160"/>
        </w:tabs>
        <w:ind w:left="2160" w:hanging="360"/>
      </w:pPr>
      <w:rPr>
        <w:rFonts w:ascii="Arial" w:hAnsi="Arial" w:hint="default"/>
      </w:rPr>
    </w:lvl>
    <w:lvl w:ilvl="3" w:tplc="BDA26C26" w:tentative="1">
      <w:start w:val="1"/>
      <w:numFmt w:val="bullet"/>
      <w:lvlText w:val="•"/>
      <w:lvlJc w:val="left"/>
      <w:pPr>
        <w:tabs>
          <w:tab w:val="num" w:pos="2880"/>
        </w:tabs>
        <w:ind w:left="2880" w:hanging="360"/>
      </w:pPr>
      <w:rPr>
        <w:rFonts w:ascii="Arial" w:hAnsi="Arial" w:hint="default"/>
      </w:rPr>
    </w:lvl>
    <w:lvl w:ilvl="4" w:tplc="8FD0C728" w:tentative="1">
      <w:start w:val="1"/>
      <w:numFmt w:val="bullet"/>
      <w:lvlText w:val="•"/>
      <w:lvlJc w:val="left"/>
      <w:pPr>
        <w:tabs>
          <w:tab w:val="num" w:pos="3600"/>
        </w:tabs>
        <w:ind w:left="3600" w:hanging="360"/>
      </w:pPr>
      <w:rPr>
        <w:rFonts w:ascii="Arial" w:hAnsi="Arial" w:hint="default"/>
      </w:rPr>
    </w:lvl>
    <w:lvl w:ilvl="5" w:tplc="D33E92B0" w:tentative="1">
      <w:start w:val="1"/>
      <w:numFmt w:val="bullet"/>
      <w:lvlText w:val="•"/>
      <w:lvlJc w:val="left"/>
      <w:pPr>
        <w:tabs>
          <w:tab w:val="num" w:pos="4320"/>
        </w:tabs>
        <w:ind w:left="4320" w:hanging="360"/>
      </w:pPr>
      <w:rPr>
        <w:rFonts w:ascii="Arial" w:hAnsi="Arial" w:hint="default"/>
      </w:rPr>
    </w:lvl>
    <w:lvl w:ilvl="6" w:tplc="E17006BA" w:tentative="1">
      <w:start w:val="1"/>
      <w:numFmt w:val="bullet"/>
      <w:lvlText w:val="•"/>
      <w:lvlJc w:val="left"/>
      <w:pPr>
        <w:tabs>
          <w:tab w:val="num" w:pos="5040"/>
        </w:tabs>
        <w:ind w:left="5040" w:hanging="360"/>
      </w:pPr>
      <w:rPr>
        <w:rFonts w:ascii="Arial" w:hAnsi="Arial" w:hint="default"/>
      </w:rPr>
    </w:lvl>
    <w:lvl w:ilvl="7" w:tplc="7340015E" w:tentative="1">
      <w:start w:val="1"/>
      <w:numFmt w:val="bullet"/>
      <w:lvlText w:val="•"/>
      <w:lvlJc w:val="left"/>
      <w:pPr>
        <w:tabs>
          <w:tab w:val="num" w:pos="5760"/>
        </w:tabs>
        <w:ind w:left="5760" w:hanging="360"/>
      </w:pPr>
      <w:rPr>
        <w:rFonts w:ascii="Arial" w:hAnsi="Arial" w:hint="default"/>
      </w:rPr>
    </w:lvl>
    <w:lvl w:ilvl="8" w:tplc="C4047E1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40554C89"/>
    <w:multiLevelType w:val="multilevel"/>
    <w:tmpl w:val="72D85B7A"/>
    <w:name w:val="Outline"/>
    <w:lvl w:ilvl="0">
      <w:start w:val="1"/>
      <w:numFmt w:val="decimal"/>
      <w:lvlText w:val="%1."/>
      <w:lvlJc w:val="left"/>
      <w:pPr>
        <w:tabs>
          <w:tab w:val="num" w:pos="0"/>
        </w:tabs>
        <w:ind w:left="360" w:hanging="360"/>
      </w:pPr>
      <w:rPr>
        <w:rFonts w:cs="Times New Roman" w:hint="default"/>
      </w:rPr>
    </w:lvl>
    <w:lvl w:ilvl="1">
      <w:start w:val="1"/>
      <w:numFmt w:val="decimal"/>
      <w:isLgl/>
      <w:lvlText w:val="%1.%2"/>
      <w:lvlJc w:val="left"/>
      <w:pPr>
        <w:tabs>
          <w:tab w:val="num" w:pos="0"/>
        </w:tabs>
        <w:ind w:left="405" w:hanging="405"/>
      </w:pPr>
      <w:rPr>
        <w:rFonts w:cs="Times New Roman" w:hint="default"/>
      </w:rPr>
    </w:lvl>
    <w:lvl w:ilvl="2">
      <w:start w:val="1"/>
      <w:numFmt w:val="decimal"/>
      <w:isLgl/>
      <w:lvlText w:val="%1.%2.%3"/>
      <w:lvlJc w:val="left"/>
      <w:pPr>
        <w:tabs>
          <w:tab w:val="num" w:pos="0"/>
        </w:tabs>
        <w:ind w:left="720" w:hanging="720"/>
      </w:pPr>
      <w:rPr>
        <w:rFonts w:cs="Times New Roman" w:hint="default"/>
      </w:rPr>
    </w:lvl>
    <w:lvl w:ilvl="3">
      <w:start w:val="1"/>
      <w:numFmt w:val="decimal"/>
      <w:isLgl/>
      <w:lvlText w:val="%1.%2.%3.%4"/>
      <w:lvlJc w:val="left"/>
      <w:pPr>
        <w:tabs>
          <w:tab w:val="num" w:pos="0"/>
        </w:tabs>
        <w:ind w:left="720" w:hanging="720"/>
      </w:pPr>
      <w:rPr>
        <w:rFonts w:cs="Times New Roman" w:hint="default"/>
      </w:rPr>
    </w:lvl>
    <w:lvl w:ilvl="4">
      <w:start w:val="1"/>
      <w:numFmt w:val="decimal"/>
      <w:isLgl/>
      <w:lvlText w:val="%1.%2.%3.%4.%5"/>
      <w:lvlJc w:val="left"/>
      <w:pPr>
        <w:tabs>
          <w:tab w:val="num" w:pos="0"/>
        </w:tabs>
        <w:ind w:left="1080" w:hanging="1080"/>
      </w:pPr>
      <w:rPr>
        <w:rFonts w:cs="Times New Roman" w:hint="default"/>
      </w:rPr>
    </w:lvl>
    <w:lvl w:ilvl="5">
      <w:start w:val="1"/>
      <w:numFmt w:val="decimal"/>
      <w:isLgl/>
      <w:lvlText w:val="%1.%2.%3.%4.%5.%6"/>
      <w:lvlJc w:val="left"/>
      <w:pPr>
        <w:tabs>
          <w:tab w:val="num" w:pos="0"/>
        </w:tabs>
        <w:ind w:left="1080" w:hanging="1080"/>
      </w:pPr>
      <w:rPr>
        <w:rFonts w:cs="Times New Roman" w:hint="default"/>
      </w:rPr>
    </w:lvl>
    <w:lvl w:ilvl="6">
      <w:start w:val="1"/>
      <w:numFmt w:val="decimal"/>
      <w:isLgl/>
      <w:lvlText w:val="%1.%2.%3.%4.%5.%6.%7"/>
      <w:lvlJc w:val="left"/>
      <w:pPr>
        <w:tabs>
          <w:tab w:val="num" w:pos="0"/>
        </w:tabs>
        <w:ind w:left="1440" w:hanging="1440"/>
      </w:pPr>
      <w:rPr>
        <w:rFonts w:cs="Times New Roman" w:hint="default"/>
      </w:rPr>
    </w:lvl>
    <w:lvl w:ilvl="7">
      <w:start w:val="1"/>
      <w:numFmt w:val="decimal"/>
      <w:isLgl/>
      <w:lvlText w:val="%1.%2.%3.%4.%5.%6.%7.%8"/>
      <w:lvlJc w:val="left"/>
      <w:pPr>
        <w:tabs>
          <w:tab w:val="num" w:pos="0"/>
        </w:tabs>
        <w:ind w:left="1440" w:hanging="1440"/>
      </w:pPr>
      <w:rPr>
        <w:rFonts w:cs="Times New Roman" w:hint="default"/>
      </w:rPr>
    </w:lvl>
    <w:lvl w:ilvl="8">
      <w:start w:val="1"/>
      <w:numFmt w:val="decimal"/>
      <w:isLgl/>
      <w:lvlText w:val="%1.%2.%3.%4.%5.%6.%7.%8.%9"/>
      <w:lvlJc w:val="left"/>
      <w:pPr>
        <w:tabs>
          <w:tab w:val="num" w:pos="0"/>
        </w:tabs>
        <w:ind w:left="1800" w:hanging="1800"/>
      </w:pPr>
      <w:rPr>
        <w:rFonts w:cs="Times New Roman" w:hint="default"/>
      </w:rPr>
    </w:lvl>
  </w:abstractNum>
  <w:abstractNum w:abstractNumId="47" w15:restartNumberingAfterBreak="0">
    <w:nsid w:val="435605D6"/>
    <w:multiLevelType w:val="hybridMultilevel"/>
    <w:tmpl w:val="4CB4215E"/>
    <w:lvl w:ilvl="0" w:tplc="6F58050C">
      <w:start w:val="1"/>
      <w:numFmt w:val="bullet"/>
      <w:pStyle w:val="Bullet2Las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E30767"/>
    <w:multiLevelType w:val="hybridMultilevel"/>
    <w:tmpl w:val="E3B8B5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BC48C0"/>
    <w:multiLevelType w:val="hybridMultilevel"/>
    <w:tmpl w:val="41FA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0641B8"/>
    <w:multiLevelType w:val="hybridMultilevel"/>
    <w:tmpl w:val="FE162028"/>
    <w:lvl w:ilvl="0" w:tplc="A2C61662">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4C120B51"/>
    <w:multiLevelType w:val="hybridMultilevel"/>
    <w:tmpl w:val="ACBC5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632E89"/>
    <w:multiLevelType w:val="hybridMultilevel"/>
    <w:tmpl w:val="D712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60103D"/>
    <w:multiLevelType w:val="hybridMultilevel"/>
    <w:tmpl w:val="4AB09E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08E0CBF"/>
    <w:multiLevelType w:val="hybridMultilevel"/>
    <w:tmpl w:val="4C48F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404785"/>
    <w:multiLevelType w:val="hybridMultilevel"/>
    <w:tmpl w:val="F0C69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1B75DF"/>
    <w:multiLevelType w:val="hybridMultilevel"/>
    <w:tmpl w:val="BC408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24458A"/>
    <w:multiLevelType w:val="hybridMultilevel"/>
    <w:tmpl w:val="FED275FE"/>
    <w:lvl w:ilvl="0" w:tplc="FDFE8D30">
      <w:start w:val="1"/>
      <w:numFmt w:val="bullet"/>
      <w:lvlText w:val="•"/>
      <w:lvlJc w:val="left"/>
      <w:pPr>
        <w:tabs>
          <w:tab w:val="num" w:pos="720"/>
        </w:tabs>
        <w:ind w:left="720" w:hanging="360"/>
      </w:pPr>
      <w:rPr>
        <w:rFonts w:ascii="Arial" w:hAnsi="Arial" w:hint="default"/>
      </w:rPr>
    </w:lvl>
    <w:lvl w:ilvl="1" w:tplc="CC346A0A">
      <w:start w:val="219"/>
      <w:numFmt w:val="bullet"/>
      <w:lvlText w:val="•"/>
      <w:lvlJc w:val="left"/>
      <w:pPr>
        <w:tabs>
          <w:tab w:val="num" w:pos="1440"/>
        </w:tabs>
        <w:ind w:left="1440" w:hanging="360"/>
      </w:pPr>
      <w:rPr>
        <w:rFonts w:ascii="Arial" w:hAnsi="Arial" w:hint="default"/>
      </w:rPr>
    </w:lvl>
    <w:lvl w:ilvl="2" w:tplc="9AD44C76" w:tentative="1">
      <w:start w:val="1"/>
      <w:numFmt w:val="bullet"/>
      <w:lvlText w:val="•"/>
      <w:lvlJc w:val="left"/>
      <w:pPr>
        <w:tabs>
          <w:tab w:val="num" w:pos="2160"/>
        </w:tabs>
        <w:ind w:left="2160" w:hanging="360"/>
      </w:pPr>
      <w:rPr>
        <w:rFonts w:ascii="Arial" w:hAnsi="Arial" w:hint="default"/>
      </w:rPr>
    </w:lvl>
    <w:lvl w:ilvl="3" w:tplc="B62AD874" w:tentative="1">
      <w:start w:val="1"/>
      <w:numFmt w:val="bullet"/>
      <w:lvlText w:val="•"/>
      <w:lvlJc w:val="left"/>
      <w:pPr>
        <w:tabs>
          <w:tab w:val="num" w:pos="2880"/>
        </w:tabs>
        <w:ind w:left="2880" w:hanging="360"/>
      </w:pPr>
      <w:rPr>
        <w:rFonts w:ascii="Arial" w:hAnsi="Arial" w:hint="default"/>
      </w:rPr>
    </w:lvl>
    <w:lvl w:ilvl="4" w:tplc="85569300" w:tentative="1">
      <w:start w:val="1"/>
      <w:numFmt w:val="bullet"/>
      <w:lvlText w:val="•"/>
      <w:lvlJc w:val="left"/>
      <w:pPr>
        <w:tabs>
          <w:tab w:val="num" w:pos="3600"/>
        </w:tabs>
        <w:ind w:left="3600" w:hanging="360"/>
      </w:pPr>
      <w:rPr>
        <w:rFonts w:ascii="Arial" w:hAnsi="Arial" w:hint="default"/>
      </w:rPr>
    </w:lvl>
    <w:lvl w:ilvl="5" w:tplc="D528E40C" w:tentative="1">
      <w:start w:val="1"/>
      <w:numFmt w:val="bullet"/>
      <w:lvlText w:val="•"/>
      <w:lvlJc w:val="left"/>
      <w:pPr>
        <w:tabs>
          <w:tab w:val="num" w:pos="4320"/>
        </w:tabs>
        <w:ind w:left="4320" w:hanging="360"/>
      </w:pPr>
      <w:rPr>
        <w:rFonts w:ascii="Arial" w:hAnsi="Arial" w:hint="default"/>
      </w:rPr>
    </w:lvl>
    <w:lvl w:ilvl="6" w:tplc="3318663C" w:tentative="1">
      <w:start w:val="1"/>
      <w:numFmt w:val="bullet"/>
      <w:lvlText w:val="•"/>
      <w:lvlJc w:val="left"/>
      <w:pPr>
        <w:tabs>
          <w:tab w:val="num" w:pos="5040"/>
        </w:tabs>
        <w:ind w:left="5040" w:hanging="360"/>
      </w:pPr>
      <w:rPr>
        <w:rFonts w:ascii="Arial" w:hAnsi="Arial" w:hint="default"/>
      </w:rPr>
    </w:lvl>
    <w:lvl w:ilvl="7" w:tplc="A13ABC8E" w:tentative="1">
      <w:start w:val="1"/>
      <w:numFmt w:val="bullet"/>
      <w:lvlText w:val="•"/>
      <w:lvlJc w:val="left"/>
      <w:pPr>
        <w:tabs>
          <w:tab w:val="num" w:pos="5760"/>
        </w:tabs>
        <w:ind w:left="5760" w:hanging="360"/>
      </w:pPr>
      <w:rPr>
        <w:rFonts w:ascii="Arial" w:hAnsi="Arial" w:hint="default"/>
      </w:rPr>
    </w:lvl>
    <w:lvl w:ilvl="8" w:tplc="48A2BDA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3FA74C2"/>
    <w:multiLevelType w:val="hybridMultilevel"/>
    <w:tmpl w:val="003E9F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72A2B09"/>
    <w:multiLevelType w:val="hybridMultilevel"/>
    <w:tmpl w:val="6C8A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0D0606"/>
    <w:multiLevelType w:val="hybridMultilevel"/>
    <w:tmpl w:val="80E2DD98"/>
    <w:lvl w:ilvl="0" w:tplc="ADFE94CC">
      <w:start w:val="1"/>
      <w:numFmt w:val="bullet"/>
      <w:lvlText w:val="•"/>
      <w:lvlJc w:val="left"/>
      <w:pPr>
        <w:tabs>
          <w:tab w:val="num" w:pos="720"/>
        </w:tabs>
        <w:ind w:left="720" w:hanging="360"/>
      </w:pPr>
      <w:rPr>
        <w:rFonts w:ascii="Arial" w:hAnsi="Arial" w:hint="default"/>
      </w:rPr>
    </w:lvl>
    <w:lvl w:ilvl="1" w:tplc="D05E455A">
      <w:start w:val="242"/>
      <w:numFmt w:val="bullet"/>
      <w:lvlText w:val="•"/>
      <w:lvlJc w:val="left"/>
      <w:pPr>
        <w:tabs>
          <w:tab w:val="num" w:pos="1440"/>
        </w:tabs>
        <w:ind w:left="1440" w:hanging="360"/>
      </w:pPr>
      <w:rPr>
        <w:rFonts w:ascii="Arial" w:hAnsi="Arial" w:hint="default"/>
      </w:rPr>
    </w:lvl>
    <w:lvl w:ilvl="2" w:tplc="DA126AF0" w:tentative="1">
      <w:start w:val="1"/>
      <w:numFmt w:val="bullet"/>
      <w:lvlText w:val="•"/>
      <w:lvlJc w:val="left"/>
      <w:pPr>
        <w:tabs>
          <w:tab w:val="num" w:pos="2160"/>
        </w:tabs>
        <w:ind w:left="2160" w:hanging="360"/>
      </w:pPr>
      <w:rPr>
        <w:rFonts w:ascii="Arial" w:hAnsi="Arial" w:hint="default"/>
      </w:rPr>
    </w:lvl>
    <w:lvl w:ilvl="3" w:tplc="184C9C34" w:tentative="1">
      <w:start w:val="1"/>
      <w:numFmt w:val="bullet"/>
      <w:lvlText w:val="•"/>
      <w:lvlJc w:val="left"/>
      <w:pPr>
        <w:tabs>
          <w:tab w:val="num" w:pos="2880"/>
        </w:tabs>
        <w:ind w:left="2880" w:hanging="360"/>
      </w:pPr>
      <w:rPr>
        <w:rFonts w:ascii="Arial" w:hAnsi="Arial" w:hint="default"/>
      </w:rPr>
    </w:lvl>
    <w:lvl w:ilvl="4" w:tplc="ECF88A26" w:tentative="1">
      <w:start w:val="1"/>
      <w:numFmt w:val="bullet"/>
      <w:lvlText w:val="•"/>
      <w:lvlJc w:val="left"/>
      <w:pPr>
        <w:tabs>
          <w:tab w:val="num" w:pos="3600"/>
        </w:tabs>
        <w:ind w:left="3600" w:hanging="360"/>
      </w:pPr>
      <w:rPr>
        <w:rFonts w:ascii="Arial" w:hAnsi="Arial" w:hint="default"/>
      </w:rPr>
    </w:lvl>
    <w:lvl w:ilvl="5" w:tplc="40A8F75E" w:tentative="1">
      <w:start w:val="1"/>
      <w:numFmt w:val="bullet"/>
      <w:lvlText w:val="•"/>
      <w:lvlJc w:val="left"/>
      <w:pPr>
        <w:tabs>
          <w:tab w:val="num" w:pos="4320"/>
        </w:tabs>
        <w:ind w:left="4320" w:hanging="360"/>
      </w:pPr>
      <w:rPr>
        <w:rFonts w:ascii="Arial" w:hAnsi="Arial" w:hint="default"/>
      </w:rPr>
    </w:lvl>
    <w:lvl w:ilvl="6" w:tplc="75EE8D06" w:tentative="1">
      <w:start w:val="1"/>
      <w:numFmt w:val="bullet"/>
      <w:lvlText w:val="•"/>
      <w:lvlJc w:val="left"/>
      <w:pPr>
        <w:tabs>
          <w:tab w:val="num" w:pos="5040"/>
        </w:tabs>
        <w:ind w:left="5040" w:hanging="360"/>
      </w:pPr>
      <w:rPr>
        <w:rFonts w:ascii="Arial" w:hAnsi="Arial" w:hint="default"/>
      </w:rPr>
    </w:lvl>
    <w:lvl w:ilvl="7" w:tplc="8BBA0214" w:tentative="1">
      <w:start w:val="1"/>
      <w:numFmt w:val="bullet"/>
      <w:lvlText w:val="•"/>
      <w:lvlJc w:val="left"/>
      <w:pPr>
        <w:tabs>
          <w:tab w:val="num" w:pos="5760"/>
        </w:tabs>
        <w:ind w:left="5760" w:hanging="360"/>
      </w:pPr>
      <w:rPr>
        <w:rFonts w:ascii="Arial" w:hAnsi="Arial" w:hint="default"/>
      </w:rPr>
    </w:lvl>
    <w:lvl w:ilvl="8" w:tplc="F4609618"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5B767ED8"/>
    <w:multiLevelType w:val="hybridMultilevel"/>
    <w:tmpl w:val="D78EE044"/>
    <w:lvl w:ilvl="0" w:tplc="1B4A4D5A">
      <w:start w:val="1"/>
      <w:numFmt w:val="bullet"/>
      <w:lvlText w:val="•"/>
      <w:lvlJc w:val="left"/>
      <w:pPr>
        <w:tabs>
          <w:tab w:val="num" w:pos="720"/>
        </w:tabs>
        <w:ind w:left="720" w:hanging="360"/>
      </w:pPr>
      <w:rPr>
        <w:rFonts w:ascii="Arial" w:hAnsi="Arial" w:hint="default"/>
      </w:rPr>
    </w:lvl>
    <w:lvl w:ilvl="1" w:tplc="D8FE33E2">
      <w:start w:val="219"/>
      <w:numFmt w:val="bullet"/>
      <w:lvlText w:val="•"/>
      <w:lvlJc w:val="left"/>
      <w:pPr>
        <w:tabs>
          <w:tab w:val="num" w:pos="1440"/>
        </w:tabs>
        <w:ind w:left="1440" w:hanging="360"/>
      </w:pPr>
      <w:rPr>
        <w:rFonts w:ascii="Arial" w:hAnsi="Arial" w:hint="default"/>
      </w:rPr>
    </w:lvl>
    <w:lvl w:ilvl="2" w:tplc="AB6E0EA2" w:tentative="1">
      <w:start w:val="1"/>
      <w:numFmt w:val="bullet"/>
      <w:lvlText w:val="•"/>
      <w:lvlJc w:val="left"/>
      <w:pPr>
        <w:tabs>
          <w:tab w:val="num" w:pos="2160"/>
        </w:tabs>
        <w:ind w:left="2160" w:hanging="360"/>
      </w:pPr>
      <w:rPr>
        <w:rFonts w:ascii="Arial" w:hAnsi="Arial" w:hint="default"/>
      </w:rPr>
    </w:lvl>
    <w:lvl w:ilvl="3" w:tplc="9982A7DA" w:tentative="1">
      <w:start w:val="1"/>
      <w:numFmt w:val="bullet"/>
      <w:lvlText w:val="•"/>
      <w:lvlJc w:val="left"/>
      <w:pPr>
        <w:tabs>
          <w:tab w:val="num" w:pos="2880"/>
        </w:tabs>
        <w:ind w:left="2880" w:hanging="360"/>
      </w:pPr>
      <w:rPr>
        <w:rFonts w:ascii="Arial" w:hAnsi="Arial" w:hint="default"/>
      </w:rPr>
    </w:lvl>
    <w:lvl w:ilvl="4" w:tplc="CA584DBE" w:tentative="1">
      <w:start w:val="1"/>
      <w:numFmt w:val="bullet"/>
      <w:lvlText w:val="•"/>
      <w:lvlJc w:val="left"/>
      <w:pPr>
        <w:tabs>
          <w:tab w:val="num" w:pos="3600"/>
        </w:tabs>
        <w:ind w:left="3600" w:hanging="360"/>
      </w:pPr>
      <w:rPr>
        <w:rFonts w:ascii="Arial" w:hAnsi="Arial" w:hint="default"/>
      </w:rPr>
    </w:lvl>
    <w:lvl w:ilvl="5" w:tplc="F4EA3654" w:tentative="1">
      <w:start w:val="1"/>
      <w:numFmt w:val="bullet"/>
      <w:lvlText w:val="•"/>
      <w:lvlJc w:val="left"/>
      <w:pPr>
        <w:tabs>
          <w:tab w:val="num" w:pos="4320"/>
        </w:tabs>
        <w:ind w:left="4320" w:hanging="360"/>
      </w:pPr>
      <w:rPr>
        <w:rFonts w:ascii="Arial" w:hAnsi="Arial" w:hint="default"/>
      </w:rPr>
    </w:lvl>
    <w:lvl w:ilvl="6" w:tplc="BFFA7E06" w:tentative="1">
      <w:start w:val="1"/>
      <w:numFmt w:val="bullet"/>
      <w:lvlText w:val="•"/>
      <w:lvlJc w:val="left"/>
      <w:pPr>
        <w:tabs>
          <w:tab w:val="num" w:pos="5040"/>
        </w:tabs>
        <w:ind w:left="5040" w:hanging="360"/>
      </w:pPr>
      <w:rPr>
        <w:rFonts w:ascii="Arial" w:hAnsi="Arial" w:hint="default"/>
      </w:rPr>
    </w:lvl>
    <w:lvl w:ilvl="7" w:tplc="4E8A7B7A" w:tentative="1">
      <w:start w:val="1"/>
      <w:numFmt w:val="bullet"/>
      <w:lvlText w:val="•"/>
      <w:lvlJc w:val="left"/>
      <w:pPr>
        <w:tabs>
          <w:tab w:val="num" w:pos="5760"/>
        </w:tabs>
        <w:ind w:left="5760" w:hanging="360"/>
      </w:pPr>
      <w:rPr>
        <w:rFonts w:ascii="Arial" w:hAnsi="Arial" w:hint="default"/>
      </w:rPr>
    </w:lvl>
    <w:lvl w:ilvl="8" w:tplc="8F764AB2"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5BE94EB0"/>
    <w:multiLevelType w:val="hybridMultilevel"/>
    <w:tmpl w:val="C568B22C"/>
    <w:lvl w:ilvl="0" w:tplc="903851A6">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3F64F1"/>
    <w:multiLevelType w:val="hybridMultilevel"/>
    <w:tmpl w:val="650CD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225CC4"/>
    <w:multiLevelType w:val="hybridMultilevel"/>
    <w:tmpl w:val="1A6CFC8C"/>
    <w:lvl w:ilvl="0" w:tplc="170EFA62">
      <w:start w:val="1"/>
      <w:numFmt w:val="bullet"/>
      <w:lvlText w:val="•"/>
      <w:lvlJc w:val="left"/>
      <w:pPr>
        <w:tabs>
          <w:tab w:val="num" w:pos="720"/>
        </w:tabs>
        <w:ind w:left="720" w:hanging="360"/>
      </w:pPr>
      <w:rPr>
        <w:rFonts w:ascii="Arial" w:hAnsi="Arial" w:hint="default"/>
      </w:rPr>
    </w:lvl>
    <w:lvl w:ilvl="1" w:tplc="0E7AACE2">
      <w:start w:val="242"/>
      <w:numFmt w:val="bullet"/>
      <w:lvlText w:val="•"/>
      <w:lvlJc w:val="left"/>
      <w:pPr>
        <w:tabs>
          <w:tab w:val="num" w:pos="1440"/>
        </w:tabs>
        <w:ind w:left="1440" w:hanging="360"/>
      </w:pPr>
      <w:rPr>
        <w:rFonts w:ascii="Arial" w:hAnsi="Arial" w:hint="default"/>
      </w:rPr>
    </w:lvl>
    <w:lvl w:ilvl="2" w:tplc="E160B1AE" w:tentative="1">
      <w:start w:val="1"/>
      <w:numFmt w:val="bullet"/>
      <w:lvlText w:val="•"/>
      <w:lvlJc w:val="left"/>
      <w:pPr>
        <w:tabs>
          <w:tab w:val="num" w:pos="2160"/>
        </w:tabs>
        <w:ind w:left="2160" w:hanging="360"/>
      </w:pPr>
      <w:rPr>
        <w:rFonts w:ascii="Arial" w:hAnsi="Arial" w:hint="default"/>
      </w:rPr>
    </w:lvl>
    <w:lvl w:ilvl="3" w:tplc="0FCC59B0" w:tentative="1">
      <w:start w:val="1"/>
      <w:numFmt w:val="bullet"/>
      <w:lvlText w:val="•"/>
      <w:lvlJc w:val="left"/>
      <w:pPr>
        <w:tabs>
          <w:tab w:val="num" w:pos="2880"/>
        </w:tabs>
        <w:ind w:left="2880" w:hanging="360"/>
      </w:pPr>
      <w:rPr>
        <w:rFonts w:ascii="Arial" w:hAnsi="Arial" w:hint="default"/>
      </w:rPr>
    </w:lvl>
    <w:lvl w:ilvl="4" w:tplc="0D92D810" w:tentative="1">
      <w:start w:val="1"/>
      <w:numFmt w:val="bullet"/>
      <w:lvlText w:val="•"/>
      <w:lvlJc w:val="left"/>
      <w:pPr>
        <w:tabs>
          <w:tab w:val="num" w:pos="3600"/>
        </w:tabs>
        <w:ind w:left="3600" w:hanging="360"/>
      </w:pPr>
      <w:rPr>
        <w:rFonts w:ascii="Arial" w:hAnsi="Arial" w:hint="default"/>
      </w:rPr>
    </w:lvl>
    <w:lvl w:ilvl="5" w:tplc="63564D18" w:tentative="1">
      <w:start w:val="1"/>
      <w:numFmt w:val="bullet"/>
      <w:lvlText w:val="•"/>
      <w:lvlJc w:val="left"/>
      <w:pPr>
        <w:tabs>
          <w:tab w:val="num" w:pos="4320"/>
        </w:tabs>
        <w:ind w:left="4320" w:hanging="360"/>
      </w:pPr>
      <w:rPr>
        <w:rFonts w:ascii="Arial" w:hAnsi="Arial" w:hint="default"/>
      </w:rPr>
    </w:lvl>
    <w:lvl w:ilvl="6" w:tplc="16B2F3DA" w:tentative="1">
      <w:start w:val="1"/>
      <w:numFmt w:val="bullet"/>
      <w:lvlText w:val="•"/>
      <w:lvlJc w:val="left"/>
      <w:pPr>
        <w:tabs>
          <w:tab w:val="num" w:pos="5040"/>
        </w:tabs>
        <w:ind w:left="5040" w:hanging="360"/>
      </w:pPr>
      <w:rPr>
        <w:rFonts w:ascii="Arial" w:hAnsi="Arial" w:hint="default"/>
      </w:rPr>
    </w:lvl>
    <w:lvl w:ilvl="7" w:tplc="BACCB716" w:tentative="1">
      <w:start w:val="1"/>
      <w:numFmt w:val="bullet"/>
      <w:lvlText w:val="•"/>
      <w:lvlJc w:val="left"/>
      <w:pPr>
        <w:tabs>
          <w:tab w:val="num" w:pos="5760"/>
        </w:tabs>
        <w:ind w:left="5760" w:hanging="360"/>
      </w:pPr>
      <w:rPr>
        <w:rFonts w:ascii="Arial" w:hAnsi="Arial" w:hint="default"/>
      </w:rPr>
    </w:lvl>
    <w:lvl w:ilvl="8" w:tplc="3950182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0C65E2F"/>
    <w:multiLevelType w:val="hybridMultilevel"/>
    <w:tmpl w:val="0408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4F5ACC"/>
    <w:multiLevelType w:val="hybridMultilevel"/>
    <w:tmpl w:val="3B3A7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3303B3"/>
    <w:multiLevelType w:val="hybridMultilevel"/>
    <w:tmpl w:val="11B22EB0"/>
    <w:lvl w:ilvl="0" w:tplc="9F060FBC">
      <w:start w:val="1"/>
      <w:numFmt w:val="bullet"/>
      <w:lvlText w:val="•"/>
      <w:lvlJc w:val="left"/>
      <w:pPr>
        <w:tabs>
          <w:tab w:val="num" w:pos="720"/>
        </w:tabs>
        <w:ind w:left="720" w:hanging="360"/>
      </w:pPr>
      <w:rPr>
        <w:rFonts w:ascii="Arial" w:hAnsi="Arial" w:hint="default"/>
      </w:rPr>
    </w:lvl>
    <w:lvl w:ilvl="1" w:tplc="FBCC5730">
      <w:start w:val="219"/>
      <w:numFmt w:val="bullet"/>
      <w:lvlText w:val="•"/>
      <w:lvlJc w:val="left"/>
      <w:pPr>
        <w:tabs>
          <w:tab w:val="num" w:pos="1440"/>
        </w:tabs>
        <w:ind w:left="1440" w:hanging="360"/>
      </w:pPr>
      <w:rPr>
        <w:rFonts w:ascii="Arial" w:hAnsi="Arial" w:hint="default"/>
      </w:rPr>
    </w:lvl>
    <w:lvl w:ilvl="2" w:tplc="240C5A16" w:tentative="1">
      <w:start w:val="1"/>
      <w:numFmt w:val="bullet"/>
      <w:lvlText w:val="•"/>
      <w:lvlJc w:val="left"/>
      <w:pPr>
        <w:tabs>
          <w:tab w:val="num" w:pos="2160"/>
        </w:tabs>
        <w:ind w:left="2160" w:hanging="360"/>
      </w:pPr>
      <w:rPr>
        <w:rFonts w:ascii="Arial" w:hAnsi="Arial" w:hint="default"/>
      </w:rPr>
    </w:lvl>
    <w:lvl w:ilvl="3" w:tplc="97A4E0BE" w:tentative="1">
      <w:start w:val="1"/>
      <w:numFmt w:val="bullet"/>
      <w:lvlText w:val="•"/>
      <w:lvlJc w:val="left"/>
      <w:pPr>
        <w:tabs>
          <w:tab w:val="num" w:pos="2880"/>
        </w:tabs>
        <w:ind w:left="2880" w:hanging="360"/>
      </w:pPr>
      <w:rPr>
        <w:rFonts w:ascii="Arial" w:hAnsi="Arial" w:hint="default"/>
      </w:rPr>
    </w:lvl>
    <w:lvl w:ilvl="4" w:tplc="78F01DF0" w:tentative="1">
      <w:start w:val="1"/>
      <w:numFmt w:val="bullet"/>
      <w:lvlText w:val="•"/>
      <w:lvlJc w:val="left"/>
      <w:pPr>
        <w:tabs>
          <w:tab w:val="num" w:pos="3600"/>
        </w:tabs>
        <w:ind w:left="3600" w:hanging="360"/>
      </w:pPr>
      <w:rPr>
        <w:rFonts w:ascii="Arial" w:hAnsi="Arial" w:hint="default"/>
      </w:rPr>
    </w:lvl>
    <w:lvl w:ilvl="5" w:tplc="C8922560" w:tentative="1">
      <w:start w:val="1"/>
      <w:numFmt w:val="bullet"/>
      <w:lvlText w:val="•"/>
      <w:lvlJc w:val="left"/>
      <w:pPr>
        <w:tabs>
          <w:tab w:val="num" w:pos="4320"/>
        </w:tabs>
        <w:ind w:left="4320" w:hanging="360"/>
      </w:pPr>
      <w:rPr>
        <w:rFonts w:ascii="Arial" w:hAnsi="Arial" w:hint="default"/>
      </w:rPr>
    </w:lvl>
    <w:lvl w:ilvl="6" w:tplc="5F0CD7E0" w:tentative="1">
      <w:start w:val="1"/>
      <w:numFmt w:val="bullet"/>
      <w:lvlText w:val="•"/>
      <w:lvlJc w:val="left"/>
      <w:pPr>
        <w:tabs>
          <w:tab w:val="num" w:pos="5040"/>
        </w:tabs>
        <w:ind w:left="5040" w:hanging="360"/>
      </w:pPr>
      <w:rPr>
        <w:rFonts w:ascii="Arial" w:hAnsi="Arial" w:hint="default"/>
      </w:rPr>
    </w:lvl>
    <w:lvl w:ilvl="7" w:tplc="6A547772" w:tentative="1">
      <w:start w:val="1"/>
      <w:numFmt w:val="bullet"/>
      <w:lvlText w:val="•"/>
      <w:lvlJc w:val="left"/>
      <w:pPr>
        <w:tabs>
          <w:tab w:val="num" w:pos="5760"/>
        </w:tabs>
        <w:ind w:left="5760" w:hanging="360"/>
      </w:pPr>
      <w:rPr>
        <w:rFonts w:ascii="Arial" w:hAnsi="Arial" w:hint="default"/>
      </w:rPr>
    </w:lvl>
    <w:lvl w:ilvl="8" w:tplc="ABE850A2"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673105D8"/>
    <w:multiLevelType w:val="hybridMultilevel"/>
    <w:tmpl w:val="B2A296BA"/>
    <w:lvl w:ilvl="0" w:tplc="D8F49DD0">
      <w:start w:val="1"/>
      <w:numFmt w:val="bullet"/>
      <w:lvlText w:val="•"/>
      <w:lvlJc w:val="left"/>
      <w:pPr>
        <w:tabs>
          <w:tab w:val="num" w:pos="720"/>
        </w:tabs>
        <w:ind w:left="720" w:hanging="360"/>
      </w:pPr>
      <w:rPr>
        <w:rFonts w:ascii="Arial" w:hAnsi="Arial" w:hint="default"/>
      </w:rPr>
    </w:lvl>
    <w:lvl w:ilvl="1" w:tplc="B54811A0">
      <w:start w:val="219"/>
      <w:numFmt w:val="bullet"/>
      <w:lvlText w:val="•"/>
      <w:lvlJc w:val="left"/>
      <w:pPr>
        <w:tabs>
          <w:tab w:val="num" w:pos="1440"/>
        </w:tabs>
        <w:ind w:left="1440" w:hanging="360"/>
      </w:pPr>
      <w:rPr>
        <w:rFonts w:ascii="Arial" w:hAnsi="Arial" w:hint="default"/>
      </w:rPr>
    </w:lvl>
    <w:lvl w:ilvl="2" w:tplc="62E0B1CA" w:tentative="1">
      <w:start w:val="1"/>
      <w:numFmt w:val="bullet"/>
      <w:lvlText w:val="•"/>
      <w:lvlJc w:val="left"/>
      <w:pPr>
        <w:tabs>
          <w:tab w:val="num" w:pos="2160"/>
        </w:tabs>
        <w:ind w:left="2160" w:hanging="360"/>
      </w:pPr>
      <w:rPr>
        <w:rFonts w:ascii="Arial" w:hAnsi="Arial" w:hint="default"/>
      </w:rPr>
    </w:lvl>
    <w:lvl w:ilvl="3" w:tplc="0E6A4FD0" w:tentative="1">
      <w:start w:val="1"/>
      <w:numFmt w:val="bullet"/>
      <w:lvlText w:val="•"/>
      <w:lvlJc w:val="left"/>
      <w:pPr>
        <w:tabs>
          <w:tab w:val="num" w:pos="2880"/>
        </w:tabs>
        <w:ind w:left="2880" w:hanging="360"/>
      </w:pPr>
      <w:rPr>
        <w:rFonts w:ascii="Arial" w:hAnsi="Arial" w:hint="default"/>
      </w:rPr>
    </w:lvl>
    <w:lvl w:ilvl="4" w:tplc="732865A8" w:tentative="1">
      <w:start w:val="1"/>
      <w:numFmt w:val="bullet"/>
      <w:lvlText w:val="•"/>
      <w:lvlJc w:val="left"/>
      <w:pPr>
        <w:tabs>
          <w:tab w:val="num" w:pos="3600"/>
        </w:tabs>
        <w:ind w:left="3600" w:hanging="360"/>
      </w:pPr>
      <w:rPr>
        <w:rFonts w:ascii="Arial" w:hAnsi="Arial" w:hint="default"/>
      </w:rPr>
    </w:lvl>
    <w:lvl w:ilvl="5" w:tplc="529CA1F8" w:tentative="1">
      <w:start w:val="1"/>
      <w:numFmt w:val="bullet"/>
      <w:lvlText w:val="•"/>
      <w:lvlJc w:val="left"/>
      <w:pPr>
        <w:tabs>
          <w:tab w:val="num" w:pos="4320"/>
        </w:tabs>
        <w:ind w:left="4320" w:hanging="360"/>
      </w:pPr>
      <w:rPr>
        <w:rFonts w:ascii="Arial" w:hAnsi="Arial" w:hint="default"/>
      </w:rPr>
    </w:lvl>
    <w:lvl w:ilvl="6" w:tplc="58D454FC" w:tentative="1">
      <w:start w:val="1"/>
      <w:numFmt w:val="bullet"/>
      <w:lvlText w:val="•"/>
      <w:lvlJc w:val="left"/>
      <w:pPr>
        <w:tabs>
          <w:tab w:val="num" w:pos="5040"/>
        </w:tabs>
        <w:ind w:left="5040" w:hanging="360"/>
      </w:pPr>
      <w:rPr>
        <w:rFonts w:ascii="Arial" w:hAnsi="Arial" w:hint="default"/>
      </w:rPr>
    </w:lvl>
    <w:lvl w:ilvl="7" w:tplc="A6B85210" w:tentative="1">
      <w:start w:val="1"/>
      <w:numFmt w:val="bullet"/>
      <w:lvlText w:val="•"/>
      <w:lvlJc w:val="left"/>
      <w:pPr>
        <w:tabs>
          <w:tab w:val="num" w:pos="5760"/>
        </w:tabs>
        <w:ind w:left="5760" w:hanging="360"/>
      </w:pPr>
      <w:rPr>
        <w:rFonts w:ascii="Arial" w:hAnsi="Arial" w:hint="default"/>
      </w:rPr>
    </w:lvl>
    <w:lvl w:ilvl="8" w:tplc="8A66CC26"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6C4A14EB"/>
    <w:multiLevelType w:val="hybridMultilevel"/>
    <w:tmpl w:val="5298F3DC"/>
    <w:lvl w:ilvl="0" w:tplc="DCB25580">
      <w:start w:val="1"/>
      <w:numFmt w:val="bullet"/>
      <w:lvlText w:val="•"/>
      <w:lvlJc w:val="left"/>
      <w:pPr>
        <w:tabs>
          <w:tab w:val="num" w:pos="720"/>
        </w:tabs>
        <w:ind w:left="720" w:hanging="360"/>
      </w:pPr>
      <w:rPr>
        <w:rFonts w:ascii="Arial" w:hAnsi="Arial" w:hint="default"/>
      </w:rPr>
    </w:lvl>
    <w:lvl w:ilvl="1" w:tplc="9BDA891A">
      <w:start w:val="242"/>
      <w:numFmt w:val="bullet"/>
      <w:lvlText w:val="•"/>
      <w:lvlJc w:val="left"/>
      <w:pPr>
        <w:tabs>
          <w:tab w:val="num" w:pos="1440"/>
        </w:tabs>
        <w:ind w:left="1440" w:hanging="360"/>
      </w:pPr>
      <w:rPr>
        <w:rFonts w:ascii="Arial" w:hAnsi="Arial" w:hint="default"/>
      </w:rPr>
    </w:lvl>
    <w:lvl w:ilvl="2" w:tplc="36FE0368" w:tentative="1">
      <w:start w:val="1"/>
      <w:numFmt w:val="bullet"/>
      <w:lvlText w:val="•"/>
      <w:lvlJc w:val="left"/>
      <w:pPr>
        <w:tabs>
          <w:tab w:val="num" w:pos="2160"/>
        </w:tabs>
        <w:ind w:left="2160" w:hanging="360"/>
      </w:pPr>
      <w:rPr>
        <w:rFonts w:ascii="Arial" w:hAnsi="Arial" w:hint="default"/>
      </w:rPr>
    </w:lvl>
    <w:lvl w:ilvl="3" w:tplc="E4EAA454" w:tentative="1">
      <w:start w:val="1"/>
      <w:numFmt w:val="bullet"/>
      <w:lvlText w:val="•"/>
      <w:lvlJc w:val="left"/>
      <w:pPr>
        <w:tabs>
          <w:tab w:val="num" w:pos="2880"/>
        </w:tabs>
        <w:ind w:left="2880" w:hanging="360"/>
      </w:pPr>
      <w:rPr>
        <w:rFonts w:ascii="Arial" w:hAnsi="Arial" w:hint="default"/>
      </w:rPr>
    </w:lvl>
    <w:lvl w:ilvl="4" w:tplc="9B7AFD26" w:tentative="1">
      <w:start w:val="1"/>
      <w:numFmt w:val="bullet"/>
      <w:lvlText w:val="•"/>
      <w:lvlJc w:val="left"/>
      <w:pPr>
        <w:tabs>
          <w:tab w:val="num" w:pos="3600"/>
        </w:tabs>
        <w:ind w:left="3600" w:hanging="360"/>
      </w:pPr>
      <w:rPr>
        <w:rFonts w:ascii="Arial" w:hAnsi="Arial" w:hint="default"/>
      </w:rPr>
    </w:lvl>
    <w:lvl w:ilvl="5" w:tplc="286626F0" w:tentative="1">
      <w:start w:val="1"/>
      <w:numFmt w:val="bullet"/>
      <w:lvlText w:val="•"/>
      <w:lvlJc w:val="left"/>
      <w:pPr>
        <w:tabs>
          <w:tab w:val="num" w:pos="4320"/>
        </w:tabs>
        <w:ind w:left="4320" w:hanging="360"/>
      </w:pPr>
      <w:rPr>
        <w:rFonts w:ascii="Arial" w:hAnsi="Arial" w:hint="default"/>
      </w:rPr>
    </w:lvl>
    <w:lvl w:ilvl="6" w:tplc="1FDA6C84" w:tentative="1">
      <w:start w:val="1"/>
      <w:numFmt w:val="bullet"/>
      <w:lvlText w:val="•"/>
      <w:lvlJc w:val="left"/>
      <w:pPr>
        <w:tabs>
          <w:tab w:val="num" w:pos="5040"/>
        </w:tabs>
        <w:ind w:left="5040" w:hanging="360"/>
      </w:pPr>
      <w:rPr>
        <w:rFonts w:ascii="Arial" w:hAnsi="Arial" w:hint="default"/>
      </w:rPr>
    </w:lvl>
    <w:lvl w:ilvl="7" w:tplc="5CF81720" w:tentative="1">
      <w:start w:val="1"/>
      <w:numFmt w:val="bullet"/>
      <w:lvlText w:val="•"/>
      <w:lvlJc w:val="left"/>
      <w:pPr>
        <w:tabs>
          <w:tab w:val="num" w:pos="5760"/>
        </w:tabs>
        <w:ind w:left="5760" w:hanging="360"/>
      </w:pPr>
      <w:rPr>
        <w:rFonts w:ascii="Arial" w:hAnsi="Arial" w:hint="default"/>
      </w:rPr>
    </w:lvl>
    <w:lvl w:ilvl="8" w:tplc="75FA7C74"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6EAB5B0C"/>
    <w:multiLevelType w:val="hybridMultilevel"/>
    <w:tmpl w:val="3BE2C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FF0F34"/>
    <w:multiLevelType w:val="hybridMultilevel"/>
    <w:tmpl w:val="2EA031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0C92485"/>
    <w:multiLevelType w:val="multilevel"/>
    <w:tmpl w:val="1F66D558"/>
    <w:lvl w:ilvl="0">
      <w:start w:val="1"/>
      <w:numFmt w:val="decimal"/>
      <w:pStyle w:val="Heading1"/>
      <w:lvlText w:val="%1"/>
      <w:lvlJc w:val="left"/>
      <w:pPr>
        <w:ind w:left="432" w:hanging="432"/>
      </w:pPr>
    </w:lvl>
    <w:lvl w:ilvl="1">
      <w:start w:val="1"/>
      <w:numFmt w:val="decimal"/>
      <w:pStyle w:val="Heading2"/>
      <w:lvlText w:val="%1.%2"/>
      <w:lvlJc w:val="left"/>
      <w:pPr>
        <w:ind w:left="5796" w:hanging="576"/>
      </w:pPr>
    </w:lvl>
    <w:lvl w:ilvl="2">
      <w:start w:val="1"/>
      <w:numFmt w:val="decimal"/>
      <w:pStyle w:val="Heading3"/>
      <w:lvlText w:val="%1.%2.%3"/>
      <w:lvlJc w:val="left"/>
      <w:pPr>
        <w:ind w:left="1530" w:hanging="720"/>
      </w:pPr>
    </w:lvl>
    <w:lvl w:ilvl="3">
      <w:start w:val="1"/>
      <w:numFmt w:val="decimal"/>
      <w:pStyle w:val="Heading4"/>
      <w:lvlText w:val="%1.%2.%3.%4"/>
      <w:lvlJc w:val="left"/>
      <w:pPr>
        <w:ind w:left="140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3" w15:restartNumberingAfterBreak="0">
    <w:nsid w:val="781B0575"/>
    <w:multiLevelType w:val="hybridMultilevel"/>
    <w:tmpl w:val="2634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637DAC"/>
    <w:multiLevelType w:val="hybridMultilevel"/>
    <w:tmpl w:val="7BE8F3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D224B84"/>
    <w:multiLevelType w:val="hybridMultilevel"/>
    <w:tmpl w:val="B4C6AD5A"/>
    <w:lvl w:ilvl="0" w:tplc="B0DC76D2">
      <w:start w:val="1"/>
      <w:numFmt w:val="bullet"/>
      <w:pStyle w:val="Bullet-2"/>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F6B06D6"/>
    <w:multiLevelType w:val="hybridMultilevel"/>
    <w:tmpl w:val="59AA22F2"/>
    <w:lvl w:ilvl="0" w:tplc="2446D60E">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5"/>
  </w:num>
  <w:num w:numId="2">
    <w:abstractNumId w:val="72"/>
  </w:num>
  <w:num w:numId="3">
    <w:abstractNumId w:val="62"/>
  </w:num>
  <w:num w:numId="4">
    <w:abstractNumId w:val="22"/>
  </w:num>
  <w:num w:numId="5">
    <w:abstractNumId w:val="36"/>
  </w:num>
  <w:num w:numId="6">
    <w:abstractNumId w:val="36"/>
  </w:num>
  <w:num w:numId="7">
    <w:abstractNumId w:val="22"/>
  </w:num>
  <w:num w:numId="8">
    <w:abstractNumId w:val="62"/>
  </w:num>
  <w:num w:numId="9">
    <w:abstractNumId w:val="22"/>
  </w:num>
  <w:num w:numId="10">
    <w:abstractNumId w:val="28"/>
  </w:num>
  <w:num w:numId="11">
    <w:abstractNumId w:val="47"/>
  </w:num>
  <w:num w:numId="12">
    <w:abstractNumId w:val="71"/>
  </w:num>
  <w:num w:numId="13">
    <w:abstractNumId w:val="58"/>
  </w:num>
  <w:num w:numId="14">
    <w:abstractNumId w:val="63"/>
  </w:num>
  <w:num w:numId="15">
    <w:abstractNumId w:val="50"/>
  </w:num>
  <w:num w:numId="16">
    <w:abstractNumId w:val="23"/>
  </w:num>
  <w:num w:numId="17">
    <w:abstractNumId w:val="75"/>
  </w:num>
  <w:num w:numId="18">
    <w:abstractNumId w:val="37"/>
  </w:num>
  <w:num w:numId="19">
    <w:abstractNumId w:val="39"/>
  </w:num>
  <w:num w:numId="20">
    <w:abstractNumId w:val="27"/>
  </w:num>
  <w:num w:numId="21">
    <w:abstractNumId w:val="52"/>
  </w:num>
  <w:num w:numId="22">
    <w:abstractNumId w:val="25"/>
  </w:num>
  <w:num w:numId="23">
    <w:abstractNumId w:val="54"/>
  </w:num>
  <w:num w:numId="24">
    <w:abstractNumId w:val="29"/>
  </w:num>
  <w:num w:numId="25">
    <w:abstractNumId w:val="33"/>
  </w:num>
  <w:num w:numId="26">
    <w:abstractNumId w:val="48"/>
  </w:num>
  <w:num w:numId="27">
    <w:abstractNumId w:val="42"/>
  </w:num>
  <w:num w:numId="28">
    <w:abstractNumId w:val="38"/>
  </w:num>
  <w:num w:numId="29">
    <w:abstractNumId w:val="59"/>
  </w:num>
  <w:num w:numId="30">
    <w:abstractNumId w:val="43"/>
  </w:num>
  <w:num w:numId="31">
    <w:abstractNumId w:val="68"/>
  </w:num>
  <w:num w:numId="32">
    <w:abstractNumId w:val="67"/>
  </w:num>
  <w:num w:numId="33">
    <w:abstractNumId w:val="57"/>
  </w:num>
  <w:num w:numId="34">
    <w:abstractNumId w:val="61"/>
  </w:num>
  <w:num w:numId="35">
    <w:abstractNumId w:val="41"/>
  </w:num>
  <w:num w:numId="36">
    <w:abstractNumId w:val="44"/>
  </w:num>
  <w:num w:numId="37">
    <w:abstractNumId w:val="31"/>
  </w:num>
  <w:num w:numId="38">
    <w:abstractNumId w:val="32"/>
  </w:num>
  <w:num w:numId="39">
    <w:abstractNumId w:val="66"/>
  </w:num>
  <w:num w:numId="40">
    <w:abstractNumId w:val="73"/>
  </w:num>
  <w:num w:numId="41">
    <w:abstractNumId w:val="70"/>
  </w:num>
  <w:num w:numId="42">
    <w:abstractNumId w:val="65"/>
  </w:num>
  <w:num w:numId="43">
    <w:abstractNumId w:val="56"/>
  </w:num>
  <w:num w:numId="44">
    <w:abstractNumId w:val="34"/>
  </w:num>
  <w:num w:numId="45">
    <w:abstractNumId w:val="49"/>
  </w:num>
  <w:num w:numId="46">
    <w:abstractNumId w:val="17"/>
  </w:num>
  <w:num w:numId="47">
    <w:abstractNumId w:val="18"/>
  </w:num>
  <w:num w:numId="48">
    <w:abstractNumId w:val="30"/>
  </w:num>
  <w:num w:numId="49">
    <w:abstractNumId w:val="74"/>
  </w:num>
  <w:num w:numId="50">
    <w:abstractNumId w:val="64"/>
  </w:num>
  <w:num w:numId="51">
    <w:abstractNumId w:val="45"/>
  </w:num>
  <w:num w:numId="52">
    <w:abstractNumId w:val="26"/>
  </w:num>
  <w:num w:numId="53">
    <w:abstractNumId w:val="40"/>
  </w:num>
  <w:num w:numId="54">
    <w:abstractNumId w:val="19"/>
  </w:num>
  <w:num w:numId="55">
    <w:abstractNumId w:val="69"/>
  </w:num>
  <w:num w:numId="56">
    <w:abstractNumId w:val="60"/>
  </w:num>
  <w:num w:numId="57">
    <w:abstractNumId w:val="20"/>
  </w:num>
  <w:num w:numId="58">
    <w:abstractNumId w:val="35"/>
  </w:num>
  <w:num w:numId="59">
    <w:abstractNumId w:val="21"/>
  </w:num>
  <w:num w:numId="60">
    <w:abstractNumId w:val="53"/>
  </w:num>
  <w:num w:numId="61">
    <w:abstractNumId w:val="12"/>
  </w:num>
  <w:num w:numId="62">
    <w:abstractNumId w:val="0"/>
  </w:num>
  <w:num w:numId="63">
    <w:abstractNumId w:val="76"/>
  </w:num>
  <w:num w:numId="64">
    <w:abstractNumId w:val="51"/>
  </w:num>
  <w:numIdMacAtCleanup w:val="5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onna Marcotte">
    <w15:presenceInfo w15:providerId="None" w15:userId="Donna Marcotte"/>
  </w15:person>
  <w15:person w15:author="Donna">
    <w15:presenceInfo w15:providerId="None" w15:userId="Donna"/>
  </w15:person>
  <w15:person w15:author="Mark Farnan">
    <w15:presenceInfo w15:providerId="Windows Live" w15:userId="71b9cd44b592cf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trackRevisions/>
  <w:defaultTabStop w:val="720"/>
  <w:doNotHyphenateCap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1B0"/>
    <w:rsid w:val="00001FA0"/>
    <w:rsid w:val="00002191"/>
    <w:rsid w:val="0000280F"/>
    <w:rsid w:val="00003497"/>
    <w:rsid w:val="0000409A"/>
    <w:rsid w:val="0000421B"/>
    <w:rsid w:val="000046F8"/>
    <w:rsid w:val="000050D0"/>
    <w:rsid w:val="00005347"/>
    <w:rsid w:val="0000759E"/>
    <w:rsid w:val="00013158"/>
    <w:rsid w:val="00013744"/>
    <w:rsid w:val="00014C89"/>
    <w:rsid w:val="00014CB6"/>
    <w:rsid w:val="00015501"/>
    <w:rsid w:val="00015A6A"/>
    <w:rsid w:val="00016817"/>
    <w:rsid w:val="00016C3E"/>
    <w:rsid w:val="0001756A"/>
    <w:rsid w:val="00020031"/>
    <w:rsid w:val="0002044A"/>
    <w:rsid w:val="00022160"/>
    <w:rsid w:val="00023187"/>
    <w:rsid w:val="000231A5"/>
    <w:rsid w:val="0002338B"/>
    <w:rsid w:val="00023BB3"/>
    <w:rsid w:val="00024F63"/>
    <w:rsid w:val="00025D12"/>
    <w:rsid w:val="000261DD"/>
    <w:rsid w:val="000279E2"/>
    <w:rsid w:val="0003195F"/>
    <w:rsid w:val="00031DED"/>
    <w:rsid w:val="00033190"/>
    <w:rsid w:val="000343D3"/>
    <w:rsid w:val="000348B1"/>
    <w:rsid w:val="00035AAE"/>
    <w:rsid w:val="00037A5F"/>
    <w:rsid w:val="000435FB"/>
    <w:rsid w:val="00044238"/>
    <w:rsid w:val="000452AB"/>
    <w:rsid w:val="00045768"/>
    <w:rsid w:val="00045C46"/>
    <w:rsid w:val="00045CA9"/>
    <w:rsid w:val="00046336"/>
    <w:rsid w:val="00046FEB"/>
    <w:rsid w:val="000473A3"/>
    <w:rsid w:val="00047F70"/>
    <w:rsid w:val="000502F3"/>
    <w:rsid w:val="00052DD4"/>
    <w:rsid w:val="00052E48"/>
    <w:rsid w:val="00053D2F"/>
    <w:rsid w:val="00055ABC"/>
    <w:rsid w:val="00056245"/>
    <w:rsid w:val="00056E4F"/>
    <w:rsid w:val="00060353"/>
    <w:rsid w:val="00061533"/>
    <w:rsid w:val="0006174C"/>
    <w:rsid w:val="0006213C"/>
    <w:rsid w:val="0006248E"/>
    <w:rsid w:val="00064A43"/>
    <w:rsid w:val="00064BEC"/>
    <w:rsid w:val="00065F2F"/>
    <w:rsid w:val="00066714"/>
    <w:rsid w:val="00066C13"/>
    <w:rsid w:val="00067412"/>
    <w:rsid w:val="00070F65"/>
    <w:rsid w:val="000711AF"/>
    <w:rsid w:val="00071372"/>
    <w:rsid w:val="00072396"/>
    <w:rsid w:val="00072B2F"/>
    <w:rsid w:val="00073746"/>
    <w:rsid w:val="0007488A"/>
    <w:rsid w:val="00074C73"/>
    <w:rsid w:val="00074C8D"/>
    <w:rsid w:val="00075BFC"/>
    <w:rsid w:val="0007630F"/>
    <w:rsid w:val="00076423"/>
    <w:rsid w:val="00080835"/>
    <w:rsid w:val="00080904"/>
    <w:rsid w:val="000833A1"/>
    <w:rsid w:val="00083AAE"/>
    <w:rsid w:val="000848DA"/>
    <w:rsid w:val="000849B0"/>
    <w:rsid w:val="000857C3"/>
    <w:rsid w:val="00085A98"/>
    <w:rsid w:val="00087102"/>
    <w:rsid w:val="00087CD3"/>
    <w:rsid w:val="0009093A"/>
    <w:rsid w:val="00091D18"/>
    <w:rsid w:val="00092B59"/>
    <w:rsid w:val="00092C58"/>
    <w:rsid w:val="0009338C"/>
    <w:rsid w:val="0009391E"/>
    <w:rsid w:val="0009405C"/>
    <w:rsid w:val="000940A1"/>
    <w:rsid w:val="0009532F"/>
    <w:rsid w:val="00095442"/>
    <w:rsid w:val="00096B51"/>
    <w:rsid w:val="00097336"/>
    <w:rsid w:val="000A26FA"/>
    <w:rsid w:val="000A4511"/>
    <w:rsid w:val="000A5DAB"/>
    <w:rsid w:val="000A6019"/>
    <w:rsid w:val="000A6C9C"/>
    <w:rsid w:val="000A7125"/>
    <w:rsid w:val="000A7493"/>
    <w:rsid w:val="000A7B5B"/>
    <w:rsid w:val="000B0E27"/>
    <w:rsid w:val="000B15D8"/>
    <w:rsid w:val="000B23E1"/>
    <w:rsid w:val="000B2DEB"/>
    <w:rsid w:val="000B2E3B"/>
    <w:rsid w:val="000B3833"/>
    <w:rsid w:val="000B3B41"/>
    <w:rsid w:val="000B42D5"/>
    <w:rsid w:val="000B54E1"/>
    <w:rsid w:val="000B6187"/>
    <w:rsid w:val="000B691B"/>
    <w:rsid w:val="000B6FCF"/>
    <w:rsid w:val="000B7050"/>
    <w:rsid w:val="000B70D9"/>
    <w:rsid w:val="000B7AE2"/>
    <w:rsid w:val="000B7BB1"/>
    <w:rsid w:val="000C0728"/>
    <w:rsid w:val="000C117E"/>
    <w:rsid w:val="000C281C"/>
    <w:rsid w:val="000C4512"/>
    <w:rsid w:val="000C5107"/>
    <w:rsid w:val="000C5BB3"/>
    <w:rsid w:val="000C5D12"/>
    <w:rsid w:val="000C692D"/>
    <w:rsid w:val="000C7F0A"/>
    <w:rsid w:val="000D1BA7"/>
    <w:rsid w:val="000D319B"/>
    <w:rsid w:val="000D3578"/>
    <w:rsid w:val="000D446A"/>
    <w:rsid w:val="000D5CD2"/>
    <w:rsid w:val="000D6098"/>
    <w:rsid w:val="000D60C9"/>
    <w:rsid w:val="000D6240"/>
    <w:rsid w:val="000D6A54"/>
    <w:rsid w:val="000D7791"/>
    <w:rsid w:val="000D7C36"/>
    <w:rsid w:val="000D7D4E"/>
    <w:rsid w:val="000E10F5"/>
    <w:rsid w:val="000E210E"/>
    <w:rsid w:val="000E34E1"/>
    <w:rsid w:val="000E4898"/>
    <w:rsid w:val="000E4BE3"/>
    <w:rsid w:val="000E6304"/>
    <w:rsid w:val="000E710A"/>
    <w:rsid w:val="000E75B4"/>
    <w:rsid w:val="000E780D"/>
    <w:rsid w:val="000F0A7C"/>
    <w:rsid w:val="000F0B8A"/>
    <w:rsid w:val="000F0D1A"/>
    <w:rsid w:val="000F19FB"/>
    <w:rsid w:val="000F3EE0"/>
    <w:rsid w:val="000F4B14"/>
    <w:rsid w:val="000F5753"/>
    <w:rsid w:val="000F58FD"/>
    <w:rsid w:val="000F657F"/>
    <w:rsid w:val="000F6FAB"/>
    <w:rsid w:val="000F77F0"/>
    <w:rsid w:val="00101139"/>
    <w:rsid w:val="001016A3"/>
    <w:rsid w:val="00101910"/>
    <w:rsid w:val="00103D07"/>
    <w:rsid w:val="00104039"/>
    <w:rsid w:val="001042A3"/>
    <w:rsid w:val="001069D7"/>
    <w:rsid w:val="00111364"/>
    <w:rsid w:val="00111F9A"/>
    <w:rsid w:val="00112A37"/>
    <w:rsid w:val="001139B4"/>
    <w:rsid w:val="0011431D"/>
    <w:rsid w:val="00114582"/>
    <w:rsid w:val="00114B53"/>
    <w:rsid w:val="00116264"/>
    <w:rsid w:val="001173CD"/>
    <w:rsid w:val="001202F3"/>
    <w:rsid w:val="00121385"/>
    <w:rsid w:val="00121561"/>
    <w:rsid w:val="001219E3"/>
    <w:rsid w:val="00122529"/>
    <w:rsid w:val="00122EBF"/>
    <w:rsid w:val="00123351"/>
    <w:rsid w:val="00123892"/>
    <w:rsid w:val="00123DF5"/>
    <w:rsid w:val="00124F1D"/>
    <w:rsid w:val="00125010"/>
    <w:rsid w:val="00125096"/>
    <w:rsid w:val="00125702"/>
    <w:rsid w:val="00126E4B"/>
    <w:rsid w:val="0012737B"/>
    <w:rsid w:val="00132E15"/>
    <w:rsid w:val="00134D52"/>
    <w:rsid w:val="001357FE"/>
    <w:rsid w:val="00135855"/>
    <w:rsid w:val="001362EC"/>
    <w:rsid w:val="00136DF2"/>
    <w:rsid w:val="00136F86"/>
    <w:rsid w:val="00137304"/>
    <w:rsid w:val="00140187"/>
    <w:rsid w:val="00140E75"/>
    <w:rsid w:val="00141BE3"/>
    <w:rsid w:val="00142075"/>
    <w:rsid w:val="001423DB"/>
    <w:rsid w:val="00143C85"/>
    <w:rsid w:val="00144EEB"/>
    <w:rsid w:val="00145047"/>
    <w:rsid w:val="0014560F"/>
    <w:rsid w:val="0014612B"/>
    <w:rsid w:val="00146801"/>
    <w:rsid w:val="00146BD7"/>
    <w:rsid w:val="00147148"/>
    <w:rsid w:val="00152157"/>
    <w:rsid w:val="00153278"/>
    <w:rsid w:val="00153F7F"/>
    <w:rsid w:val="00153FE6"/>
    <w:rsid w:val="00155AB0"/>
    <w:rsid w:val="00156897"/>
    <w:rsid w:val="00156B2D"/>
    <w:rsid w:val="0015718F"/>
    <w:rsid w:val="0015733B"/>
    <w:rsid w:val="0015761E"/>
    <w:rsid w:val="00160C31"/>
    <w:rsid w:val="00160C5C"/>
    <w:rsid w:val="0016221D"/>
    <w:rsid w:val="00163D68"/>
    <w:rsid w:val="0016436A"/>
    <w:rsid w:val="0016476D"/>
    <w:rsid w:val="0016503B"/>
    <w:rsid w:val="00165505"/>
    <w:rsid w:val="001655CD"/>
    <w:rsid w:val="00165EC9"/>
    <w:rsid w:val="0016698C"/>
    <w:rsid w:val="00166A61"/>
    <w:rsid w:val="00166CC3"/>
    <w:rsid w:val="00167C3D"/>
    <w:rsid w:val="001704FB"/>
    <w:rsid w:val="001713D7"/>
    <w:rsid w:val="00171A4D"/>
    <w:rsid w:val="00173F38"/>
    <w:rsid w:val="00174D2E"/>
    <w:rsid w:val="0017601B"/>
    <w:rsid w:val="0017626C"/>
    <w:rsid w:val="001762AE"/>
    <w:rsid w:val="00176F7B"/>
    <w:rsid w:val="00177487"/>
    <w:rsid w:val="001801D0"/>
    <w:rsid w:val="001809A6"/>
    <w:rsid w:val="0018225F"/>
    <w:rsid w:val="00182B72"/>
    <w:rsid w:val="00183119"/>
    <w:rsid w:val="00185964"/>
    <w:rsid w:val="00185D63"/>
    <w:rsid w:val="001867A0"/>
    <w:rsid w:val="00187268"/>
    <w:rsid w:val="001878F0"/>
    <w:rsid w:val="001909CE"/>
    <w:rsid w:val="00190A8A"/>
    <w:rsid w:val="00191FD4"/>
    <w:rsid w:val="0019214D"/>
    <w:rsid w:val="00192C86"/>
    <w:rsid w:val="00193103"/>
    <w:rsid w:val="001940A9"/>
    <w:rsid w:val="0019453A"/>
    <w:rsid w:val="0019546E"/>
    <w:rsid w:val="0019560D"/>
    <w:rsid w:val="00196663"/>
    <w:rsid w:val="001973C7"/>
    <w:rsid w:val="00197932"/>
    <w:rsid w:val="00197C2F"/>
    <w:rsid w:val="001A0085"/>
    <w:rsid w:val="001A0DB7"/>
    <w:rsid w:val="001A36BB"/>
    <w:rsid w:val="001A551B"/>
    <w:rsid w:val="001B0E1D"/>
    <w:rsid w:val="001B0ED1"/>
    <w:rsid w:val="001B139E"/>
    <w:rsid w:val="001B2461"/>
    <w:rsid w:val="001B2547"/>
    <w:rsid w:val="001B285F"/>
    <w:rsid w:val="001B29B8"/>
    <w:rsid w:val="001B37DA"/>
    <w:rsid w:val="001B3B8E"/>
    <w:rsid w:val="001B404C"/>
    <w:rsid w:val="001B55E5"/>
    <w:rsid w:val="001B5EEC"/>
    <w:rsid w:val="001C0139"/>
    <w:rsid w:val="001C12EE"/>
    <w:rsid w:val="001C1416"/>
    <w:rsid w:val="001C154E"/>
    <w:rsid w:val="001C22FD"/>
    <w:rsid w:val="001C3FA2"/>
    <w:rsid w:val="001C668A"/>
    <w:rsid w:val="001D05CA"/>
    <w:rsid w:val="001D2819"/>
    <w:rsid w:val="001D4A49"/>
    <w:rsid w:val="001D5FCC"/>
    <w:rsid w:val="001D7D48"/>
    <w:rsid w:val="001E05DC"/>
    <w:rsid w:val="001E12B1"/>
    <w:rsid w:val="001E2E96"/>
    <w:rsid w:val="001E37FD"/>
    <w:rsid w:val="001E3F12"/>
    <w:rsid w:val="001E5631"/>
    <w:rsid w:val="001E6756"/>
    <w:rsid w:val="001E6DB8"/>
    <w:rsid w:val="001F024E"/>
    <w:rsid w:val="001F0C9C"/>
    <w:rsid w:val="001F0DD6"/>
    <w:rsid w:val="001F65C5"/>
    <w:rsid w:val="001F73D0"/>
    <w:rsid w:val="001F7EEB"/>
    <w:rsid w:val="00200594"/>
    <w:rsid w:val="00200FBF"/>
    <w:rsid w:val="00201481"/>
    <w:rsid w:val="00201B43"/>
    <w:rsid w:val="00201E3A"/>
    <w:rsid w:val="00201E76"/>
    <w:rsid w:val="00203313"/>
    <w:rsid w:val="00203D75"/>
    <w:rsid w:val="00204810"/>
    <w:rsid w:val="002056F0"/>
    <w:rsid w:val="0020589C"/>
    <w:rsid w:val="00210104"/>
    <w:rsid w:val="00211015"/>
    <w:rsid w:val="0021103F"/>
    <w:rsid w:val="00211E69"/>
    <w:rsid w:val="00213BEE"/>
    <w:rsid w:val="00214DB7"/>
    <w:rsid w:val="00217B9F"/>
    <w:rsid w:val="00217D40"/>
    <w:rsid w:val="0022351D"/>
    <w:rsid w:val="002237F2"/>
    <w:rsid w:val="00225A9B"/>
    <w:rsid w:val="00226791"/>
    <w:rsid w:val="002275CB"/>
    <w:rsid w:val="0023020B"/>
    <w:rsid w:val="00230736"/>
    <w:rsid w:val="00230A23"/>
    <w:rsid w:val="00231625"/>
    <w:rsid w:val="00231F9E"/>
    <w:rsid w:val="002321B0"/>
    <w:rsid w:val="00232471"/>
    <w:rsid w:val="00233413"/>
    <w:rsid w:val="002342F1"/>
    <w:rsid w:val="002355C7"/>
    <w:rsid w:val="00236125"/>
    <w:rsid w:val="00236A9C"/>
    <w:rsid w:val="00236E46"/>
    <w:rsid w:val="00241112"/>
    <w:rsid w:val="00241DB5"/>
    <w:rsid w:val="0024283A"/>
    <w:rsid w:val="002429F6"/>
    <w:rsid w:val="00242A23"/>
    <w:rsid w:val="00243434"/>
    <w:rsid w:val="002439D0"/>
    <w:rsid w:val="00243C4A"/>
    <w:rsid w:val="002466E9"/>
    <w:rsid w:val="002468E0"/>
    <w:rsid w:val="00246BD2"/>
    <w:rsid w:val="00247E19"/>
    <w:rsid w:val="00251F9E"/>
    <w:rsid w:val="002521D9"/>
    <w:rsid w:val="00252DED"/>
    <w:rsid w:val="002535CD"/>
    <w:rsid w:val="00253C19"/>
    <w:rsid w:val="00255091"/>
    <w:rsid w:val="0025565B"/>
    <w:rsid w:val="00257046"/>
    <w:rsid w:val="002608E7"/>
    <w:rsid w:val="00261AFF"/>
    <w:rsid w:val="00262139"/>
    <w:rsid w:val="0026258B"/>
    <w:rsid w:val="00263624"/>
    <w:rsid w:val="00263A9F"/>
    <w:rsid w:val="00264A0F"/>
    <w:rsid w:val="00266389"/>
    <w:rsid w:val="00266BB5"/>
    <w:rsid w:val="0026704A"/>
    <w:rsid w:val="0026772C"/>
    <w:rsid w:val="00267D8A"/>
    <w:rsid w:val="00270EAF"/>
    <w:rsid w:val="00271821"/>
    <w:rsid w:val="002730ED"/>
    <w:rsid w:val="00273454"/>
    <w:rsid w:val="00274D66"/>
    <w:rsid w:val="00276894"/>
    <w:rsid w:val="00277467"/>
    <w:rsid w:val="00281013"/>
    <w:rsid w:val="00282578"/>
    <w:rsid w:val="002838EB"/>
    <w:rsid w:val="0028478D"/>
    <w:rsid w:val="00284DDE"/>
    <w:rsid w:val="00284EED"/>
    <w:rsid w:val="00284F05"/>
    <w:rsid w:val="0028543C"/>
    <w:rsid w:val="00285FFB"/>
    <w:rsid w:val="00286E21"/>
    <w:rsid w:val="00286F25"/>
    <w:rsid w:val="00290008"/>
    <w:rsid w:val="0029016A"/>
    <w:rsid w:val="002901D4"/>
    <w:rsid w:val="002911B0"/>
    <w:rsid w:val="0029373F"/>
    <w:rsid w:val="00296E6B"/>
    <w:rsid w:val="002A2917"/>
    <w:rsid w:val="002A295E"/>
    <w:rsid w:val="002A4F90"/>
    <w:rsid w:val="002A5474"/>
    <w:rsid w:val="002A603A"/>
    <w:rsid w:val="002A6483"/>
    <w:rsid w:val="002A650B"/>
    <w:rsid w:val="002A6B34"/>
    <w:rsid w:val="002A718B"/>
    <w:rsid w:val="002B0ED8"/>
    <w:rsid w:val="002B1E7D"/>
    <w:rsid w:val="002B2BD1"/>
    <w:rsid w:val="002B407B"/>
    <w:rsid w:val="002B558B"/>
    <w:rsid w:val="002B7F85"/>
    <w:rsid w:val="002C023B"/>
    <w:rsid w:val="002C0617"/>
    <w:rsid w:val="002C09CD"/>
    <w:rsid w:val="002C0DF1"/>
    <w:rsid w:val="002C124B"/>
    <w:rsid w:val="002C1701"/>
    <w:rsid w:val="002C2A49"/>
    <w:rsid w:val="002C2E4E"/>
    <w:rsid w:val="002C35F9"/>
    <w:rsid w:val="002C5031"/>
    <w:rsid w:val="002C5586"/>
    <w:rsid w:val="002C62FC"/>
    <w:rsid w:val="002C69F7"/>
    <w:rsid w:val="002C7500"/>
    <w:rsid w:val="002C7E88"/>
    <w:rsid w:val="002D104D"/>
    <w:rsid w:val="002D149C"/>
    <w:rsid w:val="002D15DD"/>
    <w:rsid w:val="002D196E"/>
    <w:rsid w:val="002D284E"/>
    <w:rsid w:val="002D3901"/>
    <w:rsid w:val="002D489D"/>
    <w:rsid w:val="002D530F"/>
    <w:rsid w:val="002D5772"/>
    <w:rsid w:val="002D5CD7"/>
    <w:rsid w:val="002D6550"/>
    <w:rsid w:val="002D705C"/>
    <w:rsid w:val="002E06D8"/>
    <w:rsid w:val="002E11E1"/>
    <w:rsid w:val="002E1B42"/>
    <w:rsid w:val="002E2801"/>
    <w:rsid w:val="002E3110"/>
    <w:rsid w:val="002E3B30"/>
    <w:rsid w:val="002E53CC"/>
    <w:rsid w:val="002E563C"/>
    <w:rsid w:val="002E577C"/>
    <w:rsid w:val="002E5961"/>
    <w:rsid w:val="002E67E4"/>
    <w:rsid w:val="002E6801"/>
    <w:rsid w:val="002E7C45"/>
    <w:rsid w:val="002F1095"/>
    <w:rsid w:val="002F139D"/>
    <w:rsid w:val="002F15D4"/>
    <w:rsid w:val="002F1DDB"/>
    <w:rsid w:val="002F237C"/>
    <w:rsid w:val="002F2DA8"/>
    <w:rsid w:val="002F357F"/>
    <w:rsid w:val="002F552C"/>
    <w:rsid w:val="002F5B81"/>
    <w:rsid w:val="002F5DC8"/>
    <w:rsid w:val="002F698A"/>
    <w:rsid w:val="002F7B33"/>
    <w:rsid w:val="002F7D6A"/>
    <w:rsid w:val="003009AC"/>
    <w:rsid w:val="00300BC2"/>
    <w:rsid w:val="003022B1"/>
    <w:rsid w:val="00302460"/>
    <w:rsid w:val="00302837"/>
    <w:rsid w:val="00302E64"/>
    <w:rsid w:val="00303971"/>
    <w:rsid w:val="0030398D"/>
    <w:rsid w:val="003053C4"/>
    <w:rsid w:val="00305A4E"/>
    <w:rsid w:val="00307C70"/>
    <w:rsid w:val="003104B6"/>
    <w:rsid w:val="00310A82"/>
    <w:rsid w:val="00311202"/>
    <w:rsid w:val="00311281"/>
    <w:rsid w:val="003118F9"/>
    <w:rsid w:val="00311FF7"/>
    <w:rsid w:val="0031208B"/>
    <w:rsid w:val="00312660"/>
    <w:rsid w:val="00312D49"/>
    <w:rsid w:val="00313A57"/>
    <w:rsid w:val="003147E6"/>
    <w:rsid w:val="0031529C"/>
    <w:rsid w:val="003152D1"/>
    <w:rsid w:val="003152FA"/>
    <w:rsid w:val="003153C6"/>
    <w:rsid w:val="0031589B"/>
    <w:rsid w:val="00315BA8"/>
    <w:rsid w:val="0031686E"/>
    <w:rsid w:val="003177F0"/>
    <w:rsid w:val="00320A22"/>
    <w:rsid w:val="00320DCC"/>
    <w:rsid w:val="00321D79"/>
    <w:rsid w:val="00322BFD"/>
    <w:rsid w:val="00323298"/>
    <w:rsid w:val="0032364D"/>
    <w:rsid w:val="003238A5"/>
    <w:rsid w:val="00323EBE"/>
    <w:rsid w:val="00324714"/>
    <w:rsid w:val="00325526"/>
    <w:rsid w:val="00326B8E"/>
    <w:rsid w:val="00327348"/>
    <w:rsid w:val="00327594"/>
    <w:rsid w:val="00327922"/>
    <w:rsid w:val="00327A49"/>
    <w:rsid w:val="00330F26"/>
    <w:rsid w:val="003316C7"/>
    <w:rsid w:val="00331C5D"/>
    <w:rsid w:val="00331D95"/>
    <w:rsid w:val="00331E8A"/>
    <w:rsid w:val="00332B78"/>
    <w:rsid w:val="00332DCA"/>
    <w:rsid w:val="00334513"/>
    <w:rsid w:val="003351EB"/>
    <w:rsid w:val="00335E2D"/>
    <w:rsid w:val="00336198"/>
    <w:rsid w:val="00336D94"/>
    <w:rsid w:val="0034029F"/>
    <w:rsid w:val="003419EF"/>
    <w:rsid w:val="00341E35"/>
    <w:rsid w:val="00342EAA"/>
    <w:rsid w:val="00344EFA"/>
    <w:rsid w:val="00346594"/>
    <w:rsid w:val="0035018E"/>
    <w:rsid w:val="00350BB6"/>
    <w:rsid w:val="0035142D"/>
    <w:rsid w:val="0035192A"/>
    <w:rsid w:val="003527AE"/>
    <w:rsid w:val="003528F1"/>
    <w:rsid w:val="00352AC8"/>
    <w:rsid w:val="003551E4"/>
    <w:rsid w:val="00355D39"/>
    <w:rsid w:val="003567E2"/>
    <w:rsid w:val="00360754"/>
    <w:rsid w:val="003609C7"/>
    <w:rsid w:val="00361640"/>
    <w:rsid w:val="00361B1B"/>
    <w:rsid w:val="003627A3"/>
    <w:rsid w:val="00363C48"/>
    <w:rsid w:val="00363DF4"/>
    <w:rsid w:val="00364415"/>
    <w:rsid w:val="00364EBA"/>
    <w:rsid w:val="0036524C"/>
    <w:rsid w:val="00365AD6"/>
    <w:rsid w:val="003708F4"/>
    <w:rsid w:val="003723A2"/>
    <w:rsid w:val="00372941"/>
    <w:rsid w:val="003749A6"/>
    <w:rsid w:val="00377F40"/>
    <w:rsid w:val="003805A6"/>
    <w:rsid w:val="00381B45"/>
    <w:rsid w:val="00383034"/>
    <w:rsid w:val="003841E8"/>
    <w:rsid w:val="0038467C"/>
    <w:rsid w:val="00385E29"/>
    <w:rsid w:val="0038617F"/>
    <w:rsid w:val="00386812"/>
    <w:rsid w:val="00386C42"/>
    <w:rsid w:val="00386E30"/>
    <w:rsid w:val="00387305"/>
    <w:rsid w:val="00390024"/>
    <w:rsid w:val="003913D9"/>
    <w:rsid w:val="00391BCE"/>
    <w:rsid w:val="00391EE1"/>
    <w:rsid w:val="003920B3"/>
    <w:rsid w:val="00392419"/>
    <w:rsid w:val="003928F4"/>
    <w:rsid w:val="00392906"/>
    <w:rsid w:val="003945F9"/>
    <w:rsid w:val="00394EFF"/>
    <w:rsid w:val="00395C0F"/>
    <w:rsid w:val="00395C8A"/>
    <w:rsid w:val="00395E41"/>
    <w:rsid w:val="0039623F"/>
    <w:rsid w:val="00396430"/>
    <w:rsid w:val="003A0363"/>
    <w:rsid w:val="003A1F9D"/>
    <w:rsid w:val="003A2875"/>
    <w:rsid w:val="003A2C23"/>
    <w:rsid w:val="003A3B3D"/>
    <w:rsid w:val="003A59C1"/>
    <w:rsid w:val="003A647F"/>
    <w:rsid w:val="003A6B61"/>
    <w:rsid w:val="003A7C7F"/>
    <w:rsid w:val="003B08BD"/>
    <w:rsid w:val="003B0FA0"/>
    <w:rsid w:val="003B175A"/>
    <w:rsid w:val="003B22A9"/>
    <w:rsid w:val="003B2681"/>
    <w:rsid w:val="003B4188"/>
    <w:rsid w:val="003B64C8"/>
    <w:rsid w:val="003B65D8"/>
    <w:rsid w:val="003B765D"/>
    <w:rsid w:val="003B7BB4"/>
    <w:rsid w:val="003C11F4"/>
    <w:rsid w:val="003C18B5"/>
    <w:rsid w:val="003C1927"/>
    <w:rsid w:val="003C1980"/>
    <w:rsid w:val="003C1DB1"/>
    <w:rsid w:val="003C3150"/>
    <w:rsid w:val="003C38B4"/>
    <w:rsid w:val="003C3CB7"/>
    <w:rsid w:val="003C3DAB"/>
    <w:rsid w:val="003C5228"/>
    <w:rsid w:val="003C5C63"/>
    <w:rsid w:val="003C5C6E"/>
    <w:rsid w:val="003C68A1"/>
    <w:rsid w:val="003C7428"/>
    <w:rsid w:val="003D08D1"/>
    <w:rsid w:val="003D0A27"/>
    <w:rsid w:val="003D1467"/>
    <w:rsid w:val="003D1E3C"/>
    <w:rsid w:val="003D37CF"/>
    <w:rsid w:val="003D45B4"/>
    <w:rsid w:val="003D6C8F"/>
    <w:rsid w:val="003D6CC5"/>
    <w:rsid w:val="003D6E65"/>
    <w:rsid w:val="003E1946"/>
    <w:rsid w:val="003E207B"/>
    <w:rsid w:val="003E2306"/>
    <w:rsid w:val="003E5C19"/>
    <w:rsid w:val="003E62B2"/>
    <w:rsid w:val="003E63AF"/>
    <w:rsid w:val="003E6E3D"/>
    <w:rsid w:val="003E7411"/>
    <w:rsid w:val="003F0537"/>
    <w:rsid w:val="003F1949"/>
    <w:rsid w:val="003F1BB6"/>
    <w:rsid w:val="003F3771"/>
    <w:rsid w:val="003F38EE"/>
    <w:rsid w:val="003F3A4A"/>
    <w:rsid w:val="003F3F09"/>
    <w:rsid w:val="003F52C5"/>
    <w:rsid w:val="003F5B22"/>
    <w:rsid w:val="003F5DBD"/>
    <w:rsid w:val="003F5ED7"/>
    <w:rsid w:val="00400A94"/>
    <w:rsid w:val="00401244"/>
    <w:rsid w:val="00402026"/>
    <w:rsid w:val="00402257"/>
    <w:rsid w:val="004023FB"/>
    <w:rsid w:val="0040248E"/>
    <w:rsid w:val="00402D23"/>
    <w:rsid w:val="00403B8B"/>
    <w:rsid w:val="00404B53"/>
    <w:rsid w:val="004068F0"/>
    <w:rsid w:val="00406BF8"/>
    <w:rsid w:val="00410FD9"/>
    <w:rsid w:val="004119FF"/>
    <w:rsid w:val="00412196"/>
    <w:rsid w:val="00413B3E"/>
    <w:rsid w:val="00415C26"/>
    <w:rsid w:val="00417311"/>
    <w:rsid w:val="00421AB1"/>
    <w:rsid w:val="004227EA"/>
    <w:rsid w:val="004235CD"/>
    <w:rsid w:val="004238B9"/>
    <w:rsid w:val="00424A9D"/>
    <w:rsid w:val="004258CC"/>
    <w:rsid w:val="004258EC"/>
    <w:rsid w:val="0042706F"/>
    <w:rsid w:val="0042768C"/>
    <w:rsid w:val="0043038F"/>
    <w:rsid w:val="00431ACA"/>
    <w:rsid w:val="00432455"/>
    <w:rsid w:val="00432A28"/>
    <w:rsid w:val="00432C72"/>
    <w:rsid w:val="00433B24"/>
    <w:rsid w:val="004354D2"/>
    <w:rsid w:val="004355FB"/>
    <w:rsid w:val="00436D21"/>
    <w:rsid w:val="00441819"/>
    <w:rsid w:val="00441BF3"/>
    <w:rsid w:val="00442094"/>
    <w:rsid w:val="00442281"/>
    <w:rsid w:val="00442710"/>
    <w:rsid w:val="00442B22"/>
    <w:rsid w:val="00443BAE"/>
    <w:rsid w:val="0044474F"/>
    <w:rsid w:val="00444A71"/>
    <w:rsid w:val="004465EB"/>
    <w:rsid w:val="004466F7"/>
    <w:rsid w:val="004502FD"/>
    <w:rsid w:val="00450559"/>
    <w:rsid w:val="00451350"/>
    <w:rsid w:val="00452C66"/>
    <w:rsid w:val="00452FCF"/>
    <w:rsid w:val="00453FFF"/>
    <w:rsid w:val="0045521D"/>
    <w:rsid w:val="00455E40"/>
    <w:rsid w:val="00457764"/>
    <w:rsid w:val="00463B4C"/>
    <w:rsid w:val="0046493A"/>
    <w:rsid w:val="00464F68"/>
    <w:rsid w:val="0046700E"/>
    <w:rsid w:val="00467929"/>
    <w:rsid w:val="00467CED"/>
    <w:rsid w:val="00470128"/>
    <w:rsid w:val="0047033F"/>
    <w:rsid w:val="00470F92"/>
    <w:rsid w:val="004719C8"/>
    <w:rsid w:val="0047374A"/>
    <w:rsid w:val="0047378E"/>
    <w:rsid w:val="00474A25"/>
    <w:rsid w:val="00476BF6"/>
    <w:rsid w:val="00476F8C"/>
    <w:rsid w:val="004803A3"/>
    <w:rsid w:val="00480654"/>
    <w:rsid w:val="0048088A"/>
    <w:rsid w:val="00480DA0"/>
    <w:rsid w:val="00480E6D"/>
    <w:rsid w:val="00480F6D"/>
    <w:rsid w:val="004815D7"/>
    <w:rsid w:val="004838F2"/>
    <w:rsid w:val="004846B1"/>
    <w:rsid w:val="004849AB"/>
    <w:rsid w:val="0048522C"/>
    <w:rsid w:val="0048571A"/>
    <w:rsid w:val="004870E8"/>
    <w:rsid w:val="004876F8"/>
    <w:rsid w:val="00487C5D"/>
    <w:rsid w:val="00490434"/>
    <w:rsid w:val="00490593"/>
    <w:rsid w:val="00490A68"/>
    <w:rsid w:val="004922A3"/>
    <w:rsid w:val="00492427"/>
    <w:rsid w:val="0049259E"/>
    <w:rsid w:val="00492FD6"/>
    <w:rsid w:val="0049340E"/>
    <w:rsid w:val="00493A04"/>
    <w:rsid w:val="00493D1C"/>
    <w:rsid w:val="00493F09"/>
    <w:rsid w:val="00494938"/>
    <w:rsid w:val="004951B5"/>
    <w:rsid w:val="00496F3C"/>
    <w:rsid w:val="00497027"/>
    <w:rsid w:val="004A149D"/>
    <w:rsid w:val="004A1C23"/>
    <w:rsid w:val="004A3A9F"/>
    <w:rsid w:val="004A4774"/>
    <w:rsid w:val="004A5079"/>
    <w:rsid w:val="004A6639"/>
    <w:rsid w:val="004B02A0"/>
    <w:rsid w:val="004B2B0B"/>
    <w:rsid w:val="004B371B"/>
    <w:rsid w:val="004B47AC"/>
    <w:rsid w:val="004B4F11"/>
    <w:rsid w:val="004B5A59"/>
    <w:rsid w:val="004B6EEE"/>
    <w:rsid w:val="004B77FA"/>
    <w:rsid w:val="004B7BE1"/>
    <w:rsid w:val="004B7EE4"/>
    <w:rsid w:val="004C1BD6"/>
    <w:rsid w:val="004C2458"/>
    <w:rsid w:val="004C3FBC"/>
    <w:rsid w:val="004C46BA"/>
    <w:rsid w:val="004C63AE"/>
    <w:rsid w:val="004C6789"/>
    <w:rsid w:val="004C75B1"/>
    <w:rsid w:val="004D0202"/>
    <w:rsid w:val="004D0ED6"/>
    <w:rsid w:val="004D1789"/>
    <w:rsid w:val="004D20A3"/>
    <w:rsid w:val="004D3F3E"/>
    <w:rsid w:val="004D4E71"/>
    <w:rsid w:val="004D6532"/>
    <w:rsid w:val="004D6AF6"/>
    <w:rsid w:val="004D7098"/>
    <w:rsid w:val="004D71CF"/>
    <w:rsid w:val="004D763D"/>
    <w:rsid w:val="004D7DD7"/>
    <w:rsid w:val="004D7EDB"/>
    <w:rsid w:val="004E0439"/>
    <w:rsid w:val="004E1DD9"/>
    <w:rsid w:val="004E2871"/>
    <w:rsid w:val="004E2EE2"/>
    <w:rsid w:val="004E35F4"/>
    <w:rsid w:val="004E3697"/>
    <w:rsid w:val="004E4DF8"/>
    <w:rsid w:val="004E5468"/>
    <w:rsid w:val="004E5592"/>
    <w:rsid w:val="004E5CE8"/>
    <w:rsid w:val="004E62EC"/>
    <w:rsid w:val="004E63EB"/>
    <w:rsid w:val="004E6F4D"/>
    <w:rsid w:val="004E70E2"/>
    <w:rsid w:val="004E7D2A"/>
    <w:rsid w:val="004F10D5"/>
    <w:rsid w:val="004F2788"/>
    <w:rsid w:val="004F42A5"/>
    <w:rsid w:val="004F47AC"/>
    <w:rsid w:val="004F5452"/>
    <w:rsid w:val="004F620A"/>
    <w:rsid w:val="004F6E78"/>
    <w:rsid w:val="00500168"/>
    <w:rsid w:val="00500B20"/>
    <w:rsid w:val="0050370E"/>
    <w:rsid w:val="005048B9"/>
    <w:rsid w:val="005058B2"/>
    <w:rsid w:val="005069DB"/>
    <w:rsid w:val="00506E17"/>
    <w:rsid w:val="00507D5E"/>
    <w:rsid w:val="00512426"/>
    <w:rsid w:val="00512880"/>
    <w:rsid w:val="00513D61"/>
    <w:rsid w:val="00514D5E"/>
    <w:rsid w:val="00514F24"/>
    <w:rsid w:val="005164A7"/>
    <w:rsid w:val="00517225"/>
    <w:rsid w:val="00520214"/>
    <w:rsid w:val="00520790"/>
    <w:rsid w:val="00522951"/>
    <w:rsid w:val="0052351D"/>
    <w:rsid w:val="00523BC8"/>
    <w:rsid w:val="00523E92"/>
    <w:rsid w:val="00524887"/>
    <w:rsid w:val="00524FC8"/>
    <w:rsid w:val="00525335"/>
    <w:rsid w:val="00532183"/>
    <w:rsid w:val="005338DD"/>
    <w:rsid w:val="00533D8A"/>
    <w:rsid w:val="00535537"/>
    <w:rsid w:val="00535790"/>
    <w:rsid w:val="00535D43"/>
    <w:rsid w:val="00536E7D"/>
    <w:rsid w:val="0054018C"/>
    <w:rsid w:val="00540264"/>
    <w:rsid w:val="00544A16"/>
    <w:rsid w:val="00545829"/>
    <w:rsid w:val="00546048"/>
    <w:rsid w:val="00547E49"/>
    <w:rsid w:val="005500B9"/>
    <w:rsid w:val="00550254"/>
    <w:rsid w:val="00551354"/>
    <w:rsid w:val="0055233C"/>
    <w:rsid w:val="00553377"/>
    <w:rsid w:val="00554D3C"/>
    <w:rsid w:val="00555285"/>
    <w:rsid w:val="00556670"/>
    <w:rsid w:val="00556D13"/>
    <w:rsid w:val="005571A9"/>
    <w:rsid w:val="005621F5"/>
    <w:rsid w:val="00564DEF"/>
    <w:rsid w:val="00565083"/>
    <w:rsid w:val="00566084"/>
    <w:rsid w:val="00567FC6"/>
    <w:rsid w:val="00570156"/>
    <w:rsid w:val="00570648"/>
    <w:rsid w:val="00570A05"/>
    <w:rsid w:val="00570D76"/>
    <w:rsid w:val="00571022"/>
    <w:rsid w:val="00571B15"/>
    <w:rsid w:val="00572084"/>
    <w:rsid w:val="00572F87"/>
    <w:rsid w:val="00574AAB"/>
    <w:rsid w:val="005767FE"/>
    <w:rsid w:val="005772F3"/>
    <w:rsid w:val="00577879"/>
    <w:rsid w:val="005801DF"/>
    <w:rsid w:val="00580F9D"/>
    <w:rsid w:val="00582085"/>
    <w:rsid w:val="005825AC"/>
    <w:rsid w:val="00583158"/>
    <w:rsid w:val="00583547"/>
    <w:rsid w:val="005842CE"/>
    <w:rsid w:val="005851A4"/>
    <w:rsid w:val="005877E1"/>
    <w:rsid w:val="00587EE1"/>
    <w:rsid w:val="00590137"/>
    <w:rsid w:val="00591646"/>
    <w:rsid w:val="00592518"/>
    <w:rsid w:val="005929DA"/>
    <w:rsid w:val="00592B19"/>
    <w:rsid w:val="00594E6B"/>
    <w:rsid w:val="005951B8"/>
    <w:rsid w:val="00596F4F"/>
    <w:rsid w:val="005976D9"/>
    <w:rsid w:val="005A1538"/>
    <w:rsid w:val="005A244A"/>
    <w:rsid w:val="005A37E5"/>
    <w:rsid w:val="005A4B38"/>
    <w:rsid w:val="005A53DC"/>
    <w:rsid w:val="005A5443"/>
    <w:rsid w:val="005A5F4D"/>
    <w:rsid w:val="005A76D9"/>
    <w:rsid w:val="005B0CDD"/>
    <w:rsid w:val="005B0FBB"/>
    <w:rsid w:val="005B1153"/>
    <w:rsid w:val="005B1536"/>
    <w:rsid w:val="005B1630"/>
    <w:rsid w:val="005B26DD"/>
    <w:rsid w:val="005B27E9"/>
    <w:rsid w:val="005B28A6"/>
    <w:rsid w:val="005B32D5"/>
    <w:rsid w:val="005B35F2"/>
    <w:rsid w:val="005B3936"/>
    <w:rsid w:val="005B394B"/>
    <w:rsid w:val="005B4A70"/>
    <w:rsid w:val="005B4D87"/>
    <w:rsid w:val="005B5889"/>
    <w:rsid w:val="005B5F13"/>
    <w:rsid w:val="005B6253"/>
    <w:rsid w:val="005B66BA"/>
    <w:rsid w:val="005B705C"/>
    <w:rsid w:val="005B7269"/>
    <w:rsid w:val="005B7329"/>
    <w:rsid w:val="005B7C1B"/>
    <w:rsid w:val="005C0EDE"/>
    <w:rsid w:val="005C1263"/>
    <w:rsid w:val="005C42F4"/>
    <w:rsid w:val="005C5DD9"/>
    <w:rsid w:val="005C7E12"/>
    <w:rsid w:val="005D2F42"/>
    <w:rsid w:val="005D36CF"/>
    <w:rsid w:val="005D3B6F"/>
    <w:rsid w:val="005D5E86"/>
    <w:rsid w:val="005D6CAF"/>
    <w:rsid w:val="005D6E45"/>
    <w:rsid w:val="005E02CF"/>
    <w:rsid w:val="005E0E31"/>
    <w:rsid w:val="005E193A"/>
    <w:rsid w:val="005E2D10"/>
    <w:rsid w:val="005E2DF2"/>
    <w:rsid w:val="005E3809"/>
    <w:rsid w:val="005E38AC"/>
    <w:rsid w:val="005E60DE"/>
    <w:rsid w:val="005E615B"/>
    <w:rsid w:val="005E61AD"/>
    <w:rsid w:val="005E731B"/>
    <w:rsid w:val="005E7976"/>
    <w:rsid w:val="005E7E08"/>
    <w:rsid w:val="005E7E49"/>
    <w:rsid w:val="005F2819"/>
    <w:rsid w:val="005F2F5D"/>
    <w:rsid w:val="005F3D94"/>
    <w:rsid w:val="005F46AB"/>
    <w:rsid w:val="005F4BF2"/>
    <w:rsid w:val="005F5013"/>
    <w:rsid w:val="005F54E7"/>
    <w:rsid w:val="005F550B"/>
    <w:rsid w:val="005F5AF1"/>
    <w:rsid w:val="006001EB"/>
    <w:rsid w:val="00601BE5"/>
    <w:rsid w:val="00602217"/>
    <w:rsid w:val="0060265D"/>
    <w:rsid w:val="00603095"/>
    <w:rsid w:val="006039FD"/>
    <w:rsid w:val="0060437D"/>
    <w:rsid w:val="00605152"/>
    <w:rsid w:val="0060574D"/>
    <w:rsid w:val="00607442"/>
    <w:rsid w:val="0061030B"/>
    <w:rsid w:val="00610B90"/>
    <w:rsid w:val="00611463"/>
    <w:rsid w:val="006115B4"/>
    <w:rsid w:val="00611620"/>
    <w:rsid w:val="0061261B"/>
    <w:rsid w:val="00612894"/>
    <w:rsid w:val="00612EB7"/>
    <w:rsid w:val="00612F52"/>
    <w:rsid w:val="00614E82"/>
    <w:rsid w:val="00617648"/>
    <w:rsid w:val="00620773"/>
    <w:rsid w:val="00621528"/>
    <w:rsid w:val="00621AF5"/>
    <w:rsid w:val="00621DB7"/>
    <w:rsid w:val="00622727"/>
    <w:rsid w:val="00623942"/>
    <w:rsid w:val="0062432A"/>
    <w:rsid w:val="00624DE4"/>
    <w:rsid w:val="006251C0"/>
    <w:rsid w:val="006252F8"/>
    <w:rsid w:val="00626137"/>
    <w:rsid w:val="00626202"/>
    <w:rsid w:val="0062654A"/>
    <w:rsid w:val="00626868"/>
    <w:rsid w:val="00633DF4"/>
    <w:rsid w:val="00634221"/>
    <w:rsid w:val="00634402"/>
    <w:rsid w:val="0063467C"/>
    <w:rsid w:val="00635773"/>
    <w:rsid w:val="00635A83"/>
    <w:rsid w:val="00635AF0"/>
    <w:rsid w:val="00636D16"/>
    <w:rsid w:val="006374B6"/>
    <w:rsid w:val="00640EB6"/>
    <w:rsid w:val="00642A17"/>
    <w:rsid w:val="006434F8"/>
    <w:rsid w:val="00643C0B"/>
    <w:rsid w:val="00643F98"/>
    <w:rsid w:val="006446B4"/>
    <w:rsid w:val="0064481B"/>
    <w:rsid w:val="006449AC"/>
    <w:rsid w:val="00644DDE"/>
    <w:rsid w:val="00644DE2"/>
    <w:rsid w:val="00646CC9"/>
    <w:rsid w:val="00647089"/>
    <w:rsid w:val="00651792"/>
    <w:rsid w:val="00652546"/>
    <w:rsid w:val="00652A56"/>
    <w:rsid w:val="00652A91"/>
    <w:rsid w:val="00652DFF"/>
    <w:rsid w:val="0065506F"/>
    <w:rsid w:val="006550C0"/>
    <w:rsid w:val="00657647"/>
    <w:rsid w:val="006615AA"/>
    <w:rsid w:val="00662023"/>
    <w:rsid w:val="00662692"/>
    <w:rsid w:val="00662BA6"/>
    <w:rsid w:val="00663268"/>
    <w:rsid w:val="00663DED"/>
    <w:rsid w:val="00664963"/>
    <w:rsid w:val="00664B09"/>
    <w:rsid w:val="00665D06"/>
    <w:rsid w:val="00665D67"/>
    <w:rsid w:val="006662D1"/>
    <w:rsid w:val="006668AC"/>
    <w:rsid w:val="00667342"/>
    <w:rsid w:val="0066776F"/>
    <w:rsid w:val="00667BAF"/>
    <w:rsid w:val="00670529"/>
    <w:rsid w:val="00672F28"/>
    <w:rsid w:val="006764D2"/>
    <w:rsid w:val="006764F7"/>
    <w:rsid w:val="006765D5"/>
    <w:rsid w:val="006765F1"/>
    <w:rsid w:val="00676610"/>
    <w:rsid w:val="006769C5"/>
    <w:rsid w:val="00677842"/>
    <w:rsid w:val="0067792E"/>
    <w:rsid w:val="00680406"/>
    <w:rsid w:val="0068085F"/>
    <w:rsid w:val="0068098E"/>
    <w:rsid w:val="006809D2"/>
    <w:rsid w:val="00683DBB"/>
    <w:rsid w:val="00684967"/>
    <w:rsid w:val="00684A9E"/>
    <w:rsid w:val="00685225"/>
    <w:rsid w:val="0068607C"/>
    <w:rsid w:val="00686832"/>
    <w:rsid w:val="00687551"/>
    <w:rsid w:val="0069238F"/>
    <w:rsid w:val="006927F5"/>
    <w:rsid w:val="00692EBB"/>
    <w:rsid w:val="006A2FB1"/>
    <w:rsid w:val="006A41F7"/>
    <w:rsid w:val="006A4209"/>
    <w:rsid w:val="006A5510"/>
    <w:rsid w:val="006A5970"/>
    <w:rsid w:val="006A64A1"/>
    <w:rsid w:val="006A654B"/>
    <w:rsid w:val="006A6D78"/>
    <w:rsid w:val="006A73D1"/>
    <w:rsid w:val="006A7819"/>
    <w:rsid w:val="006A7D15"/>
    <w:rsid w:val="006A7F60"/>
    <w:rsid w:val="006B0883"/>
    <w:rsid w:val="006B1C61"/>
    <w:rsid w:val="006B2382"/>
    <w:rsid w:val="006B2576"/>
    <w:rsid w:val="006B4419"/>
    <w:rsid w:val="006B4C86"/>
    <w:rsid w:val="006B4EB2"/>
    <w:rsid w:val="006B6869"/>
    <w:rsid w:val="006B712A"/>
    <w:rsid w:val="006B7582"/>
    <w:rsid w:val="006C0520"/>
    <w:rsid w:val="006C1444"/>
    <w:rsid w:val="006C1984"/>
    <w:rsid w:val="006C2089"/>
    <w:rsid w:val="006C2EDB"/>
    <w:rsid w:val="006C2F53"/>
    <w:rsid w:val="006C333A"/>
    <w:rsid w:val="006C34AC"/>
    <w:rsid w:val="006C3978"/>
    <w:rsid w:val="006C5894"/>
    <w:rsid w:val="006C5CE2"/>
    <w:rsid w:val="006D0036"/>
    <w:rsid w:val="006D1CE9"/>
    <w:rsid w:val="006D4827"/>
    <w:rsid w:val="006D516D"/>
    <w:rsid w:val="006D5404"/>
    <w:rsid w:val="006D5C7F"/>
    <w:rsid w:val="006D73D9"/>
    <w:rsid w:val="006E0B3F"/>
    <w:rsid w:val="006E0EE1"/>
    <w:rsid w:val="006E1031"/>
    <w:rsid w:val="006E1C6A"/>
    <w:rsid w:val="006E38E8"/>
    <w:rsid w:val="006E4CA6"/>
    <w:rsid w:val="006E5306"/>
    <w:rsid w:val="006E5B10"/>
    <w:rsid w:val="006E5B16"/>
    <w:rsid w:val="006E5E90"/>
    <w:rsid w:val="006E7091"/>
    <w:rsid w:val="006E7EE3"/>
    <w:rsid w:val="006F106C"/>
    <w:rsid w:val="006F3313"/>
    <w:rsid w:val="006F3424"/>
    <w:rsid w:val="006F34DD"/>
    <w:rsid w:val="006F3521"/>
    <w:rsid w:val="006F36AE"/>
    <w:rsid w:val="006F499E"/>
    <w:rsid w:val="006F4E1B"/>
    <w:rsid w:val="006F55D9"/>
    <w:rsid w:val="006F563B"/>
    <w:rsid w:val="006F65F7"/>
    <w:rsid w:val="00700680"/>
    <w:rsid w:val="007007A6"/>
    <w:rsid w:val="00700D67"/>
    <w:rsid w:val="00700F00"/>
    <w:rsid w:val="00700FFF"/>
    <w:rsid w:val="00701426"/>
    <w:rsid w:val="00702BD0"/>
    <w:rsid w:val="00703661"/>
    <w:rsid w:val="00703FA5"/>
    <w:rsid w:val="007045CD"/>
    <w:rsid w:val="0070486C"/>
    <w:rsid w:val="0070492D"/>
    <w:rsid w:val="00704EE0"/>
    <w:rsid w:val="007063D2"/>
    <w:rsid w:val="00707993"/>
    <w:rsid w:val="00707E65"/>
    <w:rsid w:val="00710672"/>
    <w:rsid w:val="00712516"/>
    <w:rsid w:val="00712B93"/>
    <w:rsid w:val="00713B41"/>
    <w:rsid w:val="00715BE3"/>
    <w:rsid w:val="0071609F"/>
    <w:rsid w:val="0071643C"/>
    <w:rsid w:val="00716DBA"/>
    <w:rsid w:val="0071764B"/>
    <w:rsid w:val="00717909"/>
    <w:rsid w:val="00720371"/>
    <w:rsid w:val="007204C4"/>
    <w:rsid w:val="007205AA"/>
    <w:rsid w:val="00720607"/>
    <w:rsid w:val="007228F9"/>
    <w:rsid w:val="00722908"/>
    <w:rsid w:val="00722953"/>
    <w:rsid w:val="0072370A"/>
    <w:rsid w:val="00723F62"/>
    <w:rsid w:val="00723FB9"/>
    <w:rsid w:val="007242D6"/>
    <w:rsid w:val="00725223"/>
    <w:rsid w:val="007261B8"/>
    <w:rsid w:val="007264DF"/>
    <w:rsid w:val="0072696C"/>
    <w:rsid w:val="0072768A"/>
    <w:rsid w:val="0072783C"/>
    <w:rsid w:val="00732BC9"/>
    <w:rsid w:val="00733121"/>
    <w:rsid w:val="00734121"/>
    <w:rsid w:val="0073599A"/>
    <w:rsid w:val="00735C13"/>
    <w:rsid w:val="00735C95"/>
    <w:rsid w:val="00737390"/>
    <w:rsid w:val="0074036E"/>
    <w:rsid w:val="00740421"/>
    <w:rsid w:val="00741381"/>
    <w:rsid w:val="00741F8A"/>
    <w:rsid w:val="00742738"/>
    <w:rsid w:val="007452A7"/>
    <w:rsid w:val="0074588A"/>
    <w:rsid w:val="00747891"/>
    <w:rsid w:val="00747A8B"/>
    <w:rsid w:val="00747E98"/>
    <w:rsid w:val="00747F94"/>
    <w:rsid w:val="007504CB"/>
    <w:rsid w:val="00750C41"/>
    <w:rsid w:val="00751C83"/>
    <w:rsid w:val="00752416"/>
    <w:rsid w:val="0075379A"/>
    <w:rsid w:val="0075466D"/>
    <w:rsid w:val="007546D3"/>
    <w:rsid w:val="007549E6"/>
    <w:rsid w:val="00755A1A"/>
    <w:rsid w:val="0075729B"/>
    <w:rsid w:val="00760D27"/>
    <w:rsid w:val="007616D6"/>
    <w:rsid w:val="0076215A"/>
    <w:rsid w:val="00763680"/>
    <w:rsid w:val="00763D82"/>
    <w:rsid w:val="00763DFF"/>
    <w:rsid w:val="00765CD7"/>
    <w:rsid w:val="00770159"/>
    <w:rsid w:val="00770430"/>
    <w:rsid w:val="00771454"/>
    <w:rsid w:val="00771A0E"/>
    <w:rsid w:val="00772CF8"/>
    <w:rsid w:val="0077446F"/>
    <w:rsid w:val="0077502C"/>
    <w:rsid w:val="0077650D"/>
    <w:rsid w:val="00776757"/>
    <w:rsid w:val="00777E75"/>
    <w:rsid w:val="00777EF4"/>
    <w:rsid w:val="0078012B"/>
    <w:rsid w:val="007809D7"/>
    <w:rsid w:val="00780E82"/>
    <w:rsid w:val="007810CA"/>
    <w:rsid w:val="00781C52"/>
    <w:rsid w:val="00781F18"/>
    <w:rsid w:val="00782017"/>
    <w:rsid w:val="007820FD"/>
    <w:rsid w:val="00784753"/>
    <w:rsid w:val="00784D77"/>
    <w:rsid w:val="00785942"/>
    <w:rsid w:val="007862D6"/>
    <w:rsid w:val="007905E9"/>
    <w:rsid w:val="00790EB8"/>
    <w:rsid w:val="007946DB"/>
    <w:rsid w:val="00795EC0"/>
    <w:rsid w:val="007961B7"/>
    <w:rsid w:val="00796EC8"/>
    <w:rsid w:val="007A226E"/>
    <w:rsid w:val="007A3B52"/>
    <w:rsid w:val="007A6121"/>
    <w:rsid w:val="007A624B"/>
    <w:rsid w:val="007A6D2F"/>
    <w:rsid w:val="007A7AD9"/>
    <w:rsid w:val="007A7B5C"/>
    <w:rsid w:val="007B05F8"/>
    <w:rsid w:val="007B2B3E"/>
    <w:rsid w:val="007B32BD"/>
    <w:rsid w:val="007B4076"/>
    <w:rsid w:val="007B5328"/>
    <w:rsid w:val="007B59E9"/>
    <w:rsid w:val="007C0B2E"/>
    <w:rsid w:val="007C369E"/>
    <w:rsid w:val="007C4FD6"/>
    <w:rsid w:val="007C5B7F"/>
    <w:rsid w:val="007C6DBE"/>
    <w:rsid w:val="007C796D"/>
    <w:rsid w:val="007C7D99"/>
    <w:rsid w:val="007D0236"/>
    <w:rsid w:val="007D1D93"/>
    <w:rsid w:val="007D1E4E"/>
    <w:rsid w:val="007D3407"/>
    <w:rsid w:val="007D499C"/>
    <w:rsid w:val="007D5222"/>
    <w:rsid w:val="007D6033"/>
    <w:rsid w:val="007E0380"/>
    <w:rsid w:val="007E0C8F"/>
    <w:rsid w:val="007E3181"/>
    <w:rsid w:val="007E3C10"/>
    <w:rsid w:val="007E52C5"/>
    <w:rsid w:val="007F206B"/>
    <w:rsid w:val="007F224A"/>
    <w:rsid w:val="007F2260"/>
    <w:rsid w:val="007F34BF"/>
    <w:rsid w:val="007F4756"/>
    <w:rsid w:val="007F5B6E"/>
    <w:rsid w:val="007F6DFA"/>
    <w:rsid w:val="007F7942"/>
    <w:rsid w:val="00801B78"/>
    <w:rsid w:val="00803B43"/>
    <w:rsid w:val="0080433A"/>
    <w:rsid w:val="00810125"/>
    <w:rsid w:val="00810394"/>
    <w:rsid w:val="00810AAC"/>
    <w:rsid w:val="00811652"/>
    <w:rsid w:val="0081349C"/>
    <w:rsid w:val="00813C30"/>
    <w:rsid w:val="00813FC4"/>
    <w:rsid w:val="008146D3"/>
    <w:rsid w:val="0081599F"/>
    <w:rsid w:val="00816098"/>
    <w:rsid w:val="008167D3"/>
    <w:rsid w:val="008167F7"/>
    <w:rsid w:val="008210AE"/>
    <w:rsid w:val="0082206D"/>
    <w:rsid w:val="0082293D"/>
    <w:rsid w:val="008246CE"/>
    <w:rsid w:val="00825C1A"/>
    <w:rsid w:val="00826141"/>
    <w:rsid w:val="0082727C"/>
    <w:rsid w:val="00830BEB"/>
    <w:rsid w:val="0083173F"/>
    <w:rsid w:val="00831A6C"/>
    <w:rsid w:val="008348B8"/>
    <w:rsid w:val="00835711"/>
    <w:rsid w:val="00836FC7"/>
    <w:rsid w:val="008372FD"/>
    <w:rsid w:val="00841329"/>
    <w:rsid w:val="00843105"/>
    <w:rsid w:val="0084415C"/>
    <w:rsid w:val="008441F3"/>
    <w:rsid w:val="008442E8"/>
    <w:rsid w:val="00845ADA"/>
    <w:rsid w:val="00845DE4"/>
    <w:rsid w:val="00847C59"/>
    <w:rsid w:val="0085015D"/>
    <w:rsid w:val="00850360"/>
    <w:rsid w:val="00851D45"/>
    <w:rsid w:val="00852523"/>
    <w:rsid w:val="00853518"/>
    <w:rsid w:val="0085411C"/>
    <w:rsid w:val="00854E54"/>
    <w:rsid w:val="00855E2A"/>
    <w:rsid w:val="00855FC7"/>
    <w:rsid w:val="00860534"/>
    <w:rsid w:val="008623C9"/>
    <w:rsid w:val="0086319A"/>
    <w:rsid w:val="008637EA"/>
    <w:rsid w:val="00863E3A"/>
    <w:rsid w:val="0086415B"/>
    <w:rsid w:val="008655B3"/>
    <w:rsid w:val="00865E40"/>
    <w:rsid w:val="00865E53"/>
    <w:rsid w:val="00866F45"/>
    <w:rsid w:val="00867437"/>
    <w:rsid w:val="008705C1"/>
    <w:rsid w:val="008712D9"/>
    <w:rsid w:val="00873207"/>
    <w:rsid w:val="0087489A"/>
    <w:rsid w:val="008749D4"/>
    <w:rsid w:val="00880812"/>
    <w:rsid w:val="00880861"/>
    <w:rsid w:val="0088097C"/>
    <w:rsid w:val="0088202A"/>
    <w:rsid w:val="008822A2"/>
    <w:rsid w:val="00882960"/>
    <w:rsid w:val="00883D4D"/>
    <w:rsid w:val="00883E2E"/>
    <w:rsid w:val="00884896"/>
    <w:rsid w:val="00885080"/>
    <w:rsid w:val="00885495"/>
    <w:rsid w:val="0088580D"/>
    <w:rsid w:val="00885E2F"/>
    <w:rsid w:val="00890906"/>
    <w:rsid w:val="00892E97"/>
    <w:rsid w:val="00893CE2"/>
    <w:rsid w:val="00893F43"/>
    <w:rsid w:val="0089633E"/>
    <w:rsid w:val="008968E1"/>
    <w:rsid w:val="008971B1"/>
    <w:rsid w:val="008A16B0"/>
    <w:rsid w:val="008A2508"/>
    <w:rsid w:val="008A258B"/>
    <w:rsid w:val="008A3181"/>
    <w:rsid w:val="008A44F4"/>
    <w:rsid w:val="008A46B5"/>
    <w:rsid w:val="008A5AF6"/>
    <w:rsid w:val="008A6686"/>
    <w:rsid w:val="008A7D6B"/>
    <w:rsid w:val="008B0E4E"/>
    <w:rsid w:val="008B14AD"/>
    <w:rsid w:val="008B1A49"/>
    <w:rsid w:val="008B2D90"/>
    <w:rsid w:val="008B34C2"/>
    <w:rsid w:val="008B3660"/>
    <w:rsid w:val="008B3BCC"/>
    <w:rsid w:val="008B4734"/>
    <w:rsid w:val="008B5D16"/>
    <w:rsid w:val="008B62B9"/>
    <w:rsid w:val="008B74EA"/>
    <w:rsid w:val="008B7528"/>
    <w:rsid w:val="008B7BD0"/>
    <w:rsid w:val="008B7D12"/>
    <w:rsid w:val="008C0D5E"/>
    <w:rsid w:val="008C14C6"/>
    <w:rsid w:val="008C1967"/>
    <w:rsid w:val="008C26FA"/>
    <w:rsid w:val="008C3BBA"/>
    <w:rsid w:val="008C4665"/>
    <w:rsid w:val="008C46BA"/>
    <w:rsid w:val="008C4753"/>
    <w:rsid w:val="008C54E9"/>
    <w:rsid w:val="008C7294"/>
    <w:rsid w:val="008C7A6F"/>
    <w:rsid w:val="008D30E0"/>
    <w:rsid w:val="008D3DF2"/>
    <w:rsid w:val="008D4805"/>
    <w:rsid w:val="008E0553"/>
    <w:rsid w:val="008E1CFC"/>
    <w:rsid w:val="008E3127"/>
    <w:rsid w:val="008E3748"/>
    <w:rsid w:val="008E3E51"/>
    <w:rsid w:val="008E436D"/>
    <w:rsid w:val="008E43CB"/>
    <w:rsid w:val="008E4618"/>
    <w:rsid w:val="008E466D"/>
    <w:rsid w:val="008E57A7"/>
    <w:rsid w:val="008E5BBE"/>
    <w:rsid w:val="008E6095"/>
    <w:rsid w:val="008E63FA"/>
    <w:rsid w:val="008E7D88"/>
    <w:rsid w:val="008F1AA2"/>
    <w:rsid w:val="008F352A"/>
    <w:rsid w:val="008F39EA"/>
    <w:rsid w:val="008F43DA"/>
    <w:rsid w:val="008F4A0A"/>
    <w:rsid w:val="008F6AEC"/>
    <w:rsid w:val="00901235"/>
    <w:rsid w:val="0090143F"/>
    <w:rsid w:val="0090202E"/>
    <w:rsid w:val="00907465"/>
    <w:rsid w:val="00907B08"/>
    <w:rsid w:val="00907EDB"/>
    <w:rsid w:val="009107E9"/>
    <w:rsid w:val="009109E4"/>
    <w:rsid w:val="009111F9"/>
    <w:rsid w:val="00911397"/>
    <w:rsid w:val="00912652"/>
    <w:rsid w:val="00912718"/>
    <w:rsid w:val="00915DC6"/>
    <w:rsid w:val="00917427"/>
    <w:rsid w:val="00920E39"/>
    <w:rsid w:val="00921692"/>
    <w:rsid w:val="00921848"/>
    <w:rsid w:val="00921FB6"/>
    <w:rsid w:val="00922100"/>
    <w:rsid w:val="00922BF4"/>
    <w:rsid w:val="0092592E"/>
    <w:rsid w:val="0093024C"/>
    <w:rsid w:val="0093094F"/>
    <w:rsid w:val="009315C6"/>
    <w:rsid w:val="009320A4"/>
    <w:rsid w:val="0093258B"/>
    <w:rsid w:val="00932FE6"/>
    <w:rsid w:val="00933481"/>
    <w:rsid w:val="0093354D"/>
    <w:rsid w:val="0093553A"/>
    <w:rsid w:val="0093568F"/>
    <w:rsid w:val="00937456"/>
    <w:rsid w:val="009378A4"/>
    <w:rsid w:val="009401B5"/>
    <w:rsid w:val="009401D4"/>
    <w:rsid w:val="0094027A"/>
    <w:rsid w:val="009418D0"/>
    <w:rsid w:val="00942B9D"/>
    <w:rsid w:val="00942CC3"/>
    <w:rsid w:val="009448F8"/>
    <w:rsid w:val="00944ABB"/>
    <w:rsid w:val="00945781"/>
    <w:rsid w:val="009478B1"/>
    <w:rsid w:val="00951E42"/>
    <w:rsid w:val="00951E79"/>
    <w:rsid w:val="00952429"/>
    <w:rsid w:val="0095486E"/>
    <w:rsid w:val="00954DE7"/>
    <w:rsid w:val="0095788D"/>
    <w:rsid w:val="00957DDB"/>
    <w:rsid w:val="00960A3F"/>
    <w:rsid w:val="00960D77"/>
    <w:rsid w:val="00961A8A"/>
    <w:rsid w:val="009623A1"/>
    <w:rsid w:val="00962492"/>
    <w:rsid w:val="00962E2E"/>
    <w:rsid w:val="009639A7"/>
    <w:rsid w:val="009645FF"/>
    <w:rsid w:val="0096527F"/>
    <w:rsid w:val="00965C43"/>
    <w:rsid w:val="00965E17"/>
    <w:rsid w:val="0096658F"/>
    <w:rsid w:val="0096745F"/>
    <w:rsid w:val="0097003B"/>
    <w:rsid w:val="00970D1F"/>
    <w:rsid w:val="0097132E"/>
    <w:rsid w:val="00973716"/>
    <w:rsid w:val="009740A6"/>
    <w:rsid w:val="0097479D"/>
    <w:rsid w:val="009753D7"/>
    <w:rsid w:val="00977D8B"/>
    <w:rsid w:val="009801FF"/>
    <w:rsid w:val="00980748"/>
    <w:rsid w:val="009811E6"/>
    <w:rsid w:val="009819EC"/>
    <w:rsid w:val="00981EB1"/>
    <w:rsid w:val="00982C8D"/>
    <w:rsid w:val="00983410"/>
    <w:rsid w:val="0098411C"/>
    <w:rsid w:val="009841AD"/>
    <w:rsid w:val="009849F0"/>
    <w:rsid w:val="00986586"/>
    <w:rsid w:val="00990251"/>
    <w:rsid w:val="009914C8"/>
    <w:rsid w:val="009919C8"/>
    <w:rsid w:val="00992729"/>
    <w:rsid w:val="00992C59"/>
    <w:rsid w:val="00994CE3"/>
    <w:rsid w:val="0099502B"/>
    <w:rsid w:val="00996A61"/>
    <w:rsid w:val="00996AF7"/>
    <w:rsid w:val="00996C72"/>
    <w:rsid w:val="0099745E"/>
    <w:rsid w:val="009978B4"/>
    <w:rsid w:val="0099799F"/>
    <w:rsid w:val="00997CCF"/>
    <w:rsid w:val="009A06F2"/>
    <w:rsid w:val="009A146C"/>
    <w:rsid w:val="009A1D0F"/>
    <w:rsid w:val="009A1DD3"/>
    <w:rsid w:val="009A1F4D"/>
    <w:rsid w:val="009A34A6"/>
    <w:rsid w:val="009A6EFE"/>
    <w:rsid w:val="009B0A39"/>
    <w:rsid w:val="009B1FE0"/>
    <w:rsid w:val="009B2607"/>
    <w:rsid w:val="009B314F"/>
    <w:rsid w:val="009B3EC9"/>
    <w:rsid w:val="009B40CD"/>
    <w:rsid w:val="009B4FAD"/>
    <w:rsid w:val="009B7085"/>
    <w:rsid w:val="009B7EC9"/>
    <w:rsid w:val="009C0D2B"/>
    <w:rsid w:val="009C4059"/>
    <w:rsid w:val="009C49EC"/>
    <w:rsid w:val="009C51B3"/>
    <w:rsid w:val="009C5559"/>
    <w:rsid w:val="009C593B"/>
    <w:rsid w:val="009C618B"/>
    <w:rsid w:val="009C7AE9"/>
    <w:rsid w:val="009D0211"/>
    <w:rsid w:val="009D07E3"/>
    <w:rsid w:val="009D0E1C"/>
    <w:rsid w:val="009D148F"/>
    <w:rsid w:val="009D2121"/>
    <w:rsid w:val="009D21AA"/>
    <w:rsid w:val="009D23B9"/>
    <w:rsid w:val="009D3A07"/>
    <w:rsid w:val="009D3B84"/>
    <w:rsid w:val="009D487D"/>
    <w:rsid w:val="009D6019"/>
    <w:rsid w:val="009D747B"/>
    <w:rsid w:val="009E023F"/>
    <w:rsid w:val="009E0F94"/>
    <w:rsid w:val="009E16E3"/>
    <w:rsid w:val="009E1904"/>
    <w:rsid w:val="009E2E20"/>
    <w:rsid w:val="009E35FB"/>
    <w:rsid w:val="009E3982"/>
    <w:rsid w:val="009E3B6F"/>
    <w:rsid w:val="009E3C00"/>
    <w:rsid w:val="009E4A9A"/>
    <w:rsid w:val="009E4D8B"/>
    <w:rsid w:val="009E4DCC"/>
    <w:rsid w:val="009E5C30"/>
    <w:rsid w:val="009E5D8C"/>
    <w:rsid w:val="009E657C"/>
    <w:rsid w:val="009E733C"/>
    <w:rsid w:val="009E7467"/>
    <w:rsid w:val="009E77F8"/>
    <w:rsid w:val="009F2AC2"/>
    <w:rsid w:val="009F400B"/>
    <w:rsid w:val="009F4961"/>
    <w:rsid w:val="009F5026"/>
    <w:rsid w:val="009F52DB"/>
    <w:rsid w:val="009F54E8"/>
    <w:rsid w:val="009F559E"/>
    <w:rsid w:val="009F5BF1"/>
    <w:rsid w:val="009F5ED6"/>
    <w:rsid w:val="009F6697"/>
    <w:rsid w:val="009F73EC"/>
    <w:rsid w:val="009F79F1"/>
    <w:rsid w:val="009F7EB7"/>
    <w:rsid w:val="00A000E2"/>
    <w:rsid w:val="00A00257"/>
    <w:rsid w:val="00A002BA"/>
    <w:rsid w:val="00A00A8B"/>
    <w:rsid w:val="00A0129A"/>
    <w:rsid w:val="00A021DE"/>
    <w:rsid w:val="00A028A4"/>
    <w:rsid w:val="00A0359C"/>
    <w:rsid w:val="00A04B4B"/>
    <w:rsid w:val="00A0502F"/>
    <w:rsid w:val="00A1197A"/>
    <w:rsid w:val="00A11D81"/>
    <w:rsid w:val="00A12206"/>
    <w:rsid w:val="00A12D56"/>
    <w:rsid w:val="00A13D01"/>
    <w:rsid w:val="00A15292"/>
    <w:rsid w:val="00A1540E"/>
    <w:rsid w:val="00A1564B"/>
    <w:rsid w:val="00A172DA"/>
    <w:rsid w:val="00A17790"/>
    <w:rsid w:val="00A2210D"/>
    <w:rsid w:val="00A221C5"/>
    <w:rsid w:val="00A224FB"/>
    <w:rsid w:val="00A22F4F"/>
    <w:rsid w:val="00A23492"/>
    <w:rsid w:val="00A234C0"/>
    <w:rsid w:val="00A23A15"/>
    <w:rsid w:val="00A24839"/>
    <w:rsid w:val="00A24F30"/>
    <w:rsid w:val="00A25372"/>
    <w:rsid w:val="00A25B69"/>
    <w:rsid w:val="00A265F2"/>
    <w:rsid w:val="00A2723D"/>
    <w:rsid w:val="00A27EB6"/>
    <w:rsid w:val="00A30B51"/>
    <w:rsid w:val="00A3160A"/>
    <w:rsid w:val="00A31FE1"/>
    <w:rsid w:val="00A324A4"/>
    <w:rsid w:val="00A32B91"/>
    <w:rsid w:val="00A3375B"/>
    <w:rsid w:val="00A34BC2"/>
    <w:rsid w:val="00A363D1"/>
    <w:rsid w:val="00A36932"/>
    <w:rsid w:val="00A36BDE"/>
    <w:rsid w:val="00A4048E"/>
    <w:rsid w:val="00A40DAD"/>
    <w:rsid w:val="00A42692"/>
    <w:rsid w:val="00A43BC0"/>
    <w:rsid w:val="00A43DE6"/>
    <w:rsid w:val="00A44943"/>
    <w:rsid w:val="00A4591D"/>
    <w:rsid w:val="00A459BD"/>
    <w:rsid w:val="00A46374"/>
    <w:rsid w:val="00A46B3F"/>
    <w:rsid w:val="00A46BB4"/>
    <w:rsid w:val="00A4703B"/>
    <w:rsid w:val="00A47E9F"/>
    <w:rsid w:val="00A51E55"/>
    <w:rsid w:val="00A536BB"/>
    <w:rsid w:val="00A53D8E"/>
    <w:rsid w:val="00A53F1D"/>
    <w:rsid w:val="00A5415A"/>
    <w:rsid w:val="00A57D72"/>
    <w:rsid w:val="00A62699"/>
    <w:rsid w:val="00A6288C"/>
    <w:rsid w:val="00A62CFD"/>
    <w:rsid w:val="00A65B74"/>
    <w:rsid w:val="00A679A9"/>
    <w:rsid w:val="00A70309"/>
    <w:rsid w:val="00A70E5C"/>
    <w:rsid w:val="00A71BD3"/>
    <w:rsid w:val="00A71C5F"/>
    <w:rsid w:val="00A75DFB"/>
    <w:rsid w:val="00A77149"/>
    <w:rsid w:val="00A80D0C"/>
    <w:rsid w:val="00A80DB7"/>
    <w:rsid w:val="00A813DA"/>
    <w:rsid w:val="00A8222F"/>
    <w:rsid w:val="00A8351D"/>
    <w:rsid w:val="00A83B8E"/>
    <w:rsid w:val="00A858E3"/>
    <w:rsid w:val="00A87CED"/>
    <w:rsid w:val="00A9111A"/>
    <w:rsid w:val="00A916C0"/>
    <w:rsid w:val="00A91AD9"/>
    <w:rsid w:val="00A92DAB"/>
    <w:rsid w:val="00A92F2C"/>
    <w:rsid w:val="00A936E7"/>
    <w:rsid w:val="00A94123"/>
    <w:rsid w:val="00A94AB6"/>
    <w:rsid w:val="00A94E89"/>
    <w:rsid w:val="00A9505F"/>
    <w:rsid w:val="00A95F8D"/>
    <w:rsid w:val="00A965B7"/>
    <w:rsid w:val="00A967A4"/>
    <w:rsid w:val="00A97300"/>
    <w:rsid w:val="00AA06E2"/>
    <w:rsid w:val="00AA08E7"/>
    <w:rsid w:val="00AA38F2"/>
    <w:rsid w:val="00AA3F2A"/>
    <w:rsid w:val="00AA40D3"/>
    <w:rsid w:val="00AA41DD"/>
    <w:rsid w:val="00AA69FA"/>
    <w:rsid w:val="00AB10CC"/>
    <w:rsid w:val="00AB1E30"/>
    <w:rsid w:val="00AB27C8"/>
    <w:rsid w:val="00AB3D04"/>
    <w:rsid w:val="00AB409A"/>
    <w:rsid w:val="00AB57F0"/>
    <w:rsid w:val="00AB5B3A"/>
    <w:rsid w:val="00AB6B56"/>
    <w:rsid w:val="00AB7233"/>
    <w:rsid w:val="00AB7B63"/>
    <w:rsid w:val="00AC0829"/>
    <w:rsid w:val="00AC0D0A"/>
    <w:rsid w:val="00AC1B87"/>
    <w:rsid w:val="00AC46BF"/>
    <w:rsid w:val="00AC54DE"/>
    <w:rsid w:val="00AC5899"/>
    <w:rsid w:val="00AC5B41"/>
    <w:rsid w:val="00AD0402"/>
    <w:rsid w:val="00AD065D"/>
    <w:rsid w:val="00AD0DF3"/>
    <w:rsid w:val="00AD355E"/>
    <w:rsid w:val="00AD4061"/>
    <w:rsid w:val="00AD481D"/>
    <w:rsid w:val="00AD4E10"/>
    <w:rsid w:val="00AD5751"/>
    <w:rsid w:val="00AD60A2"/>
    <w:rsid w:val="00AD6A66"/>
    <w:rsid w:val="00AD7E80"/>
    <w:rsid w:val="00AE0DCF"/>
    <w:rsid w:val="00AE1CA7"/>
    <w:rsid w:val="00AE28ED"/>
    <w:rsid w:val="00AE36E0"/>
    <w:rsid w:val="00AE4221"/>
    <w:rsid w:val="00AE55A8"/>
    <w:rsid w:val="00AE55E4"/>
    <w:rsid w:val="00AE587E"/>
    <w:rsid w:val="00AE669F"/>
    <w:rsid w:val="00AE742E"/>
    <w:rsid w:val="00AF1437"/>
    <w:rsid w:val="00AF17DE"/>
    <w:rsid w:val="00AF21D1"/>
    <w:rsid w:val="00AF2869"/>
    <w:rsid w:val="00AF313B"/>
    <w:rsid w:val="00AF3516"/>
    <w:rsid w:val="00AF38B8"/>
    <w:rsid w:val="00AF615B"/>
    <w:rsid w:val="00AF70EB"/>
    <w:rsid w:val="00AF7425"/>
    <w:rsid w:val="00AF7AD8"/>
    <w:rsid w:val="00AF7FAB"/>
    <w:rsid w:val="00B00652"/>
    <w:rsid w:val="00B0128A"/>
    <w:rsid w:val="00B02CEF"/>
    <w:rsid w:val="00B0456D"/>
    <w:rsid w:val="00B0482B"/>
    <w:rsid w:val="00B05B8A"/>
    <w:rsid w:val="00B06039"/>
    <w:rsid w:val="00B06F09"/>
    <w:rsid w:val="00B07FB2"/>
    <w:rsid w:val="00B10035"/>
    <w:rsid w:val="00B1172E"/>
    <w:rsid w:val="00B13336"/>
    <w:rsid w:val="00B14141"/>
    <w:rsid w:val="00B14745"/>
    <w:rsid w:val="00B14A8E"/>
    <w:rsid w:val="00B14B5D"/>
    <w:rsid w:val="00B1541D"/>
    <w:rsid w:val="00B154E4"/>
    <w:rsid w:val="00B15895"/>
    <w:rsid w:val="00B1660A"/>
    <w:rsid w:val="00B20F22"/>
    <w:rsid w:val="00B21FE2"/>
    <w:rsid w:val="00B22ACA"/>
    <w:rsid w:val="00B22F9D"/>
    <w:rsid w:val="00B23A7E"/>
    <w:rsid w:val="00B2492B"/>
    <w:rsid w:val="00B277C5"/>
    <w:rsid w:val="00B317D7"/>
    <w:rsid w:val="00B328FE"/>
    <w:rsid w:val="00B32ABA"/>
    <w:rsid w:val="00B32BF8"/>
    <w:rsid w:val="00B33392"/>
    <w:rsid w:val="00B33BE6"/>
    <w:rsid w:val="00B33CC8"/>
    <w:rsid w:val="00B350B4"/>
    <w:rsid w:val="00B352D9"/>
    <w:rsid w:val="00B36A90"/>
    <w:rsid w:val="00B37398"/>
    <w:rsid w:val="00B407C1"/>
    <w:rsid w:val="00B411C5"/>
    <w:rsid w:val="00B41AA6"/>
    <w:rsid w:val="00B45A39"/>
    <w:rsid w:val="00B45CC7"/>
    <w:rsid w:val="00B461A6"/>
    <w:rsid w:val="00B47B4C"/>
    <w:rsid w:val="00B50059"/>
    <w:rsid w:val="00B50F98"/>
    <w:rsid w:val="00B5135F"/>
    <w:rsid w:val="00B52100"/>
    <w:rsid w:val="00B52147"/>
    <w:rsid w:val="00B5452E"/>
    <w:rsid w:val="00B556B1"/>
    <w:rsid w:val="00B56BF4"/>
    <w:rsid w:val="00B579EB"/>
    <w:rsid w:val="00B57EB4"/>
    <w:rsid w:val="00B60258"/>
    <w:rsid w:val="00B604A9"/>
    <w:rsid w:val="00B60C74"/>
    <w:rsid w:val="00B61125"/>
    <w:rsid w:val="00B611F3"/>
    <w:rsid w:val="00B61511"/>
    <w:rsid w:val="00B6167D"/>
    <w:rsid w:val="00B62426"/>
    <w:rsid w:val="00B62BD5"/>
    <w:rsid w:val="00B62CC8"/>
    <w:rsid w:val="00B635F8"/>
    <w:rsid w:val="00B64A7E"/>
    <w:rsid w:val="00B6543E"/>
    <w:rsid w:val="00B65F77"/>
    <w:rsid w:val="00B66B42"/>
    <w:rsid w:val="00B66F84"/>
    <w:rsid w:val="00B67AF7"/>
    <w:rsid w:val="00B67B42"/>
    <w:rsid w:val="00B70A06"/>
    <w:rsid w:val="00B72A42"/>
    <w:rsid w:val="00B72C9C"/>
    <w:rsid w:val="00B72CDF"/>
    <w:rsid w:val="00B72D32"/>
    <w:rsid w:val="00B73EF5"/>
    <w:rsid w:val="00B74889"/>
    <w:rsid w:val="00B76EC0"/>
    <w:rsid w:val="00B77A12"/>
    <w:rsid w:val="00B77FE3"/>
    <w:rsid w:val="00B80E49"/>
    <w:rsid w:val="00B81EC9"/>
    <w:rsid w:val="00B82796"/>
    <w:rsid w:val="00B827E1"/>
    <w:rsid w:val="00B82DD4"/>
    <w:rsid w:val="00B83E29"/>
    <w:rsid w:val="00B84C5C"/>
    <w:rsid w:val="00B855C0"/>
    <w:rsid w:val="00B85BFF"/>
    <w:rsid w:val="00B91213"/>
    <w:rsid w:val="00B92F95"/>
    <w:rsid w:val="00B9339B"/>
    <w:rsid w:val="00B944FA"/>
    <w:rsid w:val="00B9460F"/>
    <w:rsid w:val="00B94AFF"/>
    <w:rsid w:val="00BA04F4"/>
    <w:rsid w:val="00BA084F"/>
    <w:rsid w:val="00BA0E6D"/>
    <w:rsid w:val="00BA2127"/>
    <w:rsid w:val="00BA4601"/>
    <w:rsid w:val="00BA7ACB"/>
    <w:rsid w:val="00BB2830"/>
    <w:rsid w:val="00BB54DE"/>
    <w:rsid w:val="00BB6D2A"/>
    <w:rsid w:val="00BB70AC"/>
    <w:rsid w:val="00BB71BD"/>
    <w:rsid w:val="00BB75EF"/>
    <w:rsid w:val="00BC04DE"/>
    <w:rsid w:val="00BC0C09"/>
    <w:rsid w:val="00BC0FA2"/>
    <w:rsid w:val="00BC1386"/>
    <w:rsid w:val="00BC21E5"/>
    <w:rsid w:val="00BC2BB3"/>
    <w:rsid w:val="00BC3344"/>
    <w:rsid w:val="00BC3850"/>
    <w:rsid w:val="00BC3B56"/>
    <w:rsid w:val="00BC3D73"/>
    <w:rsid w:val="00BC455A"/>
    <w:rsid w:val="00BC4BD2"/>
    <w:rsid w:val="00BC5D09"/>
    <w:rsid w:val="00BC7080"/>
    <w:rsid w:val="00BC72A1"/>
    <w:rsid w:val="00BD012A"/>
    <w:rsid w:val="00BD141B"/>
    <w:rsid w:val="00BD240C"/>
    <w:rsid w:val="00BD2413"/>
    <w:rsid w:val="00BD7EC3"/>
    <w:rsid w:val="00BE06A6"/>
    <w:rsid w:val="00BE4956"/>
    <w:rsid w:val="00BE6BC2"/>
    <w:rsid w:val="00BF052F"/>
    <w:rsid w:val="00BF07EF"/>
    <w:rsid w:val="00BF0972"/>
    <w:rsid w:val="00BF1400"/>
    <w:rsid w:val="00BF1E51"/>
    <w:rsid w:val="00BF2BD0"/>
    <w:rsid w:val="00BF39C4"/>
    <w:rsid w:val="00BF404D"/>
    <w:rsid w:val="00BF4C40"/>
    <w:rsid w:val="00BF52AE"/>
    <w:rsid w:val="00BF57D8"/>
    <w:rsid w:val="00BF60EB"/>
    <w:rsid w:val="00BF6747"/>
    <w:rsid w:val="00BF7213"/>
    <w:rsid w:val="00C0035B"/>
    <w:rsid w:val="00C00B80"/>
    <w:rsid w:val="00C013A7"/>
    <w:rsid w:val="00C01A36"/>
    <w:rsid w:val="00C022FE"/>
    <w:rsid w:val="00C034D3"/>
    <w:rsid w:val="00C03E77"/>
    <w:rsid w:val="00C042B8"/>
    <w:rsid w:val="00C04621"/>
    <w:rsid w:val="00C05207"/>
    <w:rsid w:val="00C05278"/>
    <w:rsid w:val="00C06218"/>
    <w:rsid w:val="00C0678D"/>
    <w:rsid w:val="00C07CCA"/>
    <w:rsid w:val="00C10182"/>
    <w:rsid w:val="00C108CE"/>
    <w:rsid w:val="00C11255"/>
    <w:rsid w:val="00C13A75"/>
    <w:rsid w:val="00C14DC1"/>
    <w:rsid w:val="00C169A7"/>
    <w:rsid w:val="00C16D19"/>
    <w:rsid w:val="00C16E93"/>
    <w:rsid w:val="00C201E6"/>
    <w:rsid w:val="00C208A3"/>
    <w:rsid w:val="00C20F2A"/>
    <w:rsid w:val="00C22E95"/>
    <w:rsid w:val="00C23AD4"/>
    <w:rsid w:val="00C24D78"/>
    <w:rsid w:val="00C2559F"/>
    <w:rsid w:val="00C259F8"/>
    <w:rsid w:val="00C271AE"/>
    <w:rsid w:val="00C3094C"/>
    <w:rsid w:val="00C30A84"/>
    <w:rsid w:val="00C317D7"/>
    <w:rsid w:val="00C31CCE"/>
    <w:rsid w:val="00C3243F"/>
    <w:rsid w:val="00C34507"/>
    <w:rsid w:val="00C35289"/>
    <w:rsid w:val="00C357F8"/>
    <w:rsid w:val="00C358E6"/>
    <w:rsid w:val="00C35E7D"/>
    <w:rsid w:val="00C36CC6"/>
    <w:rsid w:val="00C3761E"/>
    <w:rsid w:val="00C40123"/>
    <w:rsid w:val="00C409A5"/>
    <w:rsid w:val="00C42761"/>
    <w:rsid w:val="00C43198"/>
    <w:rsid w:val="00C43592"/>
    <w:rsid w:val="00C4593C"/>
    <w:rsid w:val="00C4628A"/>
    <w:rsid w:val="00C477FC"/>
    <w:rsid w:val="00C51117"/>
    <w:rsid w:val="00C523A0"/>
    <w:rsid w:val="00C54253"/>
    <w:rsid w:val="00C563B2"/>
    <w:rsid w:val="00C563C6"/>
    <w:rsid w:val="00C563EC"/>
    <w:rsid w:val="00C565DB"/>
    <w:rsid w:val="00C56D43"/>
    <w:rsid w:val="00C56FD0"/>
    <w:rsid w:val="00C61674"/>
    <w:rsid w:val="00C6374A"/>
    <w:rsid w:val="00C63B5B"/>
    <w:rsid w:val="00C6616E"/>
    <w:rsid w:val="00C66A13"/>
    <w:rsid w:val="00C6706C"/>
    <w:rsid w:val="00C702F4"/>
    <w:rsid w:val="00C71099"/>
    <w:rsid w:val="00C72C21"/>
    <w:rsid w:val="00C74E27"/>
    <w:rsid w:val="00C75313"/>
    <w:rsid w:val="00C76BE5"/>
    <w:rsid w:val="00C80524"/>
    <w:rsid w:val="00C80B6F"/>
    <w:rsid w:val="00C80C7B"/>
    <w:rsid w:val="00C81773"/>
    <w:rsid w:val="00C8270E"/>
    <w:rsid w:val="00C829E5"/>
    <w:rsid w:val="00C8704B"/>
    <w:rsid w:val="00C901F4"/>
    <w:rsid w:val="00C91D3C"/>
    <w:rsid w:val="00C91D63"/>
    <w:rsid w:val="00C92108"/>
    <w:rsid w:val="00C93F1A"/>
    <w:rsid w:val="00C9442A"/>
    <w:rsid w:val="00C94725"/>
    <w:rsid w:val="00C95BE6"/>
    <w:rsid w:val="00C9616A"/>
    <w:rsid w:val="00C962A5"/>
    <w:rsid w:val="00C972C1"/>
    <w:rsid w:val="00CA0524"/>
    <w:rsid w:val="00CA0815"/>
    <w:rsid w:val="00CA0C2E"/>
    <w:rsid w:val="00CA0E59"/>
    <w:rsid w:val="00CA0F84"/>
    <w:rsid w:val="00CA1F6E"/>
    <w:rsid w:val="00CA2660"/>
    <w:rsid w:val="00CA3923"/>
    <w:rsid w:val="00CA44C1"/>
    <w:rsid w:val="00CA4AC5"/>
    <w:rsid w:val="00CA57AE"/>
    <w:rsid w:val="00CA5996"/>
    <w:rsid w:val="00CA5FD8"/>
    <w:rsid w:val="00CA676B"/>
    <w:rsid w:val="00CA69B5"/>
    <w:rsid w:val="00CA7505"/>
    <w:rsid w:val="00CA7BE3"/>
    <w:rsid w:val="00CB1F49"/>
    <w:rsid w:val="00CB22A2"/>
    <w:rsid w:val="00CB2D24"/>
    <w:rsid w:val="00CB2DBD"/>
    <w:rsid w:val="00CB303E"/>
    <w:rsid w:val="00CB312E"/>
    <w:rsid w:val="00CB3502"/>
    <w:rsid w:val="00CB39AD"/>
    <w:rsid w:val="00CB56B6"/>
    <w:rsid w:val="00CB609E"/>
    <w:rsid w:val="00CB66C3"/>
    <w:rsid w:val="00CC1893"/>
    <w:rsid w:val="00CC28AA"/>
    <w:rsid w:val="00CC3F2B"/>
    <w:rsid w:val="00CC542A"/>
    <w:rsid w:val="00CC58DE"/>
    <w:rsid w:val="00CC5A5C"/>
    <w:rsid w:val="00CC5B03"/>
    <w:rsid w:val="00CC5FB0"/>
    <w:rsid w:val="00CC6A95"/>
    <w:rsid w:val="00CC6DCD"/>
    <w:rsid w:val="00CC75EC"/>
    <w:rsid w:val="00CD0132"/>
    <w:rsid w:val="00CD019F"/>
    <w:rsid w:val="00CD0F44"/>
    <w:rsid w:val="00CD1383"/>
    <w:rsid w:val="00CD149B"/>
    <w:rsid w:val="00CD1525"/>
    <w:rsid w:val="00CD18DD"/>
    <w:rsid w:val="00CD24E9"/>
    <w:rsid w:val="00CD2640"/>
    <w:rsid w:val="00CD27A5"/>
    <w:rsid w:val="00CD2AE8"/>
    <w:rsid w:val="00CD3BE2"/>
    <w:rsid w:val="00CD4657"/>
    <w:rsid w:val="00CD5533"/>
    <w:rsid w:val="00CD5C3F"/>
    <w:rsid w:val="00CD659B"/>
    <w:rsid w:val="00CD6782"/>
    <w:rsid w:val="00CE028D"/>
    <w:rsid w:val="00CE0343"/>
    <w:rsid w:val="00CE226E"/>
    <w:rsid w:val="00CE35BA"/>
    <w:rsid w:val="00CE35BB"/>
    <w:rsid w:val="00CE48A9"/>
    <w:rsid w:val="00CE555B"/>
    <w:rsid w:val="00CE7387"/>
    <w:rsid w:val="00CE79CF"/>
    <w:rsid w:val="00CF092D"/>
    <w:rsid w:val="00CF1896"/>
    <w:rsid w:val="00CF23EF"/>
    <w:rsid w:val="00CF2716"/>
    <w:rsid w:val="00CF59BA"/>
    <w:rsid w:val="00CF5EA4"/>
    <w:rsid w:val="00CF6AA1"/>
    <w:rsid w:val="00CF77A9"/>
    <w:rsid w:val="00D03BC6"/>
    <w:rsid w:val="00D040F4"/>
    <w:rsid w:val="00D04355"/>
    <w:rsid w:val="00D05887"/>
    <w:rsid w:val="00D05D3B"/>
    <w:rsid w:val="00D066E9"/>
    <w:rsid w:val="00D06B1F"/>
    <w:rsid w:val="00D06E9E"/>
    <w:rsid w:val="00D07680"/>
    <w:rsid w:val="00D07BEC"/>
    <w:rsid w:val="00D1373D"/>
    <w:rsid w:val="00D1596E"/>
    <w:rsid w:val="00D1618D"/>
    <w:rsid w:val="00D16691"/>
    <w:rsid w:val="00D167F3"/>
    <w:rsid w:val="00D17505"/>
    <w:rsid w:val="00D17983"/>
    <w:rsid w:val="00D17D61"/>
    <w:rsid w:val="00D20336"/>
    <w:rsid w:val="00D221C6"/>
    <w:rsid w:val="00D22CD7"/>
    <w:rsid w:val="00D24A53"/>
    <w:rsid w:val="00D25884"/>
    <w:rsid w:val="00D25EAF"/>
    <w:rsid w:val="00D319C0"/>
    <w:rsid w:val="00D32590"/>
    <w:rsid w:val="00D32A4F"/>
    <w:rsid w:val="00D32F85"/>
    <w:rsid w:val="00D3365A"/>
    <w:rsid w:val="00D33EE9"/>
    <w:rsid w:val="00D347D2"/>
    <w:rsid w:val="00D3640E"/>
    <w:rsid w:val="00D36455"/>
    <w:rsid w:val="00D36EB5"/>
    <w:rsid w:val="00D40823"/>
    <w:rsid w:val="00D41090"/>
    <w:rsid w:val="00D42E6C"/>
    <w:rsid w:val="00D4364F"/>
    <w:rsid w:val="00D43BF3"/>
    <w:rsid w:val="00D44D77"/>
    <w:rsid w:val="00D45230"/>
    <w:rsid w:val="00D50296"/>
    <w:rsid w:val="00D502BE"/>
    <w:rsid w:val="00D504FC"/>
    <w:rsid w:val="00D51859"/>
    <w:rsid w:val="00D52034"/>
    <w:rsid w:val="00D53AFE"/>
    <w:rsid w:val="00D53EB3"/>
    <w:rsid w:val="00D55E4C"/>
    <w:rsid w:val="00D56E8D"/>
    <w:rsid w:val="00D5766D"/>
    <w:rsid w:val="00D578E2"/>
    <w:rsid w:val="00D60DE8"/>
    <w:rsid w:val="00D60E2E"/>
    <w:rsid w:val="00D611D2"/>
    <w:rsid w:val="00D613F1"/>
    <w:rsid w:val="00D61B21"/>
    <w:rsid w:val="00D61BB5"/>
    <w:rsid w:val="00D6285C"/>
    <w:rsid w:val="00D6326C"/>
    <w:rsid w:val="00D638A5"/>
    <w:rsid w:val="00D647F1"/>
    <w:rsid w:val="00D66868"/>
    <w:rsid w:val="00D7032E"/>
    <w:rsid w:val="00D712F4"/>
    <w:rsid w:val="00D715BC"/>
    <w:rsid w:val="00D74BA5"/>
    <w:rsid w:val="00D76613"/>
    <w:rsid w:val="00D7687D"/>
    <w:rsid w:val="00D76AA6"/>
    <w:rsid w:val="00D81627"/>
    <w:rsid w:val="00D81B43"/>
    <w:rsid w:val="00D82123"/>
    <w:rsid w:val="00D850D0"/>
    <w:rsid w:val="00D851FE"/>
    <w:rsid w:val="00D86446"/>
    <w:rsid w:val="00D902EC"/>
    <w:rsid w:val="00D91129"/>
    <w:rsid w:val="00D9144B"/>
    <w:rsid w:val="00D91EE9"/>
    <w:rsid w:val="00D921B3"/>
    <w:rsid w:val="00D92667"/>
    <w:rsid w:val="00D92762"/>
    <w:rsid w:val="00D92F19"/>
    <w:rsid w:val="00D94B06"/>
    <w:rsid w:val="00DA0507"/>
    <w:rsid w:val="00DA1705"/>
    <w:rsid w:val="00DA2246"/>
    <w:rsid w:val="00DA250F"/>
    <w:rsid w:val="00DA339D"/>
    <w:rsid w:val="00DA340F"/>
    <w:rsid w:val="00DA386A"/>
    <w:rsid w:val="00DA3E84"/>
    <w:rsid w:val="00DA3F4A"/>
    <w:rsid w:val="00DB0EF3"/>
    <w:rsid w:val="00DB1B28"/>
    <w:rsid w:val="00DB2A76"/>
    <w:rsid w:val="00DB2D7B"/>
    <w:rsid w:val="00DB406B"/>
    <w:rsid w:val="00DB42B6"/>
    <w:rsid w:val="00DB4AA2"/>
    <w:rsid w:val="00DB7393"/>
    <w:rsid w:val="00DC0C19"/>
    <w:rsid w:val="00DC180C"/>
    <w:rsid w:val="00DC1DE1"/>
    <w:rsid w:val="00DC2632"/>
    <w:rsid w:val="00DC29E4"/>
    <w:rsid w:val="00DC35E5"/>
    <w:rsid w:val="00DC3AD3"/>
    <w:rsid w:val="00DC3EF1"/>
    <w:rsid w:val="00DC45DD"/>
    <w:rsid w:val="00DC4C00"/>
    <w:rsid w:val="00DC5B7F"/>
    <w:rsid w:val="00DC7077"/>
    <w:rsid w:val="00DD0B89"/>
    <w:rsid w:val="00DD0DC9"/>
    <w:rsid w:val="00DD1DFE"/>
    <w:rsid w:val="00DD226A"/>
    <w:rsid w:val="00DD392B"/>
    <w:rsid w:val="00DD3E4B"/>
    <w:rsid w:val="00DD4140"/>
    <w:rsid w:val="00DD41F7"/>
    <w:rsid w:val="00DD42ED"/>
    <w:rsid w:val="00DD65A2"/>
    <w:rsid w:val="00DD65F0"/>
    <w:rsid w:val="00DD7C7A"/>
    <w:rsid w:val="00DE0265"/>
    <w:rsid w:val="00DE2B08"/>
    <w:rsid w:val="00DE2D34"/>
    <w:rsid w:val="00DE3830"/>
    <w:rsid w:val="00DE463F"/>
    <w:rsid w:val="00DE5054"/>
    <w:rsid w:val="00DE5656"/>
    <w:rsid w:val="00DE5AEF"/>
    <w:rsid w:val="00DE64F0"/>
    <w:rsid w:val="00DF0AAF"/>
    <w:rsid w:val="00DF119F"/>
    <w:rsid w:val="00DF2A69"/>
    <w:rsid w:val="00DF2F82"/>
    <w:rsid w:val="00DF3521"/>
    <w:rsid w:val="00DF3A90"/>
    <w:rsid w:val="00DF3E07"/>
    <w:rsid w:val="00DF4371"/>
    <w:rsid w:val="00DF667F"/>
    <w:rsid w:val="00DF6CFE"/>
    <w:rsid w:val="00DF7631"/>
    <w:rsid w:val="00E001C7"/>
    <w:rsid w:val="00E003D1"/>
    <w:rsid w:val="00E005D9"/>
    <w:rsid w:val="00E007BF"/>
    <w:rsid w:val="00E0132F"/>
    <w:rsid w:val="00E013EA"/>
    <w:rsid w:val="00E01F91"/>
    <w:rsid w:val="00E02368"/>
    <w:rsid w:val="00E0280A"/>
    <w:rsid w:val="00E02B4C"/>
    <w:rsid w:val="00E0483E"/>
    <w:rsid w:val="00E04E54"/>
    <w:rsid w:val="00E055ED"/>
    <w:rsid w:val="00E059A4"/>
    <w:rsid w:val="00E110FC"/>
    <w:rsid w:val="00E11512"/>
    <w:rsid w:val="00E11ED7"/>
    <w:rsid w:val="00E12183"/>
    <w:rsid w:val="00E13192"/>
    <w:rsid w:val="00E13266"/>
    <w:rsid w:val="00E1422F"/>
    <w:rsid w:val="00E14422"/>
    <w:rsid w:val="00E14D07"/>
    <w:rsid w:val="00E14EEF"/>
    <w:rsid w:val="00E150FB"/>
    <w:rsid w:val="00E17985"/>
    <w:rsid w:val="00E20066"/>
    <w:rsid w:val="00E22794"/>
    <w:rsid w:val="00E22833"/>
    <w:rsid w:val="00E23089"/>
    <w:rsid w:val="00E24374"/>
    <w:rsid w:val="00E24D06"/>
    <w:rsid w:val="00E253C1"/>
    <w:rsid w:val="00E25C64"/>
    <w:rsid w:val="00E25C8B"/>
    <w:rsid w:val="00E25DBC"/>
    <w:rsid w:val="00E26A1C"/>
    <w:rsid w:val="00E27C33"/>
    <w:rsid w:val="00E301A8"/>
    <w:rsid w:val="00E3099E"/>
    <w:rsid w:val="00E31019"/>
    <w:rsid w:val="00E32385"/>
    <w:rsid w:val="00E33762"/>
    <w:rsid w:val="00E33BAA"/>
    <w:rsid w:val="00E362E7"/>
    <w:rsid w:val="00E36568"/>
    <w:rsid w:val="00E3748B"/>
    <w:rsid w:val="00E37E50"/>
    <w:rsid w:val="00E40092"/>
    <w:rsid w:val="00E40EF7"/>
    <w:rsid w:val="00E4176C"/>
    <w:rsid w:val="00E419A5"/>
    <w:rsid w:val="00E41B89"/>
    <w:rsid w:val="00E41CF9"/>
    <w:rsid w:val="00E41E38"/>
    <w:rsid w:val="00E433C4"/>
    <w:rsid w:val="00E451A2"/>
    <w:rsid w:val="00E46153"/>
    <w:rsid w:val="00E51480"/>
    <w:rsid w:val="00E519A0"/>
    <w:rsid w:val="00E5502F"/>
    <w:rsid w:val="00E55ADC"/>
    <w:rsid w:val="00E57343"/>
    <w:rsid w:val="00E5767D"/>
    <w:rsid w:val="00E6031E"/>
    <w:rsid w:val="00E615CF"/>
    <w:rsid w:val="00E617A1"/>
    <w:rsid w:val="00E61E62"/>
    <w:rsid w:val="00E621F6"/>
    <w:rsid w:val="00E62B68"/>
    <w:rsid w:val="00E65B6A"/>
    <w:rsid w:val="00E677F4"/>
    <w:rsid w:val="00E67D98"/>
    <w:rsid w:val="00E71F69"/>
    <w:rsid w:val="00E72D48"/>
    <w:rsid w:val="00E737D5"/>
    <w:rsid w:val="00E75512"/>
    <w:rsid w:val="00E7555A"/>
    <w:rsid w:val="00E75923"/>
    <w:rsid w:val="00E75CB7"/>
    <w:rsid w:val="00E7613E"/>
    <w:rsid w:val="00E76393"/>
    <w:rsid w:val="00E7759E"/>
    <w:rsid w:val="00E81BFF"/>
    <w:rsid w:val="00E82288"/>
    <w:rsid w:val="00E829BA"/>
    <w:rsid w:val="00E82E1B"/>
    <w:rsid w:val="00E83B29"/>
    <w:rsid w:val="00E8469A"/>
    <w:rsid w:val="00E8618A"/>
    <w:rsid w:val="00E867A7"/>
    <w:rsid w:val="00E874AB"/>
    <w:rsid w:val="00E87E14"/>
    <w:rsid w:val="00E91EE6"/>
    <w:rsid w:val="00E92094"/>
    <w:rsid w:val="00E92109"/>
    <w:rsid w:val="00E9217A"/>
    <w:rsid w:val="00E92C85"/>
    <w:rsid w:val="00E93EF2"/>
    <w:rsid w:val="00E93FA0"/>
    <w:rsid w:val="00E959DD"/>
    <w:rsid w:val="00E95C16"/>
    <w:rsid w:val="00E96C53"/>
    <w:rsid w:val="00EA0F5C"/>
    <w:rsid w:val="00EA25D9"/>
    <w:rsid w:val="00EA5E17"/>
    <w:rsid w:val="00EB0268"/>
    <w:rsid w:val="00EB05CC"/>
    <w:rsid w:val="00EB06D7"/>
    <w:rsid w:val="00EB0F95"/>
    <w:rsid w:val="00EB1F41"/>
    <w:rsid w:val="00EB2FFC"/>
    <w:rsid w:val="00EB3091"/>
    <w:rsid w:val="00EB3FAE"/>
    <w:rsid w:val="00EB5055"/>
    <w:rsid w:val="00EB5113"/>
    <w:rsid w:val="00EB551B"/>
    <w:rsid w:val="00EB6883"/>
    <w:rsid w:val="00EB789D"/>
    <w:rsid w:val="00EB78EE"/>
    <w:rsid w:val="00EB7C3C"/>
    <w:rsid w:val="00EC01F1"/>
    <w:rsid w:val="00EC4512"/>
    <w:rsid w:val="00EC4623"/>
    <w:rsid w:val="00EC4655"/>
    <w:rsid w:val="00EC4836"/>
    <w:rsid w:val="00EC51E3"/>
    <w:rsid w:val="00EC68DD"/>
    <w:rsid w:val="00EC6B84"/>
    <w:rsid w:val="00ED1130"/>
    <w:rsid w:val="00ED286A"/>
    <w:rsid w:val="00ED2AFB"/>
    <w:rsid w:val="00ED2C4C"/>
    <w:rsid w:val="00ED3E18"/>
    <w:rsid w:val="00ED68A4"/>
    <w:rsid w:val="00ED6C4F"/>
    <w:rsid w:val="00EE06C7"/>
    <w:rsid w:val="00EE182E"/>
    <w:rsid w:val="00EE1E3D"/>
    <w:rsid w:val="00EE2B9C"/>
    <w:rsid w:val="00EE3627"/>
    <w:rsid w:val="00EE3B13"/>
    <w:rsid w:val="00EE3F3A"/>
    <w:rsid w:val="00EE4933"/>
    <w:rsid w:val="00EE56E7"/>
    <w:rsid w:val="00EE5D45"/>
    <w:rsid w:val="00EE5D4A"/>
    <w:rsid w:val="00EE6A67"/>
    <w:rsid w:val="00EE7727"/>
    <w:rsid w:val="00EF0CD2"/>
    <w:rsid w:val="00EF1A73"/>
    <w:rsid w:val="00EF403D"/>
    <w:rsid w:val="00EF4955"/>
    <w:rsid w:val="00EF50F5"/>
    <w:rsid w:val="00EF52B8"/>
    <w:rsid w:val="00EF55C9"/>
    <w:rsid w:val="00EF5A29"/>
    <w:rsid w:val="00EF5DA3"/>
    <w:rsid w:val="00F01DC2"/>
    <w:rsid w:val="00F01E49"/>
    <w:rsid w:val="00F02A05"/>
    <w:rsid w:val="00F02C4C"/>
    <w:rsid w:val="00F039F5"/>
    <w:rsid w:val="00F04338"/>
    <w:rsid w:val="00F043AB"/>
    <w:rsid w:val="00F06B1A"/>
    <w:rsid w:val="00F07811"/>
    <w:rsid w:val="00F07C74"/>
    <w:rsid w:val="00F07F19"/>
    <w:rsid w:val="00F10E84"/>
    <w:rsid w:val="00F11670"/>
    <w:rsid w:val="00F11A56"/>
    <w:rsid w:val="00F14A5E"/>
    <w:rsid w:val="00F1588F"/>
    <w:rsid w:val="00F173C5"/>
    <w:rsid w:val="00F2026B"/>
    <w:rsid w:val="00F22D44"/>
    <w:rsid w:val="00F22EDC"/>
    <w:rsid w:val="00F244EB"/>
    <w:rsid w:val="00F25958"/>
    <w:rsid w:val="00F25CC2"/>
    <w:rsid w:val="00F25E74"/>
    <w:rsid w:val="00F260BB"/>
    <w:rsid w:val="00F2620B"/>
    <w:rsid w:val="00F276A4"/>
    <w:rsid w:val="00F30119"/>
    <w:rsid w:val="00F30276"/>
    <w:rsid w:val="00F316E0"/>
    <w:rsid w:val="00F31C68"/>
    <w:rsid w:val="00F32768"/>
    <w:rsid w:val="00F32A63"/>
    <w:rsid w:val="00F32B29"/>
    <w:rsid w:val="00F34045"/>
    <w:rsid w:val="00F34729"/>
    <w:rsid w:val="00F34AF5"/>
    <w:rsid w:val="00F34CEF"/>
    <w:rsid w:val="00F34F5C"/>
    <w:rsid w:val="00F3571E"/>
    <w:rsid w:val="00F3597C"/>
    <w:rsid w:val="00F3709F"/>
    <w:rsid w:val="00F3759E"/>
    <w:rsid w:val="00F37C6C"/>
    <w:rsid w:val="00F403E8"/>
    <w:rsid w:val="00F4077A"/>
    <w:rsid w:val="00F40A98"/>
    <w:rsid w:val="00F40C30"/>
    <w:rsid w:val="00F4110B"/>
    <w:rsid w:val="00F41B46"/>
    <w:rsid w:val="00F41BA7"/>
    <w:rsid w:val="00F41BF3"/>
    <w:rsid w:val="00F421F6"/>
    <w:rsid w:val="00F42831"/>
    <w:rsid w:val="00F42C1C"/>
    <w:rsid w:val="00F439BF"/>
    <w:rsid w:val="00F45588"/>
    <w:rsid w:val="00F45BEF"/>
    <w:rsid w:val="00F4616F"/>
    <w:rsid w:val="00F504E3"/>
    <w:rsid w:val="00F552A6"/>
    <w:rsid w:val="00F563EB"/>
    <w:rsid w:val="00F56487"/>
    <w:rsid w:val="00F5773F"/>
    <w:rsid w:val="00F6023E"/>
    <w:rsid w:val="00F608EA"/>
    <w:rsid w:val="00F61708"/>
    <w:rsid w:val="00F625A1"/>
    <w:rsid w:val="00F637FA"/>
    <w:rsid w:val="00F64D60"/>
    <w:rsid w:val="00F64FAA"/>
    <w:rsid w:val="00F65733"/>
    <w:rsid w:val="00F659A8"/>
    <w:rsid w:val="00F65A01"/>
    <w:rsid w:val="00F66991"/>
    <w:rsid w:val="00F67B4A"/>
    <w:rsid w:val="00F709A7"/>
    <w:rsid w:val="00F71792"/>
    <w:rsid w:val="00F721A8"/>
    <w:rsid w:val="00F74FB2"/>
    <w:rsid w:val="00F7757F"/>
    <w:rsid w:val="00F8002D"/>
    <w:rsid w:val="00F80957"/>
    <w:rsid w:val="00F83F6D"/>
    <w:rsid w:val="00F84B81"/>
    <w:rsid w:val="00F87ADB"/>
    <w:rsid w:val="00F87DE9"/>
    <w:rsid w:val="00F90138"/>
    <w:rsid w:val="00F9072A"/>
    <w:rsid w:val="00F90778"/>
    <w:rsid w:val="00F93380"/>
    <w:rsid w:val="00F94270"/>
    <w:rsid w:val="00F96768"/>
    <w:rsid w:val="00F9720C"/>
    <w:rsid w:val="00FA0391"/>
    <w:rsid w:val="00FA0B3F"/>
    <w:rsid w:val="00FA0D3D"/>
    <w:rsid w:val="00FA1DA7"/>
    <w:rsid w:val="00FA270F"/>
    <w:rsid w:val="00FA2A2D"/>
    <w:rsid w:val="00FA3726"/>
    <w:rsid w:val="00FA4512"/>
    <w:rsid w:val="00FA50C1"/>
    <w:rsid w:val="00FA5B76"/>
    <w:rsid w:val="00FA62B2"/>
    <w:rsid w:val="00FA75D9"/>
    <w:rsid w:val="00FB0346"/>
    <w:rsid w:val="00FB13FE"/>
    <w:rsid w:val="00FB192F"/>
    <w:rsid w:val="00FB1D6A"/>
    <w:rsid w:val="00FB2567"/>
    <w:rsid w:val="00FB29C1"/>
    <w:rsid w:val="00FB3A6A"/>
    <w:rsid w:val="00FB3E19"/>
    <w:rsid w:val="00FB43CB"/>
    <w:rsid w:val="00FB5C08"/>
    <w:rsid w:val="00FB75A5"/>
    <w:rsid w:val="00FB7D05"/>
    <w:rsid w:val="00FC147F"/>
    <w:rsid w:val="00FC1AE2"/>
    <w:rsid w:val="00FC1FA7"/>
    <w:rsid w:val="00FC24A8"/>
    <w:rsid w:val="00FC2B7D"/>
    <w:rsid w:val="00FC2BA6"/>
    <w:rsid w:val="00FC34DB"/>
    <w:rsid w:val="00FC3D06"/>
    <w:rsid w:val="00FC41DD"/>
    <w:rsid w:val="00FC4F49"/>
    <w:rsid w:val="00FC57E8"/>
    <w:rsid w:val="00FC6758"/>
    <w:rsid w:val="00FC6F98"/>
    <w:rsid w:val="00FC6FFD"/>
    <w:rsid w:val="00FC744F"/>
    <w:rsid w:val="00FD177F"/>
    <w:rsid w:val="00FD4731"/>
    <w:rsid w:val="00FD49CB"/>
    <w:rsid w:val="00FD5423"/>
    <w:rsid w:val="00FD571F"/>
    <w:rsid w:val="00FD6AD6"/>
    <w:rsid w:val="00FD6D9A"/>
    <w:rsid w:val="00FD7591"/>
    <w:rsid w:val="00FD7D68"/>
    <w:rsid w:val="00FE0FE4"/>
    <w:rsid w:val="00FE32F5"/>
    <w:rsid w:val="00FE3E89"/>
    <w:rsid w:val="00FE410A"/>
    <w:rsid w:val="00FE4EBF"/>
    <w:rsid w:val="00FE579C"/>
    <w:rsid w:val="00FE58CC"/>
    <w:rsid w:val="00FE5E4C"/>
    <w:rsid w:val="00FE61B0"/>
    <w:rsid w:val="00FF0188"/>
    <w:rsid w:val="00FF0F2A"/>
    <w:rsid w:val="00FF1B59"/>
    <w:rsid w:val="00FF2300"/>
    <w:rsid w:val="00FF2D04"/>
    <w:rsid w:val="00FF30DA"/>
    <w:rsid w:val="00FF3947"/>
    <w:rsid w:val="00FF3FE1"/>
    <w:rsid w:val="00FF4D73"/>
    <w:rsid w:val="00FF6465"/>
    <w:rsid w:val="00FF6679"/>
    <w:rsid w:val="00FF69F1"/>
    <w:rsid w:val="00FF70C7"/>
    <w:rsid w:val="00FF7973"/>
    <w:rsid w:val="00FF79E3"/>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5F2B26"/>
  <w15:docId w15:val="{110EF201-DBAA-4AF8-989B-282BA780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uiPriority="2" w:qFormat="1"/>
    <w:lsdException w:name="heading 2" w:locked="1" w:uiPriority="2" w:qFormat="1"/>
    <w:lsdException w:name="heading 3" w:locked="1" w:uiPriority="2" w:qFormat="1"/>
    <w:lsdException w:name="heading 4" w:locked="1" w:uiPriority="2" w:qFormat="1"/>
    <w:lsdException w:name="heading 5" w:locked="1" w:uiPriority="2" w:qFormat="1"/>
    <w:lsdException w:name="heading 6" w:locked="1" w:uiPriority="2" w:qFormat="1"/>
    <w:lsdException w:name="heading 7" w:locked="1" w:semiHidden="1" w:uiPriority="2" w:unhideWhenUsed="1" w:qFormat="1"/>
    <w:lsdException w:name="heading 8" w:locked="1" w:semiHidden="1" w:uiPriority="2" w:unhideWhenUsed="1" w:qFormat="1"/>
    <w:lsdException w:name="heading 9" w:locked="1"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iPriority="49"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locked="1" w:semiHidden="1" w:unhideWhenUsed="1"/>
    <w:lsdException w:name="envelope address" w:semiHidden="1" w:uiPriority="24" w:unhideWhenUsed="1"/>
    <w:lsdException w:name="envelope return" w:semiHidden="1" w:uiPriority="24" w:unhideWhenUsed="1"/>
    <w:lsdException w:name="footnote reference" w:semiHidden="1" w:unhideWhenUsed="1"/>
    <w:lsdException w:name="annotation reference" w:semiHidden="1" w:uiPriority="99" w:unhideWhenUsed="1" w:qFormat="1"/>
    <w:lsdException w:name="line number" w:semiHidden="1" w:uiPriority="19" w:unhideWhenUsed="1"/>
    <w:lsdException w:name="page number" w:semiHidden="1" w:unhideWhenUsed="1"/>
    <w:lsdException w:name="endnote reference" w:semiHidden="1" w:uiPriority="24" w:unhideWhenUsed="1"/>
    <w:lsdException w:name="endnote text" w:semiHidden="1" w:unhideWhenUsed="1"/>
    <w:lsdException w:name="table of authorities" w:semiHidden="1" w:uiPriority="9" w:unhideWhenUsed="1"/>
    <w:lsdException w:name="macro" w:semiHidden="1" w:uiPriority="29" w:unhideWhenUsed="1"/>
    <w:lsdException w:name="toa heading" w:semiHidden="1" w:uiPriority="29" w:unhideWhenUsed="1"/>
    <w:lsdException w:name="List" w:semiHidden="1" w:uiPriority="19" w:unhideWhenUsed="1"/>
    <w:lsdException w:name="List Bullet" w:semiHidden="1" w:uiPriority="19" w:unhideWhenUsed="1"/>
    <w:lsdException w:name="List 2" w:semiHidden="1" w:uiPriority="19" w:unhideWhenUsed="1"/>
    <w:lsdException w:name="List 3" w:semiHidden="1" w:uiPriority="19" w:unhideWhenUsed="1"/>
    <w:lsdException w:name="List 4" w:semiHidden="1" w:uiPriority="19" w:unhideWhenUsed="1"/>
    <w:lsdException w:name="List 5" w:semiHidden="1" w:uiPriority="19" w:unhideWhenUsed="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nhideWhenUsed="1"/>
    <w:lsdException w:name="List Number 3" w:semiHidden="1" w:uiPriority="19" w:unhideWhenUsed="1"/>
    <w:lsdException w:name="List Number 4" w:semiHidden="1" w:uiPriority="19" w:unhideWhenUsed="1"/>
    <w:lsdException w:name="List Number 5" w:semiHidden="1" w:uiPriority="19" w:unhideWhenUsed="1"/>
    <w:lsdException w:name="Title" w:locked="1" w:qFormat="1"/>
    <w:lsdException w:name="Closing" w:semiHidden="1" w:uiPriority="9" w:unhideWhenUsed="1"/>
    <w:lsdException w:name="Signature" w:semiHidden="1" w:uiPriority="29" w:unhideWhenUsed="1"/>
    <w:lsdException w:name="Default Paragraph Font" w:semiHidden="1" w:unhideWhenUsed="1"/>
    <w:lsdException w:name="Body Text" w:semiHidden="1" w:uiPriority="24" w:unhideWhenUsed="1"/>
    <w:lsdException w:name="Body Text Indent" w:semiHidden="1" w:uiPriority="49" w:unhideWhenUsed="1"/>
    <w:lsdException w:name="List Continue" w:semiHidden="1" w:uiPriority="19" w:unhideWhenUsed="1"/>
    <w:lsdException w:name="List Continue 2" w:semiHidden="1" w:uiPriority="19" w:unhideWhenUsed="1"/>
    <w:lsdException w:name="List Continue 3" w:semiHidden="1" w:uiPriority="19" w:unhideWhenUsed="1"/>
    <w:lsdException w:name="List Continue 4" w:semiHidden="1" w:uiPriority="19" w:unhideWhenUsed="1"/>
    <w:lsdException w:name="List Continue 5" w:semiHidden="1" w:uiPriority="19" w:unhideWhenUsed="1"/>
    <w:lsdException w:name="Message Header" w:semiHidden="1" w:uiPriority="29" w:unhideWhenUsed="1"/>
    <w:lsdException w:name="Subtitle" w:locked="1" w:semiHidden="1" w:uiPriority="29" w:unhideWhenUsed="1" w:qFormat="1"/>
    <w:lsdException w:name="Salutation" w:semiHidden="1" w:uiPriority="29" w:unhideWhenUsed="1"/>
    <w:lsdException w:name="Date" w:semiHidden="1" w:uiPriority="19" w:unhideWhenUsed="1"/>
    <w:lsdException w:name="Body Text First Indent" w:semiHidden="1" w:uiPriority="49" w:unhideWhenUsed="1"/>
    <w:lsdException w:name="Body Text First Indent 2" w:semiHidden="1" w:uiPriority="49" w:unhideWhenUsed="1"/>
    <w:lsdException w:name="Note Heading" w:semiHidden="1" w:uiPriority="9" w:unhideWhenUsed="1"/>
    <w:lsdException w:name="Body Text 2" w:semiHidden="1" w:unhideWhenUsed="1"/>
    <w:lsdException w:name="Body Text 3" w:semiHidden="1" w:unhideWhenUsed="1"/>
    <w:lsdException w:name="Body Text Indent 2" w:semiHidden="1" w:uiPriority="19" w:unhideWhenUsed="1"/>
    <w:lsdException w:name="Body Text Indent 3" w:semiHidden="1" w:uiPriority="19" w:unhideWhenUsed="1"/>
    <w:lsdException w:name="Block Text" w:semiHidden="1" w:uiPriority="49" w:unhideWhenUsed="1"/>
    <w:lsdException w:name="Hyperlink" w:locked="1" w:semiHidden="1" w:uiPriority="99" w:unhideWhenUsed="1"/>
    <w:lsdException w:name="FollowedHyperlink" w:semiHidden="1" w:unhideWhenUsed="1"/>
    <w:lsdException w:name="Strong" w:locked="1" w:semiHidden="1" w:unhideWhenUsed="1" w:qFormat="1"/>
    <w:lsdException w:name="Emphasis" w:locked="1" w:semiHidden="1" w:uiPriority="20" w:unhideWhenUsed="1" w:qFormat="1"/>
    <w:lsdException w:name="Document Map" w:semiHidden="1" w:unhideWhenUsed="1"/>
    <w:lsdException w:name="Plain Text" w:semiHidden="1" w:uiPriority="29" w:unhideWhenUsed="1"/>
    <w:lsdException w:name="E-mail Signature" w:semiHidden="1" w:uiPriority="24"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19" w:unhideWhenUsed="1"/>
    <w:lsdException w:name="HTML Address" w:semiHidden="1" w:uiPriority="19" w:unhideWhenUsed="1"/>
    <w:lsdException w:name="HTML Cite" w:semiHidden="1" w:uiPriority="19" w:unhideWhenUsed="1"/>
    <w:lsdException w:name="HTML Code" w:semiHidden="1" w:uiPriority="19" w:unhideWhenUsed="1"/>
    <w:lsdException w:name="HTML Definition" w:semiHidden="1" w:uiPriority="19" w:unhideWhenUsed="1"/>
    <w:lsdException w:name="HTML Keyboard" w:semiHidden="1" w:uiPriority="19" w:unhideWhenUsed="1"/>
    <w:lsdException w:name="HTML Preformatted" w:semiHidden="1" w:uiPriority="19" w:unhideWhenUsed="1"/>
    <w:lsdException w:name="HTML Sample" w:semiHidden="1" w:uiPriority="19" w:unhideWhenUsed="1"/>
    <w:lsdException w:name="HTML Typewriter" w:semiHidden="1" w:uiPriority="19" w:unhideWhenUsed="1"/>
    <w:lsdException w:name="HTML Variable" w:semiHidden="1" w:uiPriority="19"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semiHidden="1" w:uiPriority="2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9"/>
    <w:qFormat/>
    <w:rsid w:val="00D91129"/>
  </w:style>
  <w:style w:type="paragraph" w:styleId="Heading1">
    <w:name w:val="heading 1"/>
    <w:aliases w:val="1"/>
    <w:next w:val="BodyText1"/>
    <w:link w:val="Heading1Char"/>
    <w:uiPriority w:val="2"/>
    <w:qFormat/>
    <w:rsid w:val="002901D4"/>
    <w:pPr>
      <w:keepNext/>
      <w:pageBreakBefore/>
      <w:numPr>
        <w:numId w:val="2"/>
      </w:numPr>
      <w:tabs>
        <w:tab w:val="left" w:pos="720"/>
      </w:tabs>
      <w:spacing w:after="60"/>
      <w:outlineLvl w:val="0"/>
    </w:pPr>
    <w:rPr>
      <w:rFonts w:ascii="Verdana" w:hAnsi="Verdana" w:cs="Arial"/>
      <w:b/>
      <w:bCs/>
      <w:color w:val="D27C32"/>
      <w:sz w:val="36"/>
      <w:szCs w:val="28"/>
    </w:rPr>
  </w:style>
  <w:style w:type="paragraph" w:styleId="Heading2">
    <w:name w:val="heading 2"/>
    <w:aliases w:val="2"/>
    <w:next w:val="BodyText1"/>
    <w:link w:val="Heading2Char"/>
    <w:uiPriority w:val="2"/>
    <w:qFormat/>
    <w:rsid w:val="00EA0F5C"/>
    <w:pPr>
      <w:keepNext/>
      <w:numPr>
        <w:ilvl w:val="1"/>
        <w:numId w:val="2"/>
      </w:numPr>
      <w:tabs>
        <w:tab w:val="left" w:pos="576"/>
      </w:tabs>
      <w:suppressAutoHyphens/>
      <w:spacing w:before="240" w:after="60"/>
      <w:ind w:left="576"/>
      <w:outlineLvl w:val="1"/>
    </w:pPr>
    <w:rPr>
      <w:rFonts w:cs="Arial"/>
      <w:b/>
      <w:bCs/>
      <w:sz w:val="24"/>
      <w:szCs w:val="24"/>
    </w:rPr>
  </w:style>
  <w:style w:type="paragraph" w:styleId="Heading3">
    <w:name w:val="heading 3"/>
    <w:aliases w:val="3"/>
    <w:next w:val="BodyText1"/>
    <w:link w:val="Heading3Char"/>
    <w:uiPriority w:val="2"/>
    <w:qFormat/>
    <w:rsid w:val="00EA0F5C"/>
    <w:pPr>
      <w:keepNext/>
      <w:numPr>
        <w:ilvl w:val="2"/>
        <w:numId w:val="2"/>
      </w:numPr>
      <w:tabs>
        <w:tab w:val="left" w:pos="720"/>
      </w:tabs>
      <w:spacing w:before="240" w:line="271" w:lineRule="auto"/>
      <w:ind w:left="720"/>
      <w:outlineLvl w:val="2"/>
    </w:pPr>
    <w:rPr>
      <w:rFonts w:cs="Arial"/>
      <w:b/>
      <w:bCs/>
      <w:sz w:val="22"/>
    </w:rPr>
  </w:style>
  <w:style w:type="paragraph" w:styleId="Heading4">
    <w:name w:val="heading 4"/>
    <w:aliases w:val="4"/>
    <w:next w:val="BodyText1"/>
    <w:link w:val="Heading4Char"/>
    <w:uiPriority w:val="2"/>
    <w:qFormat/>
    <w:rsid w:val="00EA0F5C"/>
    <w:pPr>
      <w:keepNext/>
      <w:numPr>
        <w:ilvl w:val="3"/>
        <w:numId w:val="2"/>
      </w:numPr>
      <w:spacing w:before="240"/>
      <w:ind w:left="864"/>
      <w:outlineLvl w:val="3"/>
    </w:pPr>
    <w:rPr>
      <w:b/>
      <w:bCs/>
      <w:i/>
      <w:iCs/>
    </w:rPr>
  </w:style>
  <w:style w:type="paragraph" w:styleId="Heading5">
    <w:name w:val="heading 5"/>
    <w:aliases w:val="5"/>
    <w:next w:val="BodyText1"/>
    <w:link w:val="Heading5Char"/>
    <w:uiPriority w:val="2"/>
    <w:qFormat/>
    <w:rsid w:val="00EA0F5C"/>
    <w:pPr>
      <w:keepNext/>
      <w:numPr>
        <w:ilvl w:val="4"/>
        <w:numId w:val="2"/>
      </w:numPr>
      <w:spacing w:before="240"/>
      <w:outlineLvl w:val="4"/>
    </w:pPr>
    <w:rPr>
      <w:b/>
      <w:bCs/>
      <w:color w:val="7F7F7F"/>
    </w:rPr>
  </w:style>
  <w:style w:type="paragraph" w:styleId="Heading6">
    <w:name w:val="heading 6"/>
    <w:aliases w:val="6"/>
    <w:next w:val="BodyText1"/>
    <w:link w:val="Heading6Char"/>
    <w:uiPriority w:val="2"/>
    <w:qFormat/>
    <w:rsid w:val="00432A28"/>
    <w:pPr>
      <w:numPr>
        <w:ilvl w:val="5"/>
        <w:numId w:val="2"/>
      </w:numPr>
      <w:spacing w:line="271" w:lineRule="auto"/>
      <w:outlineLvl w:val="5"/>
    </w:pPr>
    <w:rPr>
      <w:b/>
      <w:bCs/>
      <w:i/>
      <w:iCs/>
      <w:color w:val="7F7F7F"/>
    </w:rPr>
  </w:style>
  <w:style w:type="paragraph" w:styleId="Heading7">
    <w:name w:val="heading 7"/>
    <w:aliases w:val="7"/>
    <w:next w:val="BodyText1"/>
    <w:link w:val="Heading7Char"/>
    <w:uiPriority w:val="2"/>
    <w:qFormat/>
    <w:rsid w:val="00432A28"/>
    <w:pPr>
      <w:numPr>
        <w:ilvl w:val="6"/>
        <w:numId w:val="2"/>
      </w:numPr>
      <w:outlineLvl w:val="6"/>
    </w:pPr>
    <w:rPr>
      <w:i/>
      <w:iCs/>
    </w:rPr>
  </w:style>
  <w:style w:type="paragraph" w:styleId="Heading8">
    <w:name w:val="heading 8"/>
    <w:aliases w:val="8"/>
    <w:basedOn w:val="Normal"/>
    <w:next w:val="Normal"/>
    <w:link w:val="Heading8Char"/>
    <w:uiPriority w:val="2"/>
    <w:qFormat/>
    <w:rsid w:val="00432A28"/>
    <w:pPr>
      <w:numPr>
        <w:ilvl w:val="7"/>
        <w:numId w:val="2"/>
      </w:numPr>
      <w:outlineLvl w:val="7"/>
    </w:pPr>
  </w:style>
  <w:style w:type="paragraph" w:styleId="Heading9">
    <w:name w:val="heading 9"/>
    <w:aliases w:val="9"/>
    <w:basedOn w:val="Normal"/>
    <w:next w:val="Normal"/>
    <w:link w:val="Heading9Char"/>
    <w:uiPriority w:val="2"/>
    <w:qFormat/>
    <w:rsid w:val="00432A28"/>
    <w:pPr>
      <w:numPr>
        <w:ilvl w:val="8"/>
        <w:numId w:val="2"/>
      </w:numPr>
      <w:outlineLvl w:val="8"/>
    </w:pPr>
    <w:rPr>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2"/>
    <w:locked/>
    <w:rsid w:val="002901D4"/>
    <w:rPr>
      <w:rFonts w:ascii="Verdana" w:hAnsi="Verdana" w:cs="Arial"/>
      <w:b/>
      <w:bCs/>
      <w:color w:val="D27C32"/>
      <w:sz w:val="36"/>
      <w:szCs w:val="28"/>
    </w:rPr>
  </w:style>
  <w:style w:type="character" w:customStyle="1" w:styleId="Heading2Char">
    <w:name w:val="Heading 2 Char"/>
    <w:aliases w:val="2 Char"/>
    <w:basedOn w:val="DefaultParagraphFont"/>
    <w:link w:val="Heading2"/>
    <w:uiPriority w:val="2"/>
    <w:locked/>
    <w:rsid w:val="00EA0F5C"/>
    <w:rPr>
      <w:rFonts w:cs="Arial"/>
      <w:b/>
      <w:bCs/>
      <w:sz w:val="24"/>
      <w:szCs w:val="24"/>
    </w:rPr>
  </w:style>
  <w:style w:type="character" w:customStyle="1" w:styleId="Heading3Char">
    <w:name w:val="Heading 3 Char"/>
    <w:aliases w:val="3 Char"/>
    <w:basedOn w:val="DefaultParagraphFont"/>
    <w:link w:val="Heading3"/>
    <w:uiPriority w:val="2"/>
    <w:locked/>
    <w:rsid w:val="00EA0F5C"/>
    <w:rPr>
      <w:rFonts w:cs="Arial"/>
      <w:b/>
      <w:bCs/>
      <w:sz w:val="22"/>
    </w:rPr>
  </w:style>
  <w:style w:type="character" w:customStyle="1" w:styleId="Heading4Char">
    <w:name w:val="Heading 4 Char"/>
    <w:aliases w:val="4 Char"/>
    <w:basedOn w:val="DefaultParagraphFont"/>
    <w:link w:val="Heading4"/>
    <w:uiPriority w:val="2"/>
    <w:locked/>
    <w:rsid w:val="00EA0F5C"/>
    <w:rPr>
      <w:b/>
      <w:bCs/>
      <w:i/>
      <w:iCs/>
    </w:rPr>
  </w:style>
  <w:style w:type="character" w:customStyle="1" w:styleId="Heading5Char">
    <w:name w:val="Heading 5 Char"/>
    <w:aliases w:val="5 Char"/>
    <w:basedOn w:val="DefaultParagraphFont"/>
    <w:link w:val="Heading5"/>
    <w:uiPriority w:val="2"/>
    <w:locked/>
    <w:rsid w:val="00EA0F5C"/>
    <w:rPr>
      <w:b/>
      <w:bCs/>
      <w:color w:val="7F7F7F"/>
    </w:rPr>
  </w:style>
  <w:style w:type="character" w:customStyle="1" w:styleId="Heading6Char">
    <w:name w:val="Heading 6 Char"/>
    <w:aliases w:val="6 Char"/>
    <w:basedOn w:val="DefaultParagraphFont"/>
    <w:link w:val="Heading6"/>
    <w:uiPriority w:val="2"/>
    <w:locked/>
    <w:rsid w:val="006D516D"/>
    <w:rPr>
      <w:b/>
      <w:bCs/>
      <w:i/>
      <w:iCs/>
      <w:color w:val="7F7F7F"/>
    </w:rPr>
  </w:style>
  <w:style w:type="character" w:customStyle="1" w:styleId="Heading7Char">
    <w:name w:val="Heading 7 Char"/>
    <w:aliases w:val="7 Char"/>
    <w:basedOn w:val="DefaultParagraphFont"/>
    <w:link w:val="Heading7"/>
    <w:uiPriority w:val="2"/>
    <w:locked/>
    <w:rsid w:val="006D516D"/>
    <w:rPr>
      <w:i/>
      <w:iCs/>
    </w:rPr>
  </w:style>
  <w:style w:type="character" w:customStyle="1" w:styleId="Heading8Char">
    <w:name w:val="Heading 8 Char"/>
    <w:aliases w:val="8 Char"/>
    <w:basedOn w:val="DefaultParagraphFont"/>
    <w:link w:val="Heading8"/>
    <w:uiPriority w:val="2"/>
    <w:locked/>
    <w:rsid w:val="006D516D"/>
  </w:style>
  <w:style w:type="character" w:customStyle="1" w:styleId="Heading9Char">
    <w:name w:val="Heading 9 Char"/>
    <w:aliases w:val="9 Char"/>
    <w:basedOn w:val="DefaultParagraphFont"/>
    <w:link w:val="Heading9"/>
    <w:uiPriority w:val="2"/>
    <w:locked/>
    <w:rsid w:val="006D516D"/>
    <w:rPr>
      <w:i/>
      <w:iCs/>
      <w:spacing w:val="5"/>
    </w:rPr>
  </w:style>
  <w:style w:type="paragraph" w:styleId="Caption">
    <w:name w:val="caption"/>
    <w:basedOn w:val="Normal"/>
    <w:next w:val="Normal"/>
    <w:qFormat/>
    <w:rsid w:val="00B81EC9"/>
    <w:pPr>
      <w:spacing w:before="60" w:after="240"/>
    </w:pPr>
    <w:rPr>
      <w:b/>
      <w:bCs/>
      <w:color w:val="D27C32"/>
      <w:sz w:val="18"/>
      <w:szCs w:val="18"/>
    </w:rPr>
  </w:style>
  <w:style w:type="paragraph" w:styleId="Title">
    <w:name w:val="Title"/>
    <w:basedOn w:val="Normal"/>
    <w:next w:val="Normal"/>
    <w:link w:val="TitleChar"/>
    <w:uiPriority w:val="4"/>
    <w:qFormat/>
    <w:rsid w:val="00662023"/>
    <w:pPr>
      <w:pBdr>
        <w:bottom w:val="single" w:sz="4" w:space="1" w:color="auto"/>
      </w:pBdr>
      <w:spacing w:before="120"/>
      <w:contextualSpacing/>
    </w:pPr>
    <w:rPr>
      <w:rFonts w:ascii="Cambria" w:hAnsi="Cambria"/>
      <w:spacing w:val="5"/>
      <w:sz w:val="52"/>
      <w:szCs w:val="52"/>
    </w:rPr>
  </w:style>
  <w:style w:type="character" w:customStyle="1" w:styleId="TitleChar">
    <w:name w:val="Title Char"/>
    <w:basedOn w:val="DefaultParagraphFont"/>
    <w:link w:val="Title"/>
    <w:uiPriority w:val="4"/>
    <w:locked/>
    <w:rsid w:val="002C62FC"/>
    <w:rPr>
      <w:rFonts w:ascii="Cambria" w:hAnsi="Cambria"/>
      <w:spacing w:val="5"/>
      <w:sz w:val="52"/>
      <w:szCs w:val="52"/>
    </w:rPr>
  </w:style>
  <w:style w:type="paragraph" w:styleId="TOCHeading">
    <w:name w:val="TOC Heading"/>
    <w:basedOn w:val="Heading1"/>
    <w:next w:val="Normal"/>
    <w:autoRedefine/>
    <w:uiPriority w:val="5"/>
    <w:qFormat/>
    <w:rsid w:val="005D36CF"/>
    <w:pPr>
      <w:numPr>
        <w:numId w:val="0"/>
      </w:numPr>
      <w:outlineLvl w:val="9"/>
    </w:pPr>
  </w:style>
  <w:style w:type="table" w:styleId="TableGrid">
    <w:name w:val="Table Grid"/>
    <w:basedOn w:val="TableNormal"/>
    <w:uiPriority w:val="39"/>
    <w:rsid w:val="00B855C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semiHidden/>
    <w:rsid w:val="00395C8A"/>
    <w:rPr>
      <w:rFonts w:cs="Times New Roman"/>
      <w:color w:val="808080"/>
    </w:rPr>
  </w:style>
  <w:style w:type="paragraph" w:styleId="BalloonText">
    <w:name w:val="Balloon Text"/>
    <w:basedOn w:val="Normal"/>
    <w:link w:val="BalloonTextChar"/>
    <w:semiHidden/>
    <w:rsid w:val="00395C8A"/>
    <w:rPr>
      <w:rFonts w:ascii="Tahoma" w:hAnsi="Tahoma" w:cs="Tahoma"/>
      <w:sz w:val="16"/>
      <w:szCs w:val="16"/>
    </w:rPr>
  </w:style>
  <w:style w:type="character" w:customStyle="1" w:styleId="BalloonTextChar">
    <w:name w:val="Balloon Text Char"/>
    <w:basedOn w:val="DefaultParagraphFont"/>
    <w:link w:val="BalloonText"/>
    <w:semiHidden/>
    <w:locked/>
    <w:rsid w:val="00395C8A"/>
    <w:rPr>
      <w:rFonts w:ascii="Tahoma" w:hAnsi="Tahoma" w:cs="Tahoma"/>
      <w:sz w:val="16"/>
      <w:szCs w:val="16"/>
    </w:rPr>
  </w:style>
  <w:style w:type="paragraph" w:styleId="Header">
    <w:name w:val="header"/>
    <w:basedOn w:val="Normal"/>
    <w:link w:val="HeaderChar"/>
    <w:semiHidden/>
    <w:rsid w:val="00970D1F"/>
    <w:pPr>
      <w:tabs>
        <w:tab w:val="center" w:pos="4844"/>
        <w:tab w:val="right" w:pos="9689"/>
      </w:tabs>
    </w:pPr>
  </w:style>
  <w:style w:type="character" w:customStyle="1" w:styleId="HeaderChar">
    <w:name w:val="Header Char"/>
    <w:basedOn w:val="DefaultParagraphFont"/>
    <w:link w:val="Header"/>
    <w:semiHidden/>
    <w:locked/>
    <w:rsid w:val="00970D1F"/>
    <w:rPr>
      <w:rFonts w:cs="Times New Roman"/>
    </w:rPr>
  </w:style>
  <w:style w:type="paragraph" w:styleId="Footer">
    <w:name w:val="footer"/>
    <w:basedOn w:val="Normal"/>
    <w:link w:val="FooterChar"/>
    <w:uiPriority w:val="99"/>
    <w:rsid w:val="00970D1F"/>
    <w:pPr>
      <w:tabs>
        <w:tab w:val="center" w:pos="4844"/>
        <w:tab w:val="right" w:pos="9689"/>
      </w:tabs>
    </w:pPr>
  </w:style>
  <w:style w:type="character" w:customStyle="1" w:styleId="FooterChar">
    <w:name w:val="Footer Char"/>
    <w:basedOn w:val="DefaultParagraphFont"/>
    <w:link w:val="Footer"/>
    <w:uiPriority w:val="99"/>
    <w:locked/>
    <w:rsid w:val="00970D1F"/>
    <w:rPr>
      <w:rFonts w:cs="Times New Roman"/>
    </w:rPr>
  </w:style>
  <w:style w:type="paragraph" w:styleId="TOC1">
    <w:name w:val="toc 1"/>
    <w:basedOn w:val="Normal"/>
    <w:next w:val="Normal"/>
    <w:autoRedefine/>
    <w:uiPriority w:val="39"/>
    <w:qFormat/>
    <w:rsid w:val="002D3901"/>
    <w:pPr>
      <w:keepNext/>
      <w:tabs>
        <w:tab w:val="left" w:pos="504"/>
        <w:tab w:val="right" w:leader="dot" w:pos="8352"/>
      </w:tabs>
      <w:spacing w:before="120" w:after="60"/>
    </w:pPr>
    <w:rPr>
      <w:b/>
      <w:color w:val="D27C32"/>
      <w:sz w:val="22"/>
    </w:rPr>
  </w:style>
  <w:style w:type="paragraph" w:styleId="TOC2">
    <w:name w:val="toc 2"/>
    <w:basedOn w:val="Normal"/>
    <w:next w:val="Normal"/>
    <w:autoRedefine/>
    <w:uiPriority w:val="39"/>
    <w:qFormat/>
    <w:rsid w:val="002608E7"/>
    <w:pPr>
      <w:tabs>
        <w:tab w:val="left" w:pos="1008"/>
        <w:tab w:val="right" w:leader="dot" w:pos="8352"/>
      </w:tabs>
      <w:ind w:left="504"/>
    </w:pPr>
  </w:style>
  <w:style w:type="character" w:styleId="Hyperlink">
    <w:name w:val="Hyperlink"/>
    <w:basedOn w:val="DefaultParagraphFont"/>
    <w:uiPriority w:val="99"/>
    <w:rsid w:val="008A44F4"/>
    <w:rPr>
      <w:rFonts w:cs="Times New Roman"/>
      <w:color w:val="0000FF"/>
      <w:u w:val="single"/>
    </w:rPr>
  </w:style>
  <w:style w:type="paragraph" w:styleId="TOC3">
    <w:name w:val="toc 3"/>
    <w:basedOn w:val="Normal"/>
    <w:next w:val="Normal"/>
    <w:autoRedefine/>
    <w:uiPriority w:val="39"/>
    <w:qFormat/>
    <w:rsid w:val="00360754"/>
    <w:pPr>
      <w:tabs>
        <w:tab w:val="left" w:pos="1584"/>
        <w:tab w:val="right" w:leader="dot" w:pos="8352"/>
      </w:tabs>
      <w:ind w:left="1008"/>
    </w:pPr>
    <w:rPr>
      <w:noProof/>
    </w:rPr>
  </w:style>
  <w:style w:type="paragraph" w:styleId="TableofFigures">
    <w:name w:val="table of figures"/>
    <w:basedOn w:val="Normal"/>
    <w:next w:val="Normal"/>
    <w:uiPriority w:val="9"/>
    <w:rsid w:val="008A44F4"/>
  </w:style>
  <w:style w:type="character" w:styleId="FollowedHyperlink">
    <w:name w:val="FollowedHyperlink"/>
    <w:basedOn w:val="DefaultParagraphFont"/>
    <w:semiHidden/>
    <w:rsid w:val="00A11D81"/>
    <w:rPr>
      <w:rFonts w:cs="Times New Roman"/>
      <w:color w:val="800080"/>
      <w:u w:val="single"/>
    </w:rPr>
  </w:style>
  <w:style w:type="character" w:styleId="PageNumber">
    <w:name w:val="page number"/>
    <w:basedOn w:val="DefaultParagraphFont"/>
    <w:uiPriority w:val="9"/>
    <w:unhideWhenUsed/>
    <w:rsid w:val="000857C3"/>
    <w:rPr>
      <w:rFonts w:cs="Times New Roman"/>
    </w:rPr>
  </w:style>
  <w:style w:type="paragraph" w:customStyle="1" w:styleId="Graphic">
    <w:name w:val="Graphic"/>
    <w:next w:val="Caption"/>
    <w:qFormat/>
    <w:rsid w:val="007F4756"/>
    <w:pPr>
      <w:keepNext/>
      <w:spacing w:before="240"/>
    </w:pPr>
    <w:rPr>
      <w:szCs w:val="24"/>
      <w:lang w:eastAsia="ar-SA"/>
    </w:rPr>
  </w:style>
  <w:style w:type="paragraph" w:customStyle="1" w:styleId="Index">
    <w:name w:val="Index"/>
    <w:basedOn w:val="Normal"/>
    <w:uiPriority w:val="19"/>
    <w:unhideWhenUsed/>
    <w:rsid w:val="000857C3"/>
    <w:pPr>
      <w:suppressLineNumbers/>
      <w:spacing w:after="100" w:afterAutospacing="1" w:line="300" w:lineRule="atLeast"/>
    </w:pPr>
    <w:rPr>
      <w:rFonts w:ascii="Verdana" w:hAnsi="Verdana" w:cs="Tahoma"/>
      <w:szCs w:val="24"/>
      <w:lang w:val="en-GB"/>
    </w:rPr>
  </w:style>
  <w:style w:type="paragraph" w:customStyle="1" w:styleId="TableHeading">
    <w:name w:val="Table Heading"/>
    <w:basedOn w:val="Normal"/>
    <w:rsid w:val="003351EB"/>
    <w:pPr>
      <w:suppressLineNumbers/>
      <w:suppressAutoHyphens/>
      <w:spacing w:before="60" w:after="60"/>
    </w:pPr>
    <w:rPr>
      <w:rFonts w:ascii="Verdana" w:hAnsi="Verdana" w:cs="Times New (W1)"/>
      <w:b/>
      <w:bCs/>
      <w:iCs/>
      <w:sz w:val="18"/>
      <w:szCs w:val="24"/>
      <w:lang w:eastAsia="ar-SA"/>
    </w:rPr>
  </w:style>
  <w:style w:type="paragraph" w:styleId="BodyText2">
    <w:name w:val="Body Text 2"/>
    <w:link w:val="BodyText2Char"/>
    <w:rsid w:val="0055233C"/>
    <w:pPr>
      <w:spacing w:after="120"/>
      <w:ind w:left="360"/>
    </w:pPr>
    <w:rPr>
      <w:rFonts w:cs="Times New (W1)"/>
      <w:szCs w:val="24"/>
    </w:rPr>
  </w:style>
  <w:style w:type="paragraph" w:styleId="BodyText3">
    <w:name w:val="Body Text 3"/>
    <w:rsid w:val="0055233C"/>
    <w:pPr>
      <w:spacing w:after="120"/>
      <w:ind w:left="720"/>
    </w:pPr>
    <w:rPr>
      <w:rFonts w:cs="Times New (W1)"/>
      <w:szCs w:val="24"/>
      <w:lang w:val="en-GB"/>
    </w:rPr>
  </w:style>
  <w:style w:type="paragraph" w:customStyle="1" w:styleId="Bullet">
    <w:name w:val="Bullet"/>
    <w:basedOn w:val="BodyText1"/>
    <w:link w:val="BulletChar"/>
    <w:rsid w:val="00FF7973"/>
    <w:pPr>
      <w:numPr>
        <w:numId w:val="3"/>
      </w:numPr>
      <w:spacing w:after="60"/>
      <w:ind w:left="360"/>
    </w:pPr>
    <w:rPr>
      <w:rFonts w:cs="Times New (W1)"/>
    </w:rPr>
  </w:style>
  <w:style w:type="paragraph" w:styleId="DocumentMap">
    <w:name w:val="Document Map"/>
    <w:basedOn w:val="Normal"/>
    <w:semiHidden/>
    <w:rsid w:val="000857C3"/>
    <w:pPr>
      <w:shd w:val="clear" w:color="auto" w:fill="000080"/>
      <w:spacing w:after="100" w:afterAutospacing="1" w:line="300" w:lineRule="atLeast"/>
    </w:pPr>
    <w:rPr>
      <w:rFonts w:ascii="Tahoma" w:hAnsi="Tahoma" w:cs="Times New (W1)"/>
      <w:szCs w:val="24"/>
      <w:lang w:val="en-GB"/>
    </w:rPr>
  </w:style>
  <w:style w:type="paragraph" w:styleId="EndnoteText">
    <w:name w:val="endnote text"/>
    <w:basedOn w:val="Normal"/>
    <w:semiHidden/>
    <w:rsid w:val="000857C3"/>
    <w:pPr>
      <w:overflowPunct w:val="0"/>
      <w:autoSpaceDE w:val="0"/>
      <w:autoSpaceDN w:val="0"/>
      <w:adjustRightInd w:val="0"/>
      <w:spacing w:after="100" w:afterAutospacing="1" w:line="300" w:lineRule="atLeast"/>
      <w:textAlignment w:val="baseline"/>
    </w:pPr>
    <w:rPr>
      <w:rFonts w:ascii="Verdana" w:hAnsi="Verdana" w:cs="Times New (W1)"/>
      <w:lang w:val="en-GB"/>
    </w:rPr>
  </w:style>
  <w:style w:type="paragraph" w:styleId="FootnoteText">
    <w:name w:val="footnote text"/>
    <w:basedOn w:val="Normal"/>
    <w:semiHidden/>
    <w:rsid w:val="000857C3"/>
    <w:pPr>
      <w:spacing w:after="100" w:afterAutospacing="1" w:line="300" w:lineRule="atLeast"/>
    </w:pPr>
    <w:rPr>
      <w:rFonts w:ascii="Verdana" w:hAnsi="Verdana" w:cs="Times New (W1)"/>
      <w:sz w:val="14"/>
      <w:lang w:val="en-GB"/>
    </w:rPr>
  </w:style>
  <w:style w:type="paragraph" w:styleId="Index1">
    <w:name w:val="index 1"/>
    <w:basedOn w:val="Normal"/>
    <w:next w:val="Normal"/>
    <w:autoRedefine/>
    <w:semiHidden/>
    <w:rsid w:val="000857C3"/>
    <w:pPr>
      <w:spacing w:after="100" w:afterAutospacing="1" w:line="300" w:lineRule="atLeast"/>
      <w:ind w:left="240" w:hanging="240"/>
    </w:pPr>
    <w:rPr>
      <w:rFonts w:ascii="Verdana" w:hAnsi="Verdana" w:cs="Times New (W1)"/>
      <w:szCs w:val="24"/>
      <w:lang w:val="en-GB"/>
    </w:rPr>
  </w:style>
  <w:style w:type="paragraph" w:styleId="Index2">
    <w:name w:val="index 2"/>
    <w:basedOn w:val="Normal"/>
    <w:next w:val="Normal"/>
    <w:autoRedefine/>
    <w:semiHidden/>
    <w:rsid w:val="000857C3"/>
    <w:pPr>
      <w:spacing w:after="100" w:afterAutospacing="1" w:line="300" w:lineRule="atLeast"/>
      <w:ind w:left="480" w:hanging="240"/>
    </w:pPr>
    <w:rPr>
      <w:rFonts w:ascii="Verdana" w:hAnsi="Verdana" w:cs="Times New (W1)"/>
      <w:szCs w:val="24"/>
      <w:lang w:val="en-GB"/>
    </w:rPr>
  </w:style>
  <w:style w:type="paragraph" w:styleId="Index3">
    <w:name w:val="index 3"/>
    <w:basedOn w:val="Normal"/>
    <w:next w:val="Normal"/>
    <w:autoRedefine/>
    <w:semiHidden/>
    <w:rsid w:val="000857C3"/>
    <w:pPr>
      <w:spacing w:after="100" w:afterAutospacing="1" w:line="300" w:lineRule="atLeast"/>
      <w:ind w:left="720" w:hanging="240"/>
    </w:pPr>
    <w:rPr>
      <w:rFonts w:ascii="Verdana" w:hAnsi="Verdana" w:cs="Times New (W1)"/>
      <w:szCs w:val="24"/>
      <w:lang w:val="en-GB"/>
    </w:rPr>
  </w:style>
  <w:style w:type="paragraph" w:styleId="Index4">
    <w:name w:val="index 4"/>
    <w:basedOn w:val="Normal"/>
    <w:next w:val="Normal"/>
    <w:autoRedefine/>
    <w:semiHidden/>
    <w:rsid w:val="000857C3"/>
    <w:pPr>
      <w:spacing w:after="100" w:afterAutospacing="1" w:line="300" w:lineRule="atLeast"/>
      <w:ind w:left="960" w:hanging="240"/>
    </w:pPr>
    <w:rPr>
      <w:rFonts w:ascii="Verdana" w:hAnsi="Verdana" w:cs="Times New (W1)"/>
      <w:szCs w:val="24"/>
      <w:lang w:val="en-GB"/>
    </w:rPr>
  </w:style>
  <w:style w:type="paragraph" w:styleId="Index5">
    <w:name w:val="index 5"/>
    <w:basedOn w:val="Normal"/>
    <w:next w:val="Normal"/>
    <w:autoRedefine/>
    <w:semiHidden/>
    <w:rsid w:val="000857C3"/>
    <w:pPr>
      <w:spacing w:after="100" w:afterAutospacing="1" w:line="300" w:lineRule="atLeast"/>
      <w:ind w:left="1200" w:hanging="240"/>
    </w:pPr>
    <w:rPr>
      <w:rFonts w:ascii="Verdana" w:hAnsi="Verdana" w:cs="Times New (W1)"/>
      <w:szCs w:val="24"/>
      <w:lang w:val="en-GB"/>
    </w:rPr>
  </w:style>
  <w:style w:type="paragraph" w:styleId="Index6">
    <w:name w:val="index 6"/>
    <w:basedOn w:val="Normal"/>
    <w:next w:val="Normal"/>
    <w:autoRedefine/>
    <w:semiHidden/>
    <w:rsid w:val="000857C3"/>
    <w:pPr>
      <w:spacing w:after="100" w:afterAutospacing="1" w:line="300" w:lineRule="atLeast"/>
      <w:ind w:left="1440" w:hanging="240"/>
    </w:pPr>
    <w:rPr>
      <w:rFonts w:ascii="Verdana" w:hAnsi="Verdana" w:cs="Times New (W1)"/>
      <w:szCs w:val="24"/>
      <w:lang w:val="en-GB"/>
    </w:rPr>
  </w:style>
  <w:style w:type="paragraph" w:styleId="Index7">
    <w:name w:val="index 7"/>
    <w:basedOn w:val="Normal"/>
    <w:next w:val="Normal"/>
    <w:autoRedefine/>
    <w:semiHidden/>
    <w:rsid w:val="000857C3"/>
    <w:pPr>
      <w:spacing w:after="100" w:afterAutospacing="1" w:line="300" w:lineRule="atLeast"/>
      <w:ind w:left="1680" w:hanging="240"/>
    </w:pPr>
    <w:rPr>
      <w:rFonts w:ascii="Verdana" w:hAnsi="Verdana" w:cs="Times New (W1)"/>
      <w:szCs w:val="24"/>
      <w:lang w:val="en-GB"/>
    </w:rPr>
  </w:style>
  <w:style w:type="paragraph" w:styleId="Index8">
    <w:name w:val="index 8"/>
    <w:basedOn w:val="Normal"/>
    <w:next w:val="Normal"/>
    <w:autoRedefine/>
    <w:semiHidden/>
    <w:rsid w:val="000857C3"/>
    <w:pPr>
      <w:spacing w:after="100" w:afterAutospacing="1" w:line="300" w:lineRule="atLeast"/>
      <w:ind w:left="1920" w:hanging="240"/>
    </w:pPr>
    <w:rPr>
      <w:rFonts w:ascii="Verdana" w:hAnsi="Verdana" w:cs="Times New (W1)"/>
      <w:szCs w:val="24"/>
      <w:lang w:val="en-GB"/>
    </w:rPr>
  </w:style>
  <w:style w:type="paragraph" w:styleId="Index9">
    <w:name w:val="index 9"/>
    <w:basedOn w:val="Normal"/>
    <w:next w:val="Normal"/>
    <w:autoRedefine/>
    <w:semiHidden/>
    <w:rsid w:val="000857C3"/>
    <w:pPr>
      <w:spacing w:after="100" w:afterAutospacing="1" w:line="300" w:lineRule="atLeast"/>
      <w:ind w:left="2160" w:hanging="240"/>
    </w:pPr>
    <w:rPr>
      <w:rFonts w:ascii="Verdana" w:hAnsi="Verdana" w:cs="Times New (W1)"/>
      <w:szCs w:val="24"/>
      <w:lang w:val="en-GB"/>
    </w:rPr>
  </w:style>
  <w:style w:type="paragraph" w:styleId="IndexHeading">
    <w:name w:val="index heading"/>
    <w:basedOn w:val="Normal"/>
    <w:next w:val="Index1"/>
    <w:semiHidden/>
    <w:rsid w:val="000857C3"/>
    <w:pPr>
      <w:spacing w:after="100" w:afterAutospacing="1" w:line="300" w:lineRule="atLeast"/>
    </w:pPr>
    <w:rPr>
      <w:rFonts w:ascii="Verdana" w:hAnsi="Verdana" w:cs="Times New (W1)"/>
      <w:szCs w:val="24"/>
      <w:lang w:val="en-GB"/>
    </w:rPr>
  </w:style>
  <w:style w:type="paragraph" w:styleId="ListNumber">
    <w:name w:val="List Number"/>
    <w:uiPriority w:val="19"/>
    <w:unhideWhenUsed/>
    <w:rsid w:val="00E92094"/>
    <w:pPr>
      <w:widowControl w:val="0"/>
      <w:overflowPunct w:val="0"/>
      <w:autoSpaceDE w:val="0"/>
      <w:autoSpaceDN w:val="0"/>
      <w:adjustRightInd w:val="0"/>
      <w:spacing w:after="120" w:line="260" w:lineRule="atLeast"/>
      <w:ind w:left="360" w:hanging="360"/>
      <w:jc w:val="both"/>
    </w:pPr>
    <w:rPr>
      <w:rFonts w:cs="Times New (W1)"/>
      <w:lang w:val="en-GB"/>
    </w:rPr>
  </w:style>
  <w:style w:type="paragraph" w:styleId="NormalWeb">
    <w:name w:val="Normal (Web)"/>
    <w:basedOn w:val="Normal"/>
    <w:uiPriority w:val="99"/>
    <w:rsid w:val="000857C3"/>
    <w:pPr>
      <w:spacing w:before="100" w:beforeAutospacing="1" w:after="100" w:afterAutospacing="1" w:line="300" w:lineRule="atLeast"/>
    </w:pPr>
    <w:rPr>
      <w:rFonts w:ascii="Verdana" w:hAnsi="Verdana" w:cs="Times New (W1)"/>
      <w:color w:val="000000"/>
      <w:szCs w:val="24"/>
      <w:lang w:val="en-GB"/>
    </w:rPr>
  </w:style>
  <w:style w:type="paragraph" w:customStyle="1" w:styleId="TableText">
    <w:name w:val="Table Text"/>
    <w:basedOn w:val="Normal"/>
    <w:rsid w:val="003351EB"/>
    <w:pPr>
      <w:spacing w:before="40" w:after="80"/>
    </w:pPr>
    <w:rPr>
      <w:rFonts w:cs="Times New (W1)"/>
      <w:sz w:val="18"/>
    </w:rPr>
  </w:style>
  <w:style w:type="paragraph" w:styleId="TOC4">
    <w:name w:val="toc 4"/>
    <w:basedOn w:val="Normal"/>
    <w:next w:val="Normal"/>
    <w:autoRedefine/>
    <w:uiPriority w:val="29"/>
    <w:rsid w:val="000857C3"/>
    <w:pPr>
      <w:spacing w:afterAutospacing="1" w:line="300" w:lineRule="atLeast"/>
      <w:ind w:left="600"/>
    </w:pPr>
    <w:rPr>
      <w:rFonts w:ascii="Times New Roman" w:hAnsi="Times New Roman"/>
      <w:szCs w:val="24"/>
      <w:lang w:val="en-GB"/>
    </w:rPr>
  </w:style>
  <w:style w:type="paragraph" w:styleId="TOC5">
    <w:name w:val="toc 5"/>
    <w:basedOn w:val="Normal"/>
    <w:next w:val="Normal"/>
    <w:autoRedefine/>
    <w:uiPriority w:val="29"/>
    <w:rsid w:val="000857C3"/>
    <w:pPr>
      <w:spacing w:afterAutospacing="1" w:line="300" w:lineRule="atLeast"/>
      <w:ind w:left="800"/>
    </w:pPr>
    <w:rPr>
      <w:rFonts w:ascii="Times New Roman" w:hAnsi="Times New Roman"/>
      <w:szCs w:val="24"/>
      <w:lang w:val="en-GB"/>
    </w:rPr>
  </w:style>
  <w:style w:type="paragraph" w:styleId="TOC6">
    <w:name w:val="toc 6"/>
    <w:basedOn w:val="Normal"/>
    <w:next w:val="Normal"/>
    <w:autoRedefine/>
    <w:uiPriority w:val="29"/>
    <w:rsid w:val="000857C3"/>
    <w:pPr>
      <w:spacing w:afterAutospacing="1" w:line="300" w:lineRule="atLeast"/>
      <w:ind w:left="1000"/>
    </w:pPr>
    <w:rPr>
      <w:rFonts w:ascii="Times New Roman" w:hAnsi="Times New Roman"/>
      <w:szCs w:val="24"/>
      <w:lang w:val="en-GB"/>
    </w:rPr>
  </w:style>
  <w:style w:type="paragraph" w:styleId="TOC7">
    <w:name w:val="toc 7"/>
    <w:basedOn w:val="Normal"/>
    <w:next w:val="Normal"/>
    <w:autoRedefine/>
    <w:uiPriority w:val="29"/>
    <w:rsid w:val="000857C3"/>
    <w:pPr>
      <w:spacing w:afterAutospacing="1" w:line="300" w:lineRule="atLeast"/>
      <w:ind w:left="1200"/>
    </w:pPr>
    <w:rPr>
      <w:rFonts w:ascii="Times New Roman" w:hAnsi="Times New Roman"/>
      <w:szCs w:val="24"/>
      <w:lang w:val="en-GB"/>
    </w:rPr>
  </w:style>
  <w:style w:type="paragraph" w:styleId="TOC8">
    <w:name w:val="toc 8"/>
    <w:basedOn w:val="Normal"/>
    <w:next w:val="Normal"/>
    <w:autoRedefine/>
    <w:uiPriority w:val="29"/>
    <w:rsid w:val="000857C3"/>
    <w:pPr>
      <w:spacing w:afterAutospacing="1" w:line="300" w:lineRule="atLeast"/>
      <w:ind w:left="1400"/>
    </w:pPr>
    <w:rPr>
      <w:rFonts w:ascii="Times New Roman" w:hAnsi="Times New Roman"/>
      <w:szCs w:val="24"/>
      <w:lang w:val="en-GB"/>
    </w:rPr>
  </w:style>
  <w:style w:type="paragraph" w:styleId="TOC9">
    <w:name w:val="toc 9"/>
    <w:basedOn w:val="Normal"/>
    <w:next w:val="Normal"/>
    <w:autoRedefine/>
    <w:uiPriority w:val="29"/>
    <w:rsid w:val="000857C3"/>
    <w:pPr>
      <w:spacing w:afterAutospacing="1" w:line="300" w:lineRule="atLeast"/>
      <w:ind w:left="1600"/>
    </w:pPr>
    <w:rPr>
      <w:rFonts w:ascii="Times New Roman" w:hAnsi="Times New Roman"/>
      <w:szCs w:val="24"/>
      <w:lang w:val="en-GB"/>
    </w:rPr>
  </w:style>
  <w:style w:type="paragraph" w:styleId="CommentSubject">
    <w:name w:val="annotation subject"/>
    <w:basedOn w:val="Normal"/>
    <w:semiHidden/>
    <w:rsid w:val="00F3759E"/>
    <w:pPr>
      <w:spacing w:after="100" w:afterAutospacing="1" w:line="300" w:lineRule="atLeast"/>
    </w:pPr>
    <w:rPr>
      <w:rFonts w:ascii="Verdana" w:hAnsi="Verdana" w:cs="Times New (W1)"/>
      <w:b/>
      <w:bCs/>
      <w:lang w:val="en-GB"/>
    </w:rPr>
  </w:style>
  <w:style w:type="paragraph" w:customStyle="1" w:styleId="BodyText1">
    <w:name w:val="Body Text 1"/>
    <w:link w:val="BodyText1Char"/>
    <w:rsid w:val="003351EB"/>
    <w:pPr>
      <w:suppressAutoHyphens/>
      <w:spacing w:after="120"/>
    </w:pPr>
    <w:rPr>
      <w:szCs w:val="24"/>
      <w:lang w:eastAsia="ar-SA"/>
    </w:rPr>
  </w:style>
  <w:style w:type="character" w:styleId="FootnoteReference">
    <w:name w:val="footnote reference"/>
    <w:basedOn w:val="DefaultParagraphFont"/>
    <w:semiHidden/>
    <w:rsid w:val="00066714"/>
    <w:rPr>
      <w:rFonts w:cs="Times New Roman"/>
      <w:vertAlign w:val="superscript"/>
    </w:rPr>
  </w:style>
  <w:style w:type="paragraph" w:customStyle="1" w:styleId="CodeExample">
    <w:name w:val="Code Example"/>
    <w:next w:val="BodyText1"/>
    <w:uiPriority w:val="1"/>
    <w:rsid w:val="00302837"/>
    <w:pPr>
      <w:shd w:val="clear" w:color="auto" w:fill="DDD9C3" w:themeFill="background2" w:themeFillShade="E6"/>
      <w:suppressAutoHyphens/>
      <w:ind w:left="144"/>
    </w:pPr>
    <w:rPr>
      <w:rFonts w:ascii="Courier New" w:hAnsi="Courier New"/>
      <w:sz w:val="18"/>
      <w:szCs w:val="24"/>
      <w:lang w:eastAsia="ar-SA"/>
    </w:rPr>
  </w:style>
  <w:style w:type="paragraph" w:customStyle="1" w:styleId="Preface">
    <w:name w:val="Preface"/>
    <w:basedOn w:val="Heading1"/>
    <w:next w:val="BodyText1"/>
    <w:link w:val="PrefaceChar"/>
    <w:uiPriority w:val="2"/>
    <w:rsid w:val="003351EB"/>
    <w:pPr>
      <w:numPr>
        <w:numId w:val="0"/>
      </w:numPr>
    </w:pPr>
  </w:style>
  <w:style w:type="character" w:customStyle="1" w:styleId="PrefaceChar">
    <w:name w:val="Preface Char"/>
    <w:basedOn w:val="DefaultParagraphFont"/>
    <w:link w:val="Preface"/>
    <w:uiPriority w:val="2"/>
    <w:locked/>
    <w:rsid w:val="003351EB"/>
    <w:rPr>
      <w:rFonts w:ascii="Verdana" w:hAnsi="Verdana" w:cs="Arial"/>
      <w:b/>
      <w:bCs/>
      <w:color w:val="D27C32"/>
      <w:sz w:val="36"/>
      <w:szCs w:val="28"/>
    </w:rPr>
  </w:style>
  <w:style w:type="paragraph" w:customStyle="1" w:styleId="WW-NormalWeb">
    <w:name w:val="WW-Normal (Web)"/>
    <w:basedOn w:val="Normal"/>
    <w:uiPriority w:val="49"/>
    <w:unhideWhenUsed/>
    <w:rsid w:val="008B74EA"/>
    <w:pPr>
      <w:widowControl w:val="0"/>
      <w:suppressAutoHyphens/>
      <w:spacing w:before="280" w:after="280"/>
    </w:pPr>
    <w:rPr>
      <w:rFonts w:ascii="Times New Roman" w:hAnsi="Times New Roman" w:cs="Tahoma"/>
      <w:sz w:val="22"/>
      <w:szCs w:val="24"/>
    </w:rPr>
  </w:style>
  <w:style w:type="paragraph" w:styleId="Revision">
    <w:name w:val="Revision"/>
    <w:hidden/>
    <w:semiHidden/>
    <w:rsid w:val="005E7976"/>
  </w:style>
  <w:style w:type="character" w:customStyle="1" w:styleId="BodyText2Char">
    <w:name w:val="Body Text 2 Char"/>
    <w:basedOn w:val="DefaultParagraphFont"/>
    <w:link w:val="BodyText2"/>
    <w:rsid w:val="0055233C"/>
    <w:rPr>
      <w:rFonts w:cs="Times New (W1)"/>
      <w:szCs w:val="24"/>
    </w:rPr>
  </w:style>
  <w:style w:type="paragraph" w:customStyle="1" w:styleId="Bullet2">
    <w:name w:val="Bullet 2"/>
    <w:qFormat/>
    <w:rsid w:val="00417311"/>
    <w:pPr>
      <w:numPr>
        <w:numId w:val="9"/>
      </w:numPr>
      <w:spacing w:after="60"/>
      <w:ind w:left="720"/>
    </w:pPr>
    <w:rPr>
      <w:rFonts w:cs="Times New (W1)"/>
      <w:szCs w:val="24"/>
      <w:lang w:eastAsia="ar-SA"/>
    </w:rPr>
  </w:style>
  <w:style w:type="paragraph" w:customStyle="1" w:styleId="AppHeading3">
    <w:name w:val="App Heading 3"/>
    <w:next w:val="BodyText1"/>
    <w:uiPriority w:val="4"/>
    <w:rsid w:val="005B35F2"/>
    <w:pPr>
      <w:keepNext/>
      <w:numPr>
        <w:ilvl w:val="2"/>
        <w:numId w:val="6"/>
      </w:numPr>
      <w:tabs>
        <w:tab w:val="left" w:pos="1080"/>
      </w:tabs>
      <w:spacing w:before="240" w:after="60"/>
    </w:pPr>
    <w:rPr>
      <w:rFonts w:cs="Times New (W1)"/>
      <w:b/>
      <w:sz w:val="22"/>
    </w:rPr>
  </w:style>
  <w:style w:type="paragraph" w:customStyle="1" w:styleId="AppHeading2">
    <w:name w:val="App Heading 2"/>
    <w:next w:val="BodyText1"/>
    <w:uiPriority w:val="4"/>
    <w:qFormat/>
    <w:rsid w:val="005B35F2"/>
    <w:pPr>
      <w:keepNext/>
      <w:widowControl w:val="0"/>
      <w:numPr>
        <w:ilvl w:val="1"/>
        <w:numId w:val="6"/>
      </w:numPr>
      <w:tabs>
        <w:tab w:val="left" w:pos="576"/>
      </w:tabs>
      <w:spacing w:before="240" w:line="240" w:lineRule="atLeast"/>
      <w:outlineLvl w:val="0"/>
    </w:pPr>
    <w:rPr>
      <w:rFonts w:cs="Times New (W1)"/>
      <w:b/>
      <w:sz w:val="24"/>
    </w:rPr>
  </w:style>
  <w:style w:type="paragraph" w:customStyle="1" w:styleId="AppHeading1">
    <w:name w:val="App Heading 1"/>
    <w:next w:val="BodyText1"/>
    <w:uiPriority w:val="3"/>
    <w:semiHidden/>
    <w:rsid w:val="005B35F2"/>
    <w:pPr>
      <w:keepNext/>
      <w:pageBreakBefore/>
      <w:widowControl w:val="0"/>
      <w:tabs>
        <w:tab w:val="left" w:pos="2520"/>
        <w:tab w:val="num" w:pos="3240"/>
      </w:tabs>
      <w:spacing w:before="240" w:after="100" w:afterAutospacing="1" w:line="240" w:lineRule="atLeast"/>
      <w:ind w:left="720" w:hanging="720"/>
      <w:outlineLvl w:val="0"/>
    </w:pPr>
    <w:rPr>
      <w:rFonts w:ascii="Verdana" w:hAnsi="Verdana" w:cs="Times New (W1)"/>
      <w:b/>
      <w:color w:val="D27C32"/>
      <w:sz w:val="36"/>
      <w:szCs w:val="36"/>
      <w:lang w:val="en-GB"/>
    </w:rPr>
  </w:style>
  <w:style w:type="paragraph" w:customStyle="1" w:styleId="BulletLast">
    <w:name w:val="Bullet Last"/>
    <w:basedOn w:val="Bullet"/>
    <w:next w:val="BodyText1"/>
    <w:qFormat/>
    <w:rsid w:val="00417311"/>
    <w:pPr>
      <w:numPr>
        <w:numId w:val="10"/>
      </w:numPr>
      <w:spacing w:after="120"/>
      <w:ind w:left="360"/>
    </w:pPr>
  </w:style>
  <w:style w:type="paragraph" w:customStyle="1" w:styleId="Bullet2Last">
    <w:name w:val="Bullet 2 Last"/>
    <w:basedOn w:val="Bullet2"/>
    <w:next w:val="Bullet"/>
    <w:qFormat/>
    <w:rsid w:val="00417311"/>
    <w:pPr>
      <w:numPr>
        <w:numId w:val="11"/>
      </w:numPr>
      <w:tabs>
        <w:tab w:val="left" w:pos="360"/>
        <w:tab w:val="left" w:pos="720"/>
      </w:tabs>
      <w:spacing w:after="120"/>
    </w:pPr>
  </w:style>
  <w:style w:type="paragraph" w:customStyle="1" w:styleId="AppdHeading1">
    <w:name w:val="Appd Heading 1"/>
    <w:basedOn w:val="AppHeading1"/>
    <w:next w:val="BodyText1"/>
    <w:uiPriority w:val="4"/>
    <w:qFormat/>
    <w:rsid w:val="00FF3947"/>
    <w:pPr>
      <w:numPr>
        <w:numId w:val="5"/>
      </w:numPr>
      <w:spacing w:after="60" w:afterAutospacing="0"/>
    </w:pPr>
    <w:rPr>
      <w:lang w:val="en-US"/>
    </w:rPr>
  </w:style>
  <w:style w:type="character" w:customStyle="1" w:styleId="BulletChar">
    <w:name w:val="Bullet Char"/>
    <w:link w:val="Bullet"/>
    <w:rsid w:val="00FF7973"/>
    <w:rPr>
      <w:rFonts w:cs="Times New (W1)"/>
      <w:szCs w:val="24"/>
      <w:lang w:eastAsia="ar-SA"/>
    </w:rPr>
  </w:style>
  <w:style w:type="character" w:styleId="Strong">
    <w:name w:val="Strong"/>
    <w:qFormat/>
    <w:locked/>
    <w:rsid w:val="00417311"/>
    <w:rPr>
      <w:b/>
    </w:rPr>
  </w:style>
  <w:style w:type="character" w:customStyle="1" w:styleId="BodyText1Char">
    <w:name w:val="Body Text 1 Char"/>
    <w:link w:val="BodyText1"/>
    <w:rsid w:val="003609C7"/>
    <w:rPr>
      <w:szCs w:val="24"/>
      <w:lang w:eastAsia="ar-SA"/>
    </w:rPr>
  </w:style>
  <w:style w:type="character" w:styleId="CommentReference">
    <w:name w:val="annotation reference"/>
    <w:basedOn w:val="DefaultParagraphFont"/>
    <w:uiPriority w:val="99"/>
    <w:unhideWhenUsed/>
    <w:qFormat/>
    <w:rsid w:val="00350BB6"/>
    <w:rPr>
      <w:sz w:val="16"/>
      <w:szCs w:val="16"/>
    </w:rPr>
  </w:style>
  <w:style w:type="paragraph" w:styleId="CommentText">
    <w:name w:val="annotation text"/>
    <w:basedOn w:val="Normal"/>
    <w:link w:val="CommentTextChar"/>
    <w:uiPriority w:val="99"/>
    <w:unhideWhenUsed/>
    <w:qFormat/>
    <w:rsid w:val="00350BB6"/>
  </w:style>
  <w:style w:type="character" w:customStyle="1" w:styleId="CommentTextChar">
    <w:name w:val="Comment Text Char"/>
    <w:basedOn w:val="DefaultParagraphFont"/>
    <w:link w:val="CommentText"/>
    <w:uiPriority w:val="99"/>
    <w:qFormat/>
    <w:rsid w:val="00350BB6"/>
  </w:style>
  <w:style w:type="paragraph" w:customStyle="1" w:styleId="Bullet-2">
    <w:name w:val="Bullet-2"/>
    <w:basedOn w:val="Bullet"/>
    <w:rsid w:val="00325526"/>
    <w:pPr>
      <w:numPr>
        <w:numId w:val="17"/>
      </w:numPr>
      <w:tabs>
        <w:tab w:val="left" w:pos="360"/>
        <w:tab w:val="left" w:pos="720"/>
      </w:tabs>
      <w:suppressAutoHyphens w:val="0"/>
      <w:spacing w:after="120"/>
      <w:ind w:left="720"/>
    </w:pPr>
    <w:rPr>
      <w:lang w:val="en-GB" w:eastAsia="en-US"/>
    </w:rPr>
  </w:style>
  <w:style w:type="paragraph" w:customStyle="1" w:styleId="Tablebullet2">
    <w:name w:val="Table bullet 2"/>
    <w:basedOn w:val="Normal"/>
    <w:qFormat/>
    <w:rsid w:val="00325526"/>
    <w:pPr>
      <w:tabs>
        <w:tab w:val="left" w:pos="216"/>
      </w:tabs>
      <w:spacing w:before="60" w:after="60"/>
      <w:ind w:left="720" w:hanging="360"/>
    </w:pPr>
    <w:rPr>
      <w:rFonts w:cs="Times New (W1)"/>
      <w:sz w:val="18"/>
      <w:lang w:val="en-GB"/>
    </w:rPr>
  </w:style>
  <w:style w:type="paragraph" w:customStyle="1" w:styleId="Default">
    <w:name w:val="Default"/>
    <w:rsid w:val="00D6285C"/>
    <w:pPr>
      <w:autoSpaceDE w:val="0"/>
      <w:autoSpaceDN w:val="0"/>
      <w:adjustRightInd w:val="0"/>
    </w:pPr>
    <w:rPr>
      <w:rFonts w:ascii="Lucida Console" w:eastAsiaTheme="minorHAnsi" w:hAnsi="Lucida Console" w:cs="Lucida Console"/>
      <w:color w:val="000000"/>
      <w:sz w:val="24"/>
      <w:szCs w:val="24"/>
      <w:lang w:val="en-GB"/>
    </w:rPr>
  </w:style>
  <w:style w:type="paragraph" w:styleId="ListParagraph">
    <w:name w:val="List Paragraph"/>
    <w:basedOn w:val="Normal"/>
    <w:uiPriority w:val="34"/>
    <w:qFormat/>
    <w:rsid w:val="006F499E"/>
    <w:pPr>
      <w:spacing w:after="160" w:line="259" w:lineRule="auto"/>
      <w:ind w:left="720"/>
      <w:contextualSpacing/>
    </w:pPr>
    <w:rPr>
      <w:rFonts w:asciiTheme="minorHAnsi" w:eastAsiaTheme="minorHAnsi" w:hAnsiTheme="minorHAnsi" w:cstheme="minorBidi"/>
      <w:sz w:val="22"/>
      <w:szCs w:val="22"/>
      <w:lang w:val="en-GB"/>
    </w:rPr>
  </w:style>
  <w:style w:type="paragraph" w:customStyle="1" w:styleId="AppHeading4">
    <w:name w:val="App Heading4"/>
    <w:basedOn w:val="AppHeading3"/>
    <w:next w:val="BodyText1"/>
    <w:uiPriority w:val="49"/>
    <w:qFormat/>
    <w:rsid w:val="005621F5"/>
    <w:pPr>
      <w:numPr>
        <w:ilvl w:val="0"/>
        <w:numId w:val="0"/>
      </w:numPr>
      <w:tabs>
        <w:tab w:val="left" w:pos="2160"/>
      </w:tabs>
      <w:ind w:left="1080" w:hanging="1080"/>
    </w:pPr>
  </w:style>
  <w:style w:type="paragraph" w:customStyle="1" w:styleId="graphic0">
    <w:name w:val="graphic"/>
    <w:next w:val="Caption"/>
    <w:qFormat/>
    <w:rsid w:val="00A70E5C"/>
    <w:pPr>
      <w:keepNext/>
      <w:spacing w:before="240"/>
    </w:pPr>
    <w:rPr>
      <w:szCs w:val="24"/>
      <w:lang w:eastAsia="ar-SA"/>
    </w:rPr>
  </w:style>
  <w:style w:type="character" w:customStyle="1" w:styleId="apple-converted-space">
    <w:name w:val="apple-converted-space"/>
    <w:basedOn w:val="DefaultParagraphFont"/>
    <w:rsid w:val="00533D8A"/>
  </w:style>
  <w:style w:type="character" w:styleId="Emphasis">
    <w:name w:val="Emphasis"/>
    <w:basedOn w:val="DefaultParagraphFont"/>
    <w:uiPriority w:val="20"/>
    <w:qFormat/>
    <w:locked/>
    <w:rsid w:val="00533D8A"/>
    <w:rPr>
      <w:i/>
      <w:iCs/>
    </w:rPr>
  </w:style>
  <w:style w:type="paragraph" w:styleId="ListNumber2">
    <w:name w:val="List Number 2"/>
    <w:aliases w:val="ln2"/>
    <w:basedOn w:val="Normal"/>
    <w:rsid w:val="00060353"/>
    <w:pPr>
      <w:numPr>
        <w:numId w:val="62"/>
      </w:numPr>
      <w:spacing w:after="120"/>
      <w:contextualSpacing/>
    </w:pPr>
  </w:style>
  <w:style w:type="table" w:customStyle="1" w:styleId="TableGrid1">
    <w:name w:val="Table Grid1"/>
    <w:basedOn w:val="TableNormal"/>
    <w:next w:val="TableGrid"/>
    <w:uiPriority w:val="39"/>
    <w:rsid w:val="00E81B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E81B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39"/>
    <w:rsid w:val="00E81B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39"/>
    <w:rsid w:val="00E81B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E81B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39"/>
    <w:rsid w:val="00E81B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TextChar1">
    <w:name w:val="Comment Text Char1"/>
    <w:basedOn w:val="DefaultParagraphFont"/>
    <w:semiHidden/>
    <w:rsid w:val="002D5CD7"/>
    <w:rPr>
      <w:rFonts w:ascii="Arial" w:hAnsi="Arial"/>
      <w:lang w:bidi="en-US"/>
    </w:rPr>
  </w:style>
  <w:style w:type="paragraph" w:customStyle="1" w:styleId="Code">
    <w:name w:val="Code"/>
    <w:next w:val="BodyText1"/>
    <w:rsid w:val="00C201E6"/>
    <w:pPr>
      <w:shd w:val="clear" w:color="auto" w:fill="D9D9D9" w:themeFill="background1" w:themeFillShade="D9"/>
      <w:suppressAutoHyphens/>
      <w:spacing w:before="240" w:after="240"/>
    </w:pPr>
    <w:rPr>
      <w:rFonts w:ascii="Courier New" w:hAnsi="Courier New"/>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100"/>
              <w:marBottom w:val="100"/>
              <w:divBdr>
                <w:top w:val="none" w:sz="0" w:space="0" w:color="auto"/>
                <w:left w:val="none" w:sz="0" w:space="0" w:color="auto"/>
                <w:bottom w:val="none" w:sz="0" w:space="0" w:color="auto"/>
                <w:right w:val="none" w:sz="0" w:space="0" w:color="auto"/>
              </w:divBdr>
              <w:divsChild>
                <w:div w:id="1">
                  <w:marLeft w:val="480"/>
                  <w:marRight w:val="0"/>
                  <w:marTop w:val="375"/>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
      <w:marLeft w:val="150"/>
      <w:marRight w:val="150"/>
      <w:marTop w:val="150"/>
      <w:marBottom w:val="15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28922259">
      <w:bodyDiv w:val="1"/>
      <w:marLeft w:val="0"/>
      <w:marRight w:val="0"/>
      <w:marTop w:val="0"/>
      <w:marBottom w:val="0"/>
      <w:divBdr>
        <w:top w:val="none" w:sz="0" w:space="0" w:color="auto"/>
        <w:left w:val="none" w:sz="0" w:space="0" w:color="auto"/>
        <w:bottom w:val="none" w:sz="0" w:space="0" w:color="auto"/>
        <w:right w:val="none" w:sz="0" w:space="0" w:color="auto"/>
      </w:divBdr>
    </w:div>
    <w:div w:id="76250063">
      <w:bodyDiv w:val="1"/>
      <w:marLeft w:val="0"/>
      <w:marRight w:val="0"/>
      <w:marTop w:val="0"/>
      <w:marBottom w:val="0"/>
      <w:divBdr>
        <w:top w:val="none" w:sz="0" w:space="0" w:color="auto"/>
        <w:left w:val="none" w:sz="0" w:space="0" w:color="auto"/>
        <w:bottom w:val="none" w:sz="0" w:space="0" w:color="auto"/>
        <w:right w:val="none" w:sz="0" w:space="0" w:color="auto"/>
      </w:divBdr>
    </w:div>
    <w:div w:id="93597878">
      <w:bodyDiv w:val="1"/>
      <w:marLeft w:val="0"/>
      <w:marRight w:val="0"/>
      <w:marTop w:val="0"/>
      <w:marBottom w:val="0"/>
      <w:divBdr>
        <w:top w:val="none" w:sz="0" w:space="0" w:color="auto"/>
        <w:left w:val="none" w:sz="0" w:space="0" w:color="auto"/>
        <w:bottom w:val="none" w:sz="0" w:space="0" w:color="auto"/>
        <w:right w:val="none" w:sz="0" w:space="0" w:color="auto"/>
      </w:divBdr>
      <w:divsChild>
        <w:div w:id="432942820">
          <w:marLeft w:val="360"/>
          <w:marRight w:val="0"/>
          <w:marTop w:val="200"/>
          <w:marBottom w:val="0"/>
          <w:divBdr>
            <w:top w:val="none" w:sz="0" w:space="0" w:color="auto"/>
            <w:left w:val="none" w:sz="0" w:space="0" w:color="auto"/>
            <w:bottom w:val="none" w:sz="0" w:space="0" w:color="auto"/>
            <w:right w:val="none" w:sz="0" w:space="0" w:color="auto"/>
          </w:divBdr>
        </w:div>
      </w:divsChild>
    </w:div>
    <w:div w:id="107628067">
      <w:bodyDiv w:val="1"/>
      <w:marLeft w:val="0"/>
      <w:marRight w:val="0"/>
      <w:marTop w:val="0"/>
      <w:marBottom w:val="0"/>
      <w:divBdr>
        <w:top w:val="none" w:sz="0" w:space="0" w:color="auto"/>
        <w:left w:val="none" w:sz="0" w:space="0" w:color="auto"/>
        <w:bottom w:val="none" w:sz="0" w:space="0" w:color="auto"/>
        <w:right w:val="none" w:sz="0" w:space="0" w:color="auto"/>
      </w:divBdr>
      <w:divsChild>
        <w:div w:id="307168618">
          <w:marLeft w:val="1080"/>
          <w:marRight w:val="0"/>
          <w:marTop w:val="100"/>
          <w:marBottom w:val="0"/>
          <w:divBdr>
            <w:top w:val="none" w:sz="0" w:space="0" w:color="auto"/>
            <w:left w:val="none" w:sz="0" w:space="0" w:color="auto"/>
            <w:bottom w:val="none" w:sz="0" w:space="0" w:color="auto"/>
            <w:right w:val="none" w:sz="0" w:space="0" w:color="auto"/>
          </w:divBdr>
        </w:div>
        <w:div w:id="768891157">
          <w:marLeft w:val="1080"/>
          <w:marRight w:val="0"/>
          <w:marTop w:val="100"/>
          <w:marBottom w:val="0"/>
          <w:divBdr>
            <w:top w:val="none" w:sz="0" w:space="0" w:color="auto"/>
            <w:left w:val="none" w:sz="0" w:space="0" w:color="auto"/>
            <w:bottom w:val="none" w:sz="0" w:space="0" w:color="auto"/>
            <w:right w:val="none" w:sz="0" w:space="0" w:color="auto"/>
          </w:divBdr>
        </w:div>
        <w:div w:id="828324795">
          <w:marLeft w:val="1080"/>
          <w:marRight w:val="0"/>
          <w:marTop w:val="100"/>
          <w:marBottom w:val="0"/>
          <w:divBdr>
            <w:top w:val="none" w:sz="0" w:space="0" w:color="auto"/>
            <w:left w:val="none" w:sz="0" w:space="0" w:color="auto"/>
            <w:bottom w:val="none" w:sz="0" w:space="0" w:color="auto"/>
            <w:right w:val="none" w:sz="0" w:space="0" w:color="auto"/>
          </w:divBdr>
        </w:div>
        <w:div w:id="1245338655">
          <w:marLeft w:val="1080"/>
          <w:marRight w:val="0"/>
          <w:marTop w:val="100"/>
          <w:marBottom w:val="0"/>
          <w:divBdr>
            <w:top w:val="none" w:sz="0" w:space="0" w:color="auto"/>
            <w:left w:val="none" w:sz="0" w:space="0" w:color="auto"/>
            <w:bottom w:val="none" w:sz="0" w:space="0" w:color="auto"/>
            <w:right w:val="none" w:sz="0" w:space="0" w:color="auto"/>
          </w:divBdr>
        </w:div>
        <w:div w:id="1612401092">
          <w:marLeft w:val="1080"/>
          <w:marRight w:val="0"/>
          <w:marTop w:val="100"/>
          <w:marBottom w:val="0"/>
          <w:divBdr>
            <w:top w:val="none" w:sz="0" w:space="0" w:color="auto"/>
            <w:left w:val="none" w:sz="0" w:space="0" w:color="auto"/>
            <w:bottom w:val="none" w:sz="0" w:space="0" w:color="auto"/>
            <w:right w:val="none" w:sz="0" w:space="0" w:color="auto"/>
          </w:divBdr>
        </w:div>
        <w:div w:id="1677725300">
          <w:marLeft w:val="360"/>
          <w:marRight w:val="0"/>
          <w:marTop w:val="200"/>
          <w:marBottom w:val="0"/>
          <w:divBdr>
            <w:top w:val="none" w:sz="0" w:space="0" w:color="auto"/>
            <w:left w:val="none" w:sz="0" w:space="0" w:color="auto"/>
            <w:bottom w:val="none" w:sz="0" w:space="0" w:color="auto"/>
            <w:right w:val="none" w:sz="0" w:space="0" w:color="auto"/>
          </w:divBdr>
        </w:div>
        <w:div w:id="1892113186">
          <w:marLeft w:val="1080"/>
          <w:marRight w:val="0"/>
          <w:marTop w:val="100"/>
          <w:marBottom w:val="0"/>
          <w:divBdr>
            <w:top w:val="none" w:sz="0" w:space="0" w:color="auto"/>
            <w:left w:val="none" w:sz="0" w:space="0" w:color="auto"/>
            <w:bottom w:val="none" w:sz="0" w:space="0" w:color="auto"/>
            <w:right w:val="none" w:sz="0" w:space="0" w:color="auto"/>
          </w:divBdr>
        </w:div>
        <w:div w:id="2111847578">
          <w:marLeft w:val="360"/>
          <w:marRight w:val="0"/>
          <w:marTop w:val="200"/>
          <w:marBottom w:val="0"/>
          <w:divBdr>
            <w:top w:val="none" w:sz="0" w:space="0" w:color="auto"/>
            <w:left w:val="none" w:sz="0" w:space="0" w:color="auto"/>
            <w:bottom w:val="none" w:sz="0" w:space="0" w:color="auto"/>
            <w:right w:val="none" w:sz="0" w:space="0" w:color="auto"/>
          </w:divBdr>
        </w:div>
      </w:divsChild>
    </w:div>
    <w:div w:id="234974964">
      <w:bodyDiv w:val="1"/>
      <w:marLeft w:val="0"/>
      <w:marRight w:val="0"/>
      <w:marTop w:val="0"/>
      <w:marBottom w:val="0"/>
      <w:divBdr>
        <w:top w:val="none" w:sz="0" w:space="0" w:color="auto"/>
        <w:left w:val="none" w:sz="0" w:space="0" w:color="auto"/>
        <w:bottom w:val="none" w:sz="0" w:space="0" w:color="auto"/>
        <w:right w:val="none" w:sz="0" w:space="0" w:color="auto"/>
      </w:divBdr>
    </w:div>
    <w:div w:id="253977881">
      <w:bodyDiv w:val="1"/>
      <w:marLeft w:val="0"/>
      <w:marRight w:val="0"/>
      <w:marTop w:val="0"/>
      <w:marBottom w:val="0"/>
      <w:divBdr>
        <w:top w:val="none" w:sz="0" w:space="0" w:color="auto"/>
        <w:left w:val="none" w:sz="0" w:space="0" w:color="auto"/>
        <w:bottom w:val="none" w:sz="0" w:space="0" w:color="auto"/>
        <w:right w:val="none" w:sz="0" w:space="0" w:color="auto"/>
      </w:divBdr>
      <w:divsChild>
        <w:div w:id="1363631028">
          <w:marLeft w:val="360"/>
          <w:marRight w:val="0"/>
          <w:marTop w:val="200"/>
          <w:marBottom w:val="0"/>
          <w:divBdr>
            <w:top w:val="none" w:sz="0" w:space="0" w:color="auto"/>
            <w:left w:val="none" w:sz="0" w:space="0" w:color="auto"/>
            <w:bottom w:val="none" w:sz="0" w:space="0" w:color="auto"/>
            <w:right w:val="none" w:sz="0" w:space="0" w:color="auto"/>
          </w:divBdr>
        </w:div>
        <w:div w:id="1627933024">
          <w:marLeft w:val="1080"/>
          <w:marRight w:val="0"/>
          <w:marTop w:val="100"/>
          <w:marBottom w:val="0"/>
          <w:divBdr>
            <w:top w:val="none" w:sz="0" w:space="0" w:color="auto"/>
            <w:left w:val="none" w:sz="0" w:space="0" w:color="auto"/>
            <w:bottom w:val="none" w:sz="0" w:space="0" w:color="auto"/>
            <w:right w:val="none" w:sz="0" w:space="0" w:color="auto"/>
          </w:divBdr>
        </w:div>
      </w:divsChild>
    </w:div>
    <w:div w:id="278338604">
      <w:bodyDiv w:val="1"/>
      <w:marLeft w:val="0"/>
      <w:marRight w:val="0"/>
      <w:marTop w:val="0"/>
      <w:marBottom w:val="0"/>
      <w:divBdr>
        <w:top w:val="none" w:sz="0" w:space="0" w:color="auto"/>
        <w:left w:val="none" w:sz="0" w:space="0" w:color="auto"/>
        <w:bottom w:val="none" w:sz="0" w:space="0" w:color="auto"/>
        <w:right w:val="none" w:sz="0" w:space="0" w:color="auto"/>
      </w:divBdr>
    </w:div>
    <w:div w:id="386800398">
      <w:bodyDiv w:val="1"/>
      <w:marLeft w:val="0"/>
      <w:marRight w:val="0"/>
      <w:marTop w:val="0"/>
      <w:marBottom w:val="0"/>
      <w:divBdr>
        <w:top w:val="none" w:sz="0" w:space="0" w:color="auto"/>
        <w:left w:val="none" w:sz="0" w:space="0" w:color="auto"/>
        <w:bottom w:val="none" w:sz="0" w:space="0" w:color="auto"/>
        <w:right w:val="none" w:sz="0" w:space="0" w:color="auto"/>
      </w:divBdr>
      <w:divsChild>
        <w:div w:id="68889971">
          <w:marLeft w:val="360"/>
          <w:marRight w:val="0"/>
          <w:marTop w:val="200"/>
          <w:marBottom w:val="0"/>
          <w:divBdr>
            <w:top w:val="none" w:sz="0" w:space="0" w:color="auto"/>
            <w:left w:val="none" w:sz="0" w:space="0" w:color="auto"/>
            <w:bottom w:val="none" w:sz="0" w:space="0" w:color="auto"/>
            <w:right w:val="none" w:sz="0" w:space="0" w:color="auto"/>
          </w:divBdr>
        </w:div>
        <w:div w:id="938560625">
          <w:marLeft w:val="360"/>
          <w:marRight w:val="0"/>
          <w:marTop w:val="200"/>
          <w:marBottom w:val="0"/>
          <w:divBdr>
            <w:top w:val="none" w:sz="0" w:space="0" w:color="auto"/>
            <w:left w:val="none" w:sz="0" w:space="0" w:color="auto"/>
            <w:bottom w:val="none" w:sz="0" w:space="0" w:color="auto"/>
            <w:right w:val="none" w:sz="0" w:space="0" w:color="auto"/>
          </w:divBdr>
        </w:div>
        <w:div w:id="1265309834">
          <w:marLeft w:val="360"/>
          <w:marRight w:val="0"/>
          <w:marTop w:val="200"/>
          <w:marBottom w:val="0"/>
          <w:divBdr>
            <w:top w:val="none" w:sz="0" w:space="0" w:color="auto"/>
            <w:left w:val="none" w:sz="0" w:space="0" w:color="auto"/>
            <w:bottom w:val="none" w:sz="0" w:space="0" w:color="auto"/>
            <w:right w:val="none" w:sz="0" w:space="0" w:color="auto"/>
          </w:divBdr>
        </w:div>
        <w:div w:id="1473132267">
          <w:marLeft w:val="360"/>
          <w:marRight w:val="0"/>
          <w:marTop w:val="200"/>
          <w:marBottom w:val="0"/>
          <w:divBdr>
            <w:top w:val="none" w:sz="0" w:space="0" w:color="auto"/>
            <w:left w:val="none" w:sz="0" w:space="0" w:color="auto"/>
            <w:bottom w:val="none" w:sz="0" w:space="0" w:color="auto"/>
            <w:right w:val="none" w:sz="0" w:space="0" w:color="auto"/>
          </w:divBdr>
        </w:div>
        <w:div w:id="1524906194">
          <w:marLeft w:val="1080"/>
          <w:marRight w:val="0"/>
          <w:marTop w:val="100"/>
          <w:marBottom w:val="0"/>
          <w:divBdr>
            <w:top w:val="none" w:sz="0" w:space="0" w:color="auto"/>
            <w:left w:val="none" w:sz="0" w:space="0" w:color="auto"/>
            <w:bottom w:val="none" w:sz="0" w:space="0" w:color="auto"/>
            <w:right w:val="none" w:sz="0" w:space="0" w:color="auto"/>
          </w:divBdr>
        </w:div>
        <w:div w:id="1672216751">
          <w:marLeft w:val="360"/>
          <w:marRight w:val="0"/>
          <w:marTop w:val="200"/>
          <w:marBottom w:val="0"/>
          <w:divBdr>
            <w:top w:val="none" w:sz="0" w:space="0" w:color="auto"/>
            <w:left w:val="none" w:sz="0" w:space="0" w:color="auto"/>
            <w:bottom w:val="none" w:sz="0" w:space="0" w:color="auto"/>
            <w:right w:val="none" w:sz="0" w:space="0" w:color="auto"/>
          </w:divBdr>
        </w:div>
      </w:divsChild>
    </w:div>
    <w:div w:id="428622592">
      <w:bodyDiv w:val="1"/>
      <w:marLeft w:val="0"/>
      <w:marRight w:val="0"/>
      <w:marTop w:val="0"/>
      <w:marBottom w:val="0"/>
      <w:divBdr>
        <w:top w:val="none" w:sz="0" w:space="0" w:color="auto"/>
        <w:left w:val="none" w:sz="0" w:space="0" w:color="auto"/>
        <w:bottom w:val="none" w:sz="0" w:space="0" w:color="auto"/>
        <w:right w:val="none" w:sz="0" w:space="0" w:color="auto"/>
      </w:divBdr>
      <w:divsChild>
        <w:div w:id="877279328">
          <w:marLeft w:val="1080"/>
          <w:marRight w:val="0"/>
          <w:marTop w:val="100"/>
          <w:marBottom w:val="0"/>
          <w:divBdr>
            <w:top w:val="none" w:sz="0" w:space="0" w:color="auto"/>
            <w:left w:val="none" w:sz="0" w:space="0" w:color="auto"/>
            <w:bottom w:val="none" w:sz="0" w:space="0" w:color="auto"/>
            <w:right w:val="none" w:sz="0" w:space="0" w:color="auto"/>
          </w:divBdr>
        </w:div>
        <w:div w:id="1115251992">
          <w:marLeft w:val="360"/>
          <w:marRight w:val="0"/>
          <w:marTop w:val="200"/>
          <w:marBottom w:val="0"/>
          <w:divBdr>
            <w:top w:val="none" w:sz="0" w:space="0" w:color="auto"/>
            <w:left w:val="none" w:sz="0" w:space="0" w:color="auto"/>
            <w:bottom w:val="none" w:sz="0" w:space="0" w:color="auto"/>
            <w:right w:val="none" w:sz="0" w:space="0" w:color="auto"/>
          </w:divBdr>
        </w:div>
        <w:div w:id="1121537863">
          <w:marLeft w:val="360"/>
          <w:marRight w:val="0"/>
          <w:marTop w:val="200"/>
          <w:marBottom w:val="0"/>
          <w:divBdr>
            <w:top w:val="none" w:sz="0" w:space="0" w:color="auto"/>
            <w:left w:val="none" w:sz="0" w:space="0" w:color="auto"/>
            <w:bottom w:val="none" w:sz="0" w:space="0" w:color="auto"/>
            <w:right w:val="none" w:sz="0" w:space="0" w:color="auto"/>
          </w:divBdr>
        </w:div>
        <w:div w:id="1476873120">
          <w:marLeft w:val="360"/>
          <w:marRight w:val="0"/>
          <w:marTop w:val="200"/>
          <w:marBottom w:val="0"/>
          <w:divBdr>
            <w:top w:val="none" w:sz="0" w:space="0" w:color="auto"/>
            <w:left w:val="none" w:sz="0" w:space="0" w:color="auto"/>
            <w:bottom w:val="none" w:sz="0" w:space="0" w:color="auto"/>
            <w:right w:val="none" w:sz="0" w:space="0" w:color="auto"/>
          </w:divBdr>
        </w:div>
        <w:div w:id="2046708909">
          <w:marLeft w:val="360"/>
          <w:marRight w:val="0"/>
          <w:marTop w:val="200"/>
          <w:marBottom w:val="0"/>
          <w:divBdr>
            <w:top w:val="none" w:sz="0" w:space="0" w:color="auto"/>
            <w:left w:val="none" w:sz="0" w:space="0" w:color="auto"/>
            <w:bottom w:val="none" w:sz="0" w:space="0" w:color="auto"/>
            <w:right w:val="none" w:sz="0" w:space="0" w:color="auto"/>
          </w:divBdr>
        </w:div>
      </w:divsChild>
    </w:div>
    <w:div w:id="450321656">
      <w:bodyDiv w:val="1"/>
      <w:marLeft w:val="0"/>
      <w:marRight w:val="0"/>
      <w:marTop w:val="0"/>
      <w:marBottom w:val="0"/>
      <w:divBdr>
        <w:top w:val="none" w:sz="0" w:space="0" w:color="auto"/>
        <w:left w:val="none" w:sz="0" w:space="0" w:color="auto"/>
        <w:bottom w:val="none" w:sz="0" w:space="0" w:color="auto"/>
        <w:right w:val="none" w:sz="0" w:space="0" w:color="auto"/>
      </w:divBdr>
    </w:div>
    <w:div w:id="483277850">
      <w:bodyDiv w:val="1"/>
      <w:marLeft w:val="0"/>
      <w:marRight w:val="0"/>
      <w:marTop w:val="0"/>
      <w:marBottom w:val="0"/>
      <w:divBdr>
        <w:top w:val="none" w:sz="0" w:space="0" w:color="auto"/>
        <w:left w:val="none" w:sz="0" w:space="0" w:color="auto"/>
        <w:bottom w:val="none" w:sz="0" w:space="0" w:color="auto"/>
        <w:right w:val="none" w:sz="0" w:space="0" w:color="auto"/>
      </w:divBdr>
    </w:div>
    <w:div w:id="753625454">
      <w:bodyDiv w:val="1"/>
      <w:marLeft w:val="0"/>
      <w:marRight w:val="0"/>
      <w:marTop w:val="0"/>
      <w:marBottom w:val="0"/>
      <w:divBdr>
        <w:top w:val="none" w:sz="0" w:space="0" w:color="auto"/>
        <w:left w:val="none" w:sz="0" w:space="0" w:color="auto"/>
        <w:bottom w:val="none" w:sz="0" w:space="0" w:color="auto"/>
        <w:right w:val="none" w:sz="0" w:space="0" w:color="auto"/>
      </w:divBdr>
      <w:divsChild>
        <w:div w:id="231552545">
          <w:marLeft w:val="1080"/>
          <w:marRight w:val="0"/>
          <w:marTop w:val="100"/>
          <w:marBottom w:val="0"/>
          <w:divBdr>
            <w:top w:val="none" w:sz="0" w:space="0" w:color="auto"/>
            <w:left w:val="none" w:sz="0" w:space="0" w:color="auto"/>
            <w:bottom w:val="none" w:sz="0" w:space="0" w:color="auto"/>
            <w:right w:val="none" w:sz="0" w:space="0" w:color="auto"/>
          </w:divBdr>
        </w:div>
        <w:div w:id="535508130">
          <w:marLeft w:val="360"/>
          <w:marRight w:val="0"/>
          <w:marTop w:val="200"/>
          <w:marBottom w:val="0"/>
          <w:divBdr>
            <w:top w:val="none" w:sz="0" w:space="0" w:color="auto"/>
            <w:left w:val="none" w:sz="0" w:space="0" w:color="auto"/>
            <w:bottom w:val="none" w:sz="0" w:space="0" w:color="auto"/>
            <w:right w:val="none" w:sz="0" w:space="0" w:color="auto"/>
          </w:divBdr>
        </w:div>
        <w:div w:id="789204039">
          <w:marLeft w:val="1080"/>
          <w:marRight w:val="0"/>
          <w:marTop w:val="100"/>
          <w:marBottom w:val="0"/>
          <w:divBdr>
            <w:top w:val="none" w:sz="0" w:space="0" w:color="auto"/>
            <w:left w:val="none" w:sz="0" w:space="0" w:color="auto"/>
            <w:bottom w:val="none" w:sz="0" w:space="0" w:color="auto"/>
            <w:right w:val="none" w:sz="0" w:space="0" w:color="auto"/>
          </w:divBdr>
        </w:div>
        <w:div w:id="1218280968">
          <w:marLeft w:val="360"/>
          <w:marRight w:val="0"/>
          <w:marTop w:val="200"/>
          <w:marBottom w:val="0"/>
          <w:divBdr>
            <w:top w:val="none" w:sz="0" w:space="0" w:color="auto"/>
            <w:left w:val="none" w:sz="0" w:space="0" w:color="auto"/>
            <w:bottom w:val="none" w:sz="0" w:space="0" w:color="auto"/>
            <w:right w:val="none" w:sz="0" w:space="0" w:color="auto"/>
          </w:divBdr>
        </w:div>
        <w:div w:id="1433623789">
          <w:marLeft w:val="1080"/>
          <w:marRight w:val="0"/>
          <w:marTop w:val="100"/>
          <w:marBottom w:val="0"/>
          <w:divBdr>
            <w:top w:val="none" w:sz="0" w:space="0" w:color="auto"/>
            <w:left w:val="none" w:sz="0" w:space="0" w:color="auto"/>
            <w:bottom w:val="none" w:sz="0" w:space="0" w:color="auto"/>
            <w:right w:val="none" w:sz="0" w:space="0" w:color="auto"/>
          </w:divBdr>
        </w:div>
        <w:div w:id="1483422518">
          <w:marLeft w:val="360"/>
          <w:marRight w:val="0"/>
          <w:marTop w:val="200"/>
          <w:marBottom w:val="0"/>
          <w:divBdr>
            <w:top w:val="none" w:sz="0" w:space="0" w:color="auto"/>
            <w:left w:val="none" w:sz="0" w:space="0" w:color="auto"/>
            <w:bottom w:val="none" w:sz="0" w:space="0" w:color="auto"/>
            <w:right w:val="none" w:sz="0" w:space="0" w:color="auto"/>
          </w:divBdr>
        </w:div>
        <w:div w:id="1765419196">
          <w:marLeft w:val="360"/>
          <w:marRight w:val="0"/>
          <w:marTop w:val="200"/>
          <w:marBottom w:val="0"/>
          <w:divBdr>
            <w:top w:val="none" w:sz="0" w:space="0" w:color="auto"/>
            <w:left w:val="none" w:sz="0" w:space="0" w:color="auto"/>
            <w:bottom w:val="none" w:sz="0" w:space="0" w:color="auto"/>
            <w:right w:val="none" w:sz="0" w:space="0" w:color="auto"/>
          </w:divBdr>
        </w:div>
      </w:divsChild>
    </w:div>
    <w:div w:id="770855746">
      <w:bodyDiv w:val="1"/>
      <w:marLeft w:val="0"/>
      <w:marRight w:val="0"/>
      <w:marTop w:val="0"/>
      <w:marBottom w:val="0"/>
      <w:divBdr>
        <w:top w:val="none" w:sz="0" w:space="0" w:color="auto"/>
        <w:left w:val="none" w:sz="0" w:space="0" w:color="auto"/>
        <w:bottom w:val="none" w:sz="0" w:space="0" w:color="auto"/>
        <w:right w:val="none" w:sz="0" w:space="0" w:color="auto"/>
      </w:divBdr>
    </w:div>
    <w:div w:id="800076386">
      <w:bodyDiv w:val="1"/>
      <w:marLeft w:val="0"/>
      <w:marRight w:val="0"/>
      <w:marTop w:val="0"/>
      <w:marBottom w:val="0"/>
      <w:divBdr>
        <w:top w:val="none" w:sz="0" w:space="0" w:color="auto"/>
        <w:left w:val="none" w:sz="0" w:space="0" w:color="auto"/>
        <w:bottom w:val="none" w:sz="0" w:space="0" w:color="auto"/>
        <w:right w:val="none" w:sz="0" w:space="0" w:color="auto"/>
      </w:divBdr>
      <w:divsChild>
        <w:div w:id="941690067">
          <w:marLeft w:val="1080"/>
          <w:marRight w:val="0"/>
          <w:marTop w:val="100"/>
          <w:marBottom w:val="0"/>
          <w:divBdr>
            <w:top w:val="none" w:sz="0" w:space="0" w:color="auto"/>
            <w:left w:val="none" w:sz="0" w:space="0" w:color="auto"/>
            <w:bottom w:val="none" w:sz="0" w:space="0" w:color="auto"/>
            <w:right w:val="none" w:sz="0" w:space="0" w:color="auto"/>
          </w:divBdr>
        </w:div>
        <w:div w:id="1660310206">
          <w:marLeft w:val="360"/>
          <w:marRight w:val="0"/>
          <w:marTop w:val="200"/>
          <w:marBottom w:val="0"/>
          <w:divBdr>
            <w:top w:val="none" w:sz="0" w:space="0" w:color="auto"/>
            <w:left w:val="none" w:sz="0" w:space="0" w:color="auto"/>
            <w:bottom w:val="none" w:sz="0" w:space="0" w:color="auto"/>
            <w:right w:val="none" w:sz="0" w:space="0" w:color="auto"/>
          </w:divBdr>
        </w:div>
        <w:div w:id="1710377293">
          <w:marLeft w:val="360"/>
          <w:marRight w:val="0"/>
          <w:marTop w:val="200"/>
          <w:marBottom w:val="0"/>
          <w:divBdr>
            <w:top w:val="none" w:sz="0" w:space="0" w:color="auto"/>
            <w:left w:val="none" w:sz="0" w:space="0" w:color="auto"/>
            <w:bottom w:val="none" w:sz="0" w:space="0" w:color="auto"/>
            <w:right w:val="none" w:sz="0" w:space="0" w:color="auto"/>
          </w:divBdr>
        </w:div>
      </w:divsChild>
    </w:div>
    <w:div w:id="844827151">
      <w:bodyDiv w:val="1"/>
      <w:marLeft w:val="0"/>
      <w:marRight w:val="0"/>
      <w:marTop w:val="0"/>
      <w:marBottom w:val="0"/>
      <w:divBdr>
        <w:top w:val="none" w:sz="0" w:space="0" w:color="auto"/>
        <w:left w:val="none" w:sz="0" w:space="0" w:color="auto"/>
        <w:bottom w:val="none" w:sz="0" w:space="0" w:color="auto"/>
        <w:right w:val="none" w:sz="0" w:space="0" w:color="auto"/>
      </w:divBdr>
    </w:div>
    <w:div w:id="879197793">
      <w:bodyDiv w:val="1"/>
      <w:marLeft w:val="0"/>
      <w:marRight w:val="0"/>
      <w:marTop w:val="0"/>
      <w:marBottom w:val="0"/>
      <w:divBdr>
        <w:top w:val="none" w:sz="0" w:space="0" w:color="auto"/>
        <w:left w:val="none" w:sz="0" w:space="0" w:color="auto"/>
        <w:bottom w:val="none" w:sz="0" w:space="0" w:color="auto"/>
        <w:right w:val="none" w:sz="0" w:space="0" w:color="auto"/>
      </w:divBdr>
    </w:div>
    <w:div w:id="939223173">
      <w:bodyDiv w:val="1"/>
      <w:marLeft w:val="0"/>
      <w:marRight w:val="0"/>
      <w:marTop w:val="0"/>
      <w:marBottom w:val="0"/>
      <w:divBdr>
        <w:top w:val="none" w:sz="0" w:space="0" w:color="auto"/>
        <w:left w:val="none" w:sz="0" w:space="0" w:color="auto"/>
        <w:bottom w:val="none" w:sz="0" w:space="0" w:color="auto"/>
        <w:right w:val="none" w:sz="0" w:space="0" w:color="auto"/>
      </w:divBdr>
    </w:div>
    <w:div w:id="961421376">
      <w:bodyDiv w:val="1"/>
      <w:marLeft w:val="0"/>
      <w:marRight w:val="0"/>
      <w:marTop w:val="0"/>
      <w:marBottom w:val="0"/>
      <w:divBdr>
        <w:top w:val="none" w:sz="0" w:space="0" w:color="auto"/>
        <w:left w:val="none" w:sz="0" w:space="0" w:color="auto"/>
        <w:bottom w:val="none" w:sz="0" w:space="0" w:color="auto"/>
        <w:right w:val="none" w:sz="0" w:space="0" w:color="auto"/>
      </w:divBdr>
    </w:div>
    <w:div w:id="973024052">
      <w:bodyDiv w:val="1"/>
      <w:marLeft w:val="0"/>
      <w:marRight w:val="0"/>
      <w:marTop w:val="0"/>
      <w:marBottom w:val="0"/>
      <w:divBdr>
        <w:top w:val="none" w:sz="0" w:space="0" w:color="auto"/>
        <w:left w:val="none" w:sz="0" w:space="0" w:color="auto"/>
        <w:bottom w:val="none" w:sz="0" w:space="0" w:color="auto"/>
        <w:right w:val="none" w:sz="0" w:space="0" w:color="auto"/>
      </w:divBdr>
      <w:divsChild>
        <w:div w:id="197209354">
          <w:marLeft w:val="360"/>
          <w:marRight w:val="0"/>
          <w:marTop w:val="200"/>
          <w:marBottom w:val="0"/>
          <w:divBdr>
            <w:top w:val="none" w:sz="0" w:space="0" w:color="auto"/>
            <w:left w:val="none" w:sz="0" w:space="0" w:color="auto"/>
            <w:bottom w:val="none" w:sz="0" w:space="0" w:color="auto"/>
            <w:right w:val="none" w:sz="0" w:space="0" w:color="auto"/>
          </w:divBdr>
        </w:div>
        <w:div w:id="278028216">
          <w:marLeft w:val="1080"/>
          <w:marRight w:val="0"/>
          <w:marTop w:val="100"/>
          <w:marBottom w:val="0"/>
          <w:divBdr>
            <w:top w:val="none" w:sz="0" w:space="0" w:color="auto"/>
            <w:left w:val="none" w:sz="0" w:space="0" w:color="auto"/>
            <w:bottom w:val="none" w:sz="0" w:space="0" w:color="auto"/>
            <w:right w:val="none" w:sz="0" w:space="0" w:color="auto"/>
          </w:divBdr>
        </w:div>
        <w:div w:id="282658219">
          <w:marLeft w:val="360"/>
          <w:marRight w:val="0"/>
          <w:marTop w:val="200"/>
          <w:marBottom w:val="0"/>
          <w:divBdr>
            <w:top w:val="none" w:sz="0" w:space="0" w:color="auto"/>
            <w:left w:val="none" w:sz="0" w:space="0" w:color="auto"/>
            <w:bottom w:val="none" w:sz="0" w:space="0" w:color="auto"/>
            <w:right w:val="none" w:sz="0" w:space="0" w:color="auto"/>
          </w:divBdr>
        </w:div>
        <w:div w:id="337119953">
          <w:marLeft w:val="360"/>
          <w:marRight w:val="0"/>
          <w:marTop w:val="200"/>
          <w:marBottom w:val="0"/>
          <w:divBdr>
            <w:top w:val="none" w:sz="0" w:space="0" w:color="auto"/>
            <w:left w:val="none" w:sz="0" w:space="0" w:color="auto"/>
            <w:bottom w:val="none" w:sz="0" w:space="0" w:color="auto"/>
            <w:right w:val="none" w:sz="0" w:space="0" w:color="auto"/>
          </w:divBdr>
        </w:div>
        <w:div w:id="701126950">
          <w:marLeft w:val="1080"/>
          <w:marRight w:val="0"/>
          <w:marTop w:val="100"/>
          <w:marBottom w:val="0"/>
          <w:divBdr>
            <w:top w:val="none" w:sz="0" w:space="0" w:color="auto"/>
            <w:left w:val="none" w:sz="0" w:space="0" w:color="auto"/>
            <w:bottom w:val="none" w:sz="0" w:space="0" w:color="auto"/>
            <w:right w:val="none" w:sz="0" w:space="0" w:color="auto"/>
          </w:divBdr>
        </w:div>
        <w:div w:id="983506124">
          <w:marLeft w:val="360"/>
          <w:marRight w:val="0"/>
          <w:marTop w:val="200"/>
          <w:marBottom w:val="0"/>
          <w:divBdr>
            <w:top w:val="none" w:sz="0" w:space="0" w:color="auto"/>
            <w:left w:val="none" w:sz="0" w:space="0" w:color="auto"/>
            <w:bottom w:val="none" w:sz="0" w:space="0" w:color="auto"/>
            <w:right w:val="none" w:sz="0" w:space="0" w:color="auto"/>
          </w:divBdr>
        </w:div>
        <w:div w:id="1067609177">
          <w:marLeft w:val="1080"/>
          <w:marRight w:val="0"/>
          <w:marTop w:val="100"/>
          <w:marBottom w:val="0"/>
          <w:divBdr>
            <w:top w:val="none" w:sz="0" w:space="0" w:color="auto"/>
            <w:left w:val="none" w:sz="0" w:space="0" w:color="auto"/>
            <w:bottom w:val="none" w:sz="0" w:space="0" w:color="auto"/>
            <w:right w:val="none" w:sz="0" w:space="0" w:color="auto"/>
          </w:divBdr>
        </w:div>
        <w:div w:id="1564636194">
          <w:marLeft w:val="360"/>
          <w:marRight w:val="0"/>
          <w:marTop w:val="200"/>
          <w:marBottom w:val="0"/>
          <w:divBdr>
            <w:top w:val="none" w:sz="0" w:space="0" w:color="auto"/>
            <w:left w:val="none" w:sz="0" w:space="0" w:color="auto"/>
            <w:bottom w:val="none" w:sz="0" w:space="0" w:color="auto"/>
            <w:right w:val="none" w:sz="0" w:space="0" w:color="auto"/>
          </w:divBdr>
        </w:div>
      </w:divsChild>
    </w:div>
    <w:div w:id="1100756200">
      <w:bodyDiv w:val="1"/>
      <w:marLeft w:val="0"/>
      <w:marRight w:val="0"/>
      <w:marTop w:val="0"/>
      <w:marBottom w:val="0"/>
      <w:divBdr>
        <w:top w:val="none" w:sz="0" w:space="0" w:color="auto"/>
        <w:left w:val="none" w:sz="0" w:space="0" w:color="auto"/>
        <w:bottom w:val="none" w:sz="0" w:space="0" w:color="auto"/>
        <w:right w:val="none" w:sz="0" w:space="0" w:color="auto"/>
      </w:divBdr>
    </w:div>
    <w:div w:id="1112941814">
      <w:bodyDiv w:val="1"/>
      <w:marLeft w:val="0"/>
      <w:marRight w:val="0"/>
      <w:marTop w:val="0"/>
      <w:marBottom w:val="0"/>
      <w:divBdr>
        <w:top w:val="none" w:sz="0" w:space="0" w:color="auto"/>
        <w:left w:val="none" w:sz="0" w:space="0" w:color="auto"/>
        <w:bottom w:val="none" w:sz="0" w:space="0" w:color="auto"/>
        <w:right w:val="none" w:sz="0" w:space="0" w:color="auto"/>
      </w:divBdr>
      <w:divsChild>
        <w:div w:id="300111803">
          <w:marLeft w:val="1080"/>
          <w:marRight w:val="0"/>
          <w:marTop w:val="100"/>
          <w:marBottom w:val="0"/>
          <w:divBdr>
            <w:top w:val="none" w:sz="0" w:space="0" w:color="auto"/>
            <w:left w:val="none" w:sz="0" w:space="0" w:color="auto"/>
            <w:bottom w:val="none" w:sz="0" w:space="0" w:color="auto"/>
            <w:right w:val="none" w:sz="0" w:space="0" w:color="auto"/>
          </w:divBdr>
        </w:div>
        <w:div w:id="437264373">
          <w:marLeft w:val="1080"/>
          <w:marRight w:val="0"/>
          <w:marTop w:val="100"/>
          <w:marBottom w:val="0"/>
          <w:divBdr>
            <w:top w:val="none" w:sz="0" w:space="0" w:color="auto"/>
            <w:left w:val="none" w:sz="0" w:space="0" w:color="auto"/>
            <w:bottom w:val="none" w:sz="0" w:space="0" w:color="auto"/>
            <w:right w:val="none" w:sz="0" w:space="0" w:color="auto"/>
          </w:divBdr>
        </w:div>
        <w:div w:id="553857654">
          <w:marLeft w:val="1080"/>
          <w:marRight w:val="0"/>
          <w:marTop w:val="100"/>
          <w:marBottom w:val="0"/>
          <w:divBdr>
            <w:top w:val="none" w:sz="0" w:space="0" w:color="auto"/>
            <w:left w:val="none" w:sz="0" w:space="0" w:color="auto"/>
            <w:bottom w:val="none" w:sz="0" w:space="0" w:color="auto"/>
            <w:right w:val="none" w:sz="0" w:space="0" w:color="auto"/>
          </w:divBdr>
        </w:div>
        <w:div w:id="681780254">
          <w:marLeft w:val="360"/>
          <w:marRight w:val="0"/>
          <w:marTop w:val="200"/>
          <w:marBottom w:val="0"/>
          <w:divBdr>
            <w:top w:val="none" w:sz="0" w:space="0" w:color="auto"/>
            <w:left w:val="none" w:sz="0" w:space="0" w:color="auto"/>
            <w:bottom w:val="none" w:sz="0" w:space="0" w:color="auto"/>
            <w:right w:val="none" w:sz="0" w:space="0" w:color="auto"/>
          </w:divBdr>
        </w:div>
        <w:div w:id="1247574325">
          <w:marLeft w:val="1080"/>
          <w:marRight w:val="0"/>
          <w:marTop w:val="100"/>
          <w:marBottom w:val="0"/>
          <w:divBdr>
            <w:top w:val="none" w:sz="0" w:space="0" w:color="auto"/>
            <w:left w:val="none" w:sz="0" w:space="0" w:color="auto"/>
            <w:bottom w:val="none" w:sz="0" w:space="0" w:color="auto"/>
            <w:right w:val="none" w:sz="0" w:space="0" w:color="auto"/>
          </w:divBdr>
        </w:div>
        <w:div w:id="1497308078">
          <w:marLeft w:val="1080"/>
          <w:marRight w:val="0"/>
          <w:marTop w:val="100"/>
          <w:marBottom w:val="0"/>
          <w:divBdr>
            <w:top w:val="none" w:sz="0" w:space="0" w:color="auto"/>
            <w:left w:val="none" w:sz="0" w:space="0" w:color="auto"/>
            <w:bottom w:val="none" w:sz="0" w:space="0" w:color="auto"/>
            <w:right w:val="none" w:sz="0" w:space="0" w:color="auto"/>
          </w:divBdr>
        </w:div>
        <w:div w:id="1905800671">
          <w:marLeft w:val="360"/>
          <w:marRight w:val="0"/>
          <w:marTop w:val="200"/>
          <w:marBottom w:val="0"/>
          <w:divBdr>
            <w:top w:val="none" w:sz="0" w:space="0" w:color="auto"/>
            <w:left w:val="none" w:sz="0" w:space="0" w:color="auto"/>
            <w:bottom w:val="none" w:sz="0" w:space="0" w:color="auto"/>
            <w:right w:val="none" w:sz="0" w:space="0" w:color="auto"/>
          </w:divBdr>
        </w:div>
      </w:divsChild>
    </w:div>
    <w:div w:id="1147822120">
      <w:bodyDiv w:val="1"/>
      <w:marLeft w:val="0"/>
      <w:marRight w:val="0"/>
      <w:marTop w:val="0"/>
      <w:marBottom w:val="0"/>
      <w:divBdr>
        <w:top w:val="none" w:sz="0" w:space="0" w:color="auto"/>
        <w:left w:val="none" w:sz="0" w:space="0" w:color="auto"/>
        <w:bottom w:val="none" w:sz="0" w:space="0" w:color="auto"/>
        <w:right w:val="none" w:sz="0" w:space="0" w:color="auto"/>
      </w:divBdr>
    </w:div>
    <w:div w:id="1231768651">
      <w:bodyDiv w:val="1"/>
      <w:marLeft w:val="0"/>
      <w:marRight w:val="0"/>
      <w:marTop w:val="0"/>
      <w:marBottom w:val="0"/>
      <w:divBdr>
        <w:top w:val="none" w:sz="0" w:space="0" w:color="auto"/>
        <w:left w:val="none" w:sz="0" w:space="0" w:color="auto"/>
        <w:bottom w:val="none" w:sz="0" w:space="0" w:color="auto"/>
        <w:right w:val="none" w:sz="0" w:space="0" w:color="auto"/>
      </w:divBdr>
    </w:div>
    <w:div w:id="1326857160">
      <w:bodyDiv w:val="1"/>
      <w:marLeft w:val="0"/>
      <w:marRight w:val="0"/>
      <w:marTop w:val="0"/>
      <w:marBottom w:val="0"/>
      <w:divBdr>
        <w:top w:val="none" w:sz="0" w:space="0" w:color="auto"/>
        <w:left w:val="none" w:sz="0" w:space="0" w:color="auto"/>
        <w:bottom w:val="none" w:sz="0" w:space="0" w:color="auto"/>
        <w:right w:val="none" w:sz="0" w:space="0" w:color="auto"/>
      </w:divBdr>
      <w:divsChild>
        <w:div w:id="79448933">
          <w:marLeft w:val="360"/>
          <w:marRight w:val="0"/>
          <w:marTop w:val="200"/>
          <w:marBottom w:val="0"/>
          <w:divBdr>
            <w:top w:val="none" w:sz="0" w:space="0" w:color="auto"/>
            <w:left w:val="none" w:sz="0" w:space="0" w:color="auto"/>
            <w:bottom w:val="none" w:sz="0" w:space="0" w:color="auto"/>
            <w:right w:val="none" w:sz="0" w:space="0" w:color="auto"/>
          </w:divBdr>
        </w:div>
        <w:div w:id="1148982349">
          <w:marLeft w:val="1080"/>
          <w:marRight w:val="0"/>
          <w:marTop w:val="100"/>
          <w:marBottom w:val="0"/>
          <w:divBdr>
            <w:top w:val="none" w:sz="0" w:space="0" w:color="auto"/>
            <w:left w:val="none" w:sz="0" w:space="0" w:color="auto"/>
            <w:bottom w:val="none" w:sz="0" w:space="0" w:color="auto"/>
            <w:right w:val="none" w:sz="0" w:space="0" w:color="auto"/>
          </w:divBdr>
        </w:div>
        <w:div w:id="1191145784">
          <w:marLeft w:val="360"/>
          <w:marRight w:val="0"/>
          <w:marTop w:val="200"/>
          <w:marBottom w:val="0"/>
          <w:divBdr>
            <w:top w:val="none" w:sz="0" w:space="0" w:color="auto"/>
            <w:left w:val="none" w:sz="0" w:space="0" w:color="auto"/>
            <w:bottom w:val="none" w:sz="0" w:space="0" w:color="auto"/>
            <w:right w:val="none" w:sz="0" w:space="0" w:color="auto"/>
          </w:divBdr>
        </w:div>
        <w:div w:id="1386444209">
          <w:marLeft w:val="360"/>
          <w:marRight w:val="0"/>
          <w:marTop w:val="200"/>
          <w:marBottom w:val="0"/>
          <w:divBdr>
            <w:top w:val="none" w:sz="0" w:space="0" w:color="auto"/>
            <w:left w:val="none" w:sz="0" w:space="0" w:color="auto"/>
            <w:bottom w:val="none" w:sz="0" w:space="0" w:color="auto"/>
            <w:right w:val="none" w:sz="0" w:space="0" w:color="auto"/>
          </w:divBdr>
        </w:div>
        <w:div w:id="1658920550">
          <w:marLeft w:val="1080"/>
          <w:marRight w:val="0"/>
          <w:marTop w:val="100"/>
          <w:marBottom w:val="0"/>
          <w:divBdr>
            <w:top w:val="none" w:sz="0" w:space="0" w:color="auto"/>
            <w:left w:val="none" w:sz="0" w:space="0" w:color="auto"/>
            <w:bottom w:val="none" w:sz="0" w:space="0" w:color="auto"/>
            <w:right w:val="none" w:sz="0" w:space="0" w:color="auto"/>
          </w:divBdr>
        </w:div>
        <w:div w:id="1663729174">
          <w:marLeft w:val="360"/>
          <w:marRight w:val="0"/>
          <w:marTop w:val="200"/>
          <w:marBottom w:val="0"/>
          <w:divBdr>
            <w:top w:val="none" w:sz="0" w:space="0" w:color="auto"/>
            <w:left w:val="none" w:sz="0" w:space="0" w:color="auto"/>
            <w:bottom w:val="none" w:sz="0" w:space="0" w:color="auto"/>
            <w:right w:val="none" w:sz="0" w:space="0" w:color="auto"/>
          </w:divBdr>
        </w:div>
        <w:div w:id="1788305756">
          <w:marLeft w:val="1080"/>
          <w:marRight w:val="0"/>
          <w:marTop w:val="100"/>
          <w:marBottom w:val="0"/>
          <w:divBdr>
            <w:top w:val="none" w:sz="0" w:space="0" w:color="auto"/>
            <w:left w:val="none" w:sz="0" w:space="0" w:color="auto"/>
            <w:bottom w:val="none" w:sz="0" w:space="0" w:color="auto"/>
            <w:right w:val="none" w:sz="0" w:space="0" w:color="auto"/>
          </w:divBdr>
        </w:div>
        <w:div w:id="1812597233">
          <w:marLeft w:val="360"/>
          <w:marRight w:val="0"/>
          <w:marTop w:val="200"/>
          <w:marBottom w:val="0"/>
          <w:divBdr>
            <w:top w:val="none" w:sz="0" w:space="0" w:color="auto"/>
            <w:left w:val="none" w:sz="0" w:space="0" w:color="auto"/>
            <w:bottom w:val="none" w:sz="0" w:space="0" w:color="auto"/>
            <w:right w:val="none" w:sz="0" w:space="0" w:color="auto"/>
          </w:divBdr>
        </w:div>
        <w:div w:id="1932661829">
          <w:marLeft w:val="360"/>
          <w:marRight w:val="0"/>
          <w:marTop w:val="200"/>
          <w:marBottom w:val="0"/>
          <w:divBdr>
            <w:top w:val="none" w:sz="0" w:space="0" w:color="auto"/>
            <w:left w:val="none" w:sz="0" w:space="0" w:color="auto"/>
            <w:bottom w:val="none" w:sz="0" w:space="0" w:color="auto"/>
            <w:right w:val="none" w:sz="0" w:space="0" w:color="auto"/>
          </w:divBdr>
        </w:div>
      </w:divsChild>
    </w:div>
    <w:div w:id="1339313735">
      <w:bodyDiv w:val="1"/>
      <w:marLeft w:val="0"/>
      <w:marRight w:val="0"/>
      <w:marTop w:val="0"/>
      <w:marBottom w:val="0"/>
      <w:divBdr>
        <w:top w:val="none" w:sz="0" w:space="0" w:color="auto"/>
        <w:left w:val="none" w:sz="0" w:space="0" w:color="auto"/>
        <w:bottom w:val="none" w:sz="0" w:space="0" w:color="auto"/>
        <w:right w:val="none" w:sz="0" w:space="0" w:color="auto"/>
      </w:divBdr>
      <w:divsChild>
        <w:div w:id="295836559">
          <w:marLeft w:val="1080"/>
          <w:marRight w:val="0"/>
          <w:marTop w:val="100"/>
          <w:marBottom w:val="0"/>
          <w:divBdr>
            <w:top w:val="none" w:sz="0" w:space="0" w:color="auto"/>
            <w:left w:val="none" w:sz="0" w:space="0" w:color="auto"/>
            <w:bottom w:val="none" w:sz="0" w:space="0" w:color="auto"/>
            <w:right w:val="none" w:sz="0" w:space="0" w:color="auto"/>
          </w:divBdr>
        </w:div>
        <w:div w:id="352461090">
          <w:marLeft w:val="360"/>
          <w:marRight w:val="0"/>
          <w:marTop w:val="200"/>
          <w:marBottom w:val="0"/>
          <w:divBdr>
            <w:top w:val="none" w:sz="0" w:space="0" w:color="auto"/>
            <w:left w:val="none" w:sz="0" w:space="0" w:color="auto"/>
            <w:bottom w:val="none" w:sz="0" w:space="0" w:color="auto"/>
            <w:right w:val="none" w:sz="0" w:space="0" w:color="auto"/>
          </w:divBdr>
        </w:div>
        <w:div w:id="638730138">
          <w:marLeft w:val="360"/>
          <w:marRight w:val="0"/>
          <w:marTop w:val="200"/>
          <w:marBottom w:val="0"/>
          <w:divBdr>
            <w:top w:val="none" w:sz="0" w:space="0" w:color="auto"/>
            <w:left w:val="none" w:sz="0" w:space="0" w:color="auto"/>
            <w:bottom w:val="none" w:sz="0" w:space="0" w:color="auto"/>
            <w:right w:val="none" w:sz="0" w:space="0" w:color="auto"/>
          </w:divBdr>
        </w:div>
        <w:div w:id="991252114">
          <w:marLeft w:val="1080"/>
          <w:marRight w:val="0"/>
          <w:marTop w:val="100"/>
          <w:marBottom w:val="0"/>
          <w:divBdr>
            <w:top w:val="none" w:sz="0" w:space="0" w:color="auto"/>
            <w:left w:val="none" w:sz="0" w:space="0" w:color="auto"/>
            <w:bottom w:val="none" w:sz="0" w:space="0" w:color="auto"/>
            <w:right w:val="none" w:sz="0" w:space="0" w:color="auto"/>
          </w:divBdr>
        </w:div>
        <w:div w:id="1160388061">
          <w:marLeft w:val="360"/>
          <w:marRight w:val="0"/>
          <w:marTop w:val="200"/>
          <w:marBottom w:val="0"/>
          <w:divBdr>
            <w:top w:val="none" w:sz="0" w:space="0" w:color="auto"/>
            <w:left w:val="none" w:sz="0" w:space="0" w:color="auto"/>
            <w:bottom w:val="none" w:sz="0" w:space="0" w:color="auto"/>
            <w:right w:val="none" w:sz="0" w:space="0" w:color="auto"/>
          </w:divBdr>
        </w:div>
        <w:div w:id="1269462943">
          <w:marLeft w:val="1080"/>
          <w:marRight w:val="0"/>
          <w:marTop w:val="100"/>
          <w:marBottom w:val="0"/>
          <w:divBdr>
            <w:top w:val="none" w:sz="0" w:space="0" w:color="auto"/>
            <w:left w:val="none" w:sz="0" w:space="0" w:color="auto"/>
            <w:bottom w:val="none" w:sz="0" w:space="0" w:color="auto"/>
            <w:right w:val="none" w:sz="0" w:space="0" w:color="auto"/>
          </w:divBdr>
        </w:div>
        <w:div w:id="1869639761">
          <w:marLeft w:val="360"/>
          <w:marRight w:val="0"/>
          <w:marTop w:val="200"/>
          <w:marBottom w:val="0"/>
          <w:divBdr>
            <w:top w:val="none" w:sz="0" w:space="0" w:color="auto"/>
            <w:left w:val="none" w:sz="0" w:space="0" w:color="auto"/>
            <w:bottom w:val="none" w:sz="0" w:space="0" w:color="auto"/>
            <w:right w:val="none" w:sz="0" w:space="0" w:color="auto"/>
          </w:divBdr>
        </w:div>
      </w:divsChild>
    </w:div>
    <w:div w:id="1342048625">
      <w:bodyDiv w:val="1"/>
      <w:marLeft w:val="0"/>
      <w:marRight w:val="0"/>
      <w:marTop w:val="0"/>
      <w:marBottom w:val="0"/>
      <w:divBdr>
        <w:top w:val="none" w:sz="0" w:space="0" w:color="auto"/>
        <w:left w:val="none" w:sz="0" w:space="0" w:color="auto"/>
        <w:bottom w:val="none" w:sz="0" w:space="0" w:color="auto"/>
        <w:right w:val="none" w:sz="0" w:space="0" w:color="auto"/>
      </w:divBdr>
      <w:divsChild>
        <w:div w:id="389231993">
          <w:marLeft w:val="360"/>
          <w:marRight w:val="0"/>
          <w:marTop w:val="200"/>
          <w:marBottom w:val="0"/>
          <w:divBdr>
            <w:top w:val="none" w:sz="0" w:space="0" w:color="auto"/>
            <w:left w:val="none" w:sz="0" w:space="0" w:color="auto"/>
            <w:bottom w:val="none" w:sz="0" w:space="0" w:color="auto"/>
            <w:right w:val="none" w:sz="0" w:space="0" w:color="auto"/>
          </w:divBdr>
        </w:div>
        <w:div w:id="512956473">
          <w:marLeft w:val="360"/>
          <w:marRight w:val="0"/>
          <w:marTop w:val="200"/>
          <w:marBottom w:val="0"/>
          <w:divBdr>
            <w:top w:val="none" w:sz="0" w:space="0" w:color="auto"/>
            <w:left w:val="none" w:sz="0" w:space="0" w:color="auto"/>
            <w:bottom w:val="none" w:sz="0" w:space="0" w:color="auto"/>
            <w:right w:val="none" w:sz="0" w:space="0" w:color="auto"/>
          </w:divBdr>
        </w:div>
        <w:div w:id="844712241">
          <w:marLeft w:val="1080"/>
          <w:marRight w:val="0"/>
          <w:marTop w:val="100"/>
          <w:marBottom w:val="0"/>
          <w:divBdr>
            <w:top w:val="none" w:sz="0" w:space="0" w:color="auto"/>
            <w:left w:val="none" w:sz="0" w:space="0" w:color="auto"/>
            <w:bottom w:val="none" w:sz="0" w:space="0" w:color="auto"/>
            <w:right w:val="none" w:sz="0" w:space="0" w:color="auto"/>
          </w:divBdr>
        </w:div>
        <w:div w:id="1403721295">
          <w:marLeft w:val="1080"/>
          <w:marRight w:val="0"/>
          <w:marTop w:val="100"/>
          <w:marBottom w:val="0"/>
          <w:divBdr>
            <w:top w:val="none" w:sz="0" w:space="0" w:color="auto"/>
            <w:left w:val="none" w:sz="0" w:space="0" w:color="auto"/>
            <w:bottom w:val="none" w:sz="0" w:space="0" w:color="auto"/>
            <w:right w:val="none" w:sz="0" w:space="0" w:color="auto"/>
          </w:divBdr>
        </w:div>
        <w:div w:id="1409187714">
          <w:marLeft w:val="1080"/>
          <w:marRight w:val="0"/>
          <w:marTop w:val="100"/>
          <w:marBottom w:val="0"/>
          <w:divBdr>
            <w:top w:val="none" w:sz="0" w:space="0" w:color="auto"/>
            <w:left w:val="none" w:sz="0" w:space="0" w:color="auto"/>
            <w:bottom w:val="none" w:sz="0" w:space="0" w:color="auto"/>
            <w:right w:val="none" w:sz="0" w:space="0" w:color="auto"/>
          </w:divBdr>
        </w:div>
        <w:div w:id="1626277665">
          <w:marLeft w:val="360"/>
          <w:marRight w:val="0"/>
          <w:marTop w:val="200"/>
          <w:marBottom w:val="0"/>
          <w:divBdr>
            <w:top w:val="none" w:sz="0" w:space="0" w:color="auto"/>
            <w:left w:val="none" w:sz="0" w:space="0" w:color="auto"/>
            <w:bottom w:val="none" w:sz="0" w:space="0" w:color="auto"/>
            <w:right w:val="none" w:sz="0" w:space="0" w:color="auto"/>
          </w:divBdr>
        </w:div>
        <w:div w:id="1803688759">
          <w:marLeft w:val="1080"/>
          <w:marRight w:val="0"/>
          <w:marTop w:val="100"/>
          <w:marBottom w:val="0"/>
          <w:divBdr>
            <w:top w:val="none" w:sz="0" w:space="0" w:color="auto"/>
            <w:left w:val="none" w:sz="0" w:space="0" w:color="auto"/>
            <w:bottom w:val="none" w:sz="0" w:space="0" w:color="auto"/>
            <w:right w:val="none" w:sz="0" w:space="0" w:color="auto"/>
          </w:divBdr>
        </w:div>
        <w:div w:id="2054965615">
          <w:marLeft w:val="1080"/>
          <w:marRight w:val="0"/>
          <w:marTop w:val="100"/>
          <w:marBottom w:val="0"/>
          <w:divBdr>
            <w:top w:val="none" w:sz="0" w:space="0" w:color="auto"/>
            <w:left w:val="none" w:sz="0" w:space="0" w:color="auto"/>
            <w:bottom w:val="none" w:sz="0" w:space="0" w:color="auto"/>
            <w:right w:val="none" w:sz="0" w:space="0" w:color="auto"/>
          </w:divBdr>
        </w:div>
      </w:divsChild>
    </w:div>
    <w:div w:id="1404835232">
      <w:bodyDiv w:val="1"/>
      <w:marLeft w:val="0"/>
      <w:marRight w:val="0"/>
      <w:marTop w:val="0"/>
      <w:marBottom w:val="0"/>
      <w:divBdr>
        <w:top w:val="none" w:sz="0" w:space="0" w:color="auto"/>
        <w:left w:val="none" w:sz="0" w:space="0" w:color="auto"/>
        <w:bottom w:val="none" w:sz="0" w:space="0" w:color="auto"/>
        <w:right w:val="none" w:sz="0" w:space="0" w:color="auto"/>
      </w:divBdr>
    </w:div>
    <w:div w:id="1579051006">
      <w:bodyDiv w:val="1"/>
      <w:marLeft w:val="0"/>
      <w:marRight w:val="0"/>
      <w:marTop w:val="0"/>
      <w:marBottom w:val="0"/>
      <w:divBdr>
        <w:top w:val="none" w:sz="0" w:space="0" w:color="auto"/>
        <w:left w:val="none" w:sz="0" w:space="0" w:color="auto"/>
        <w:bottom w:val="none" w:sz="0" w:space="0" w:color="auto"/>
        <w:right w:val="none" w:sz="0" w:space="0" w:color="auto"/>
      </w:divBdr>
    </w:div>
    <w:div w:id="1638797494">
      <w:bodyDiv w:val="1"/>
      <w:marLeft w:val="0"/>
      <w:marRight w:val="0"/>
      <w:marTop w:val="0"/>
      <w:marBottom w:val="0"/>
      <w:divBdr>
        <w:top w:val="none" w:sz="0" w:space="0" w:color="auto"/>
        <w:left w:val="none" w:sz="0" w:space="0" w:color="auto"/>
        <w:bottom w:val="none" w:sz="0" w:space="0" w:color="auto"/>
        <w:right w:val="none" w:sz="0" w:space="0" w:color="auto"/>
      </w:divBdr>
      <w:divsChild>
        <w:div w:id="423383045">
          <w:marLeft w:val="360"/>
          <w:marRight w:val="0"/>
          <w:marTop w:val="200"/>
          <w:marBottom w:val="0"/>
          <w:divBdr>
            <w:top w:val="none" w:sz="0" w:space="0" w:color="auto"/>
            <w:left w:val="none" w:sz="0" w:space="0" w:color="auto"/>
            <w:bottom w:val="none" w:sz="0" w:space="0" w:color="auto"/>
            <w:right w:val="none" w:sz="0" w:space="0" w:color="auto"/>
          </w:divBdr>
        </w:div>
        <w:div w:id="815924841">
          <w:marLeft w:val="360"/>
          <w:marRight w:val="0"/>
          <w:marTop w:val="200"/>
          <w:marBottom w:val="0"/>
          <w:divBdr>
            <w:top w:val="none" w:sz="0" w:space="0" w:color="auto"/>
            <w:left w:val="none" w:sz="0" w:space="0" w:color="auto"/>
            <w:bottom w:val="none" w:sz="0" w:space="0" w:color="auto"/>
            <w:right w:val="none" w:sz="0" w:space="0" w:color="auto"/>
          </w:divBdr>
        </w:div>
        <w:div w:id="1705522878">
          <w:marLeft w:val="1080"/>
          <w:marRight w:val="0"/>
          <w:marTop w:val="100"/>
          <w:marBottom w:val="0"/>
          <w:divBdr>
            <w:top w:val="none" w:sz="0" w:space="0" w:color="auto"/>
            <w:left w:val="none" w:sz="0" w:space="0" w:color="auto"/>
            <w:bottom w:val="none" w:sz="0" w:space="0" w:color="auto"/>
            <w:right w:val="none" w:sz="0" w:space="0" w:color="auto"/>
          </w:divBdr>
        </w:div>
        <w:div w:id="1808670567">
          <w:marLeft w:val="360"/>
          <w:marRight w:val="0"/>
          <w:marTop w:val="200"/>
          <w:marBottom w:val="0"/>
          <w:divBdr>
            <w:top w:val="none" w:sz="0" w:space="0" w:color="auto"/>
            <w:left w:val="none" w:sz="0" w:space="0" w:color="auto"/>
            <w:bottom w:val="none" w:sz="0" w:space="0" w:color="auto"/>
            <w:right w:val="none" w:sz="0" w:space="0" w:color="auto"/>
          </w:divBdr>
        </w:div>
        <w:div w:id="1950162506">
          <w:marLeft w:val="360"/>
          <w:marRight w:val="0"/>
          <w:marTop w:val="200"/>
          <w:marBottom w:val="0"/>
          <w:divBdr>
            <w:top w:val="none" w:sz="0" w:space="0" w:color="auto"/>
            <w:left w:val="none" w:sz="0" w:space="0" w:color="auto"/>
            <w:bottom w:val="none" w:sz="0" w:space="0" w:color="auto"/>
            <w:right w:val="none" w:sz="0" w:space="0" w:color="auto"/>
          </w:divBdr>
        </w:div>
        <w:div w:id="2068526994">
          <w:marLeft w:val="360"/>
          <w:marRight w:val="0"/>
          <w:marTop w:val="200"/>
          <w:marBottom w:val="0"/>
          <w:divBdr>
            <w:top w:val="none" w:sz="0" w:space="0" w:color="auto"/>
            <w:left w:val="none" w:sz="0" w:space="0" w:color="auto"/>
            <w:bottom w:val="none" w:sz="0" w:space="0" w:color="auto"/>
            <w:right w:val="none" w:sz="0" w:space="0" w:color="auto"/>
          </w:divBdr>
        </w:div>
      </w:divsChild>
    </w:div>
    <w:div w:id="1653168880">
      <w:bodyDiv w:val="1"/>
      <w:marLeft w:val="0"/>
      <w:marRight w:val="0"/>
      <w:marTop w:val="0"/>
      <w:marBottom w:val="0"/>
      <w:divBdr>
        <w:top w:val="none" w:sz="0" w:space="0" w:color="auto"/>
        <w:left w:val="none" w:sz="0" w:space="0" w:color="auto"/>
        <w:bottom w:val="none" w:sz="0" w:space="0" w:color="auto"/>
        <w:right w:val="none" w:sz="0" w:space="0" w:color="auto"/>
      </w:divBdr>
    </w:div>
    <w:div w:id="1663849605">
      <w:bodyDiv w:val="1"/>
      <w:marLeft w:val="0"/>
      <w:marRight w:val="0"/>
      <w:marTop w:val="0"/>
      <w:marBottom w:val="0"/>
      <w:divBdr>
        <w:top w:val="none" w:sz="0" w:space="0" w:color="auto"/>
        <w:left w:val="none" w:sz="0" w:space="0" w:color="auto"/>
        <w:bottom w:val="none" w:sz="0" w:space="0" w:color="auto"/>
        <w:right w:val="none" w:sz="0" w:space="0" w:color="auto"/>
      </w:divBdr>
      <w:divsChild>
        <w:div w:id="498544541">
          <w:marLeft w:val="360"/>
          <w:marRight w:val="0"/>
          <w:marTop w:val="200"/>
          <w:marBottom w:val="0"/>
          <w:divBdr>
            <w:top w:val="none" w:sz="0" w:space="0" w:color="auto"/>
            <w:left w:val="none" w:sz="0" w:space="0" w:color="auto"/>
            <w:bottom w:val="none" w:sz="0" w:space="0" w:color="auto"/>
            <w:right w:val="none" w:sz="0" w:space="0" w:color="auto"/>
          </w:divBdr>
        </w:div>
        <w:div w:id="666591828">
          <w:marLeft w:val="1080"/>
          <w:marRight w:val="0"/>
          <w:marTop w:val="100"/>
          <w:marBottom w:val="0"/>
          <w:divBdr>
            <w:top w:val="none" w:sz="0" w:space="0" w:color="auto"/>
            <w:left w:val="none" w:sz="0" w:space="0" w:color="auto"/>
            <w:bottom w:val="none" w:sz="0" w:space="0" w:color="auto"/>
            <w:right w:val="none" w:sz="0" w:space="0" w:color="auto"/>
          </w:divBdr>
        </w:div>
        <w:div w:id="697662595">
          <w:marLeft w:val="1080"/>
          <w:marRight w:val="0"/>
          <w:marTop w:val="100"/>
          <w:marBottom w:val="0"/>
          <w:divBdr>
            <w:top w:val="none" w:sz="0" w:space="0" w:color="auto"/>
            <w:left w:val="none" w:sz="0" w:space="0" w:color="auto"/>
            <w:bottom w:val="none" w:sz="0" w:space="0" w:color="auto"/>
            <w:right w:val="none" w:sz="0" w:space="0" w:color="auto"/>
          </w:divBdr>
        </w:div>
        <w:div w:id="1147819805">
          <w:marLeft w:val="1080"/>
          <w:marRight w:val="0"/>
          <w:marTop w:val="100"/>
          <w:marBottom w:val="0"/>
          <w:divBdr>
            <w:top w:val="none" w:sz="0" w:space="0" w:color="auto"/>
            <w:left w:val="none" w:sz="0" w:space="0" w:color="auto"/>
            <w:bottom w:val="none" w:sz="0" w:space="0" w:color="auto"/>
            <w:right w:val="none" w:sz="0" w:space="0" w:color="auto"/>
          </w:divBdr>
        </w:div>
      </w:divsChild>
    </w:div>
    <w:div w:id="1687171199">
      <w:bodyDiv w:val="1"/>
      <w:marLeft w:val="0"/>
      <w:marRight w:val="0"/>
      <w:marTop w:val="0"/>
      <w:marBottom w:val="0"/>
      <w:divBdr>
        <w:top w:val="none" w:sz="0" w:space="0" w:color="auto"/>
        <w:left w:val="none" w:sz="0" w:space="0" w:color="auto"/>
        <w:bottom w:val="none" w:sz="0" w:space="0" w:color="auto"/>
        <w:right w:val="none" w:sz="0" w:space="0" w:color="auto"/>
      </w:divBdr>
      <w:divsChild>
        <w:div w:id="251396315">
          <w:marLeft w:val="1080"/>
          <w:marRight w:val="0"/>
          <w:marTop w:val="100"/>
          <w:marBottom w:val="0"/>
          <w:divBdr>
            <w:top w:val="none" w:sz="0" w:space="0" w:color="auto"/>
            <w:left w:val="none" w:sz="0" w:space="0" w:color="auto"/>
            <w:bottom w:val="none" w:sz="0" w:space="0" w:color="auto"/>
            <w:right w:val="none" w:sz="0" w:space="0" w:color="auto"/>
          </w:divBdr>
        </w:div>
        <w:div w:id="723023381">
          <w:marLeft w:val="360"/>
          <w:marRight w:val="0"/>
          <w:marTop w:val="200"/>
          <w:marBottom w:val="0"/>
          <w:divBdr>
            <w:top w:val="none" w:sz="0" w:space="0" w:color="auto"/>
            <w:left w:val="none" w:sz="0" w:space="0" w:color="auto"/>
            <w:bottom w:val="none" w:sz="0" w:space="0" w:color="auto"/>
            <w:right w:val="none" w:sz="0" w:space="0" w:color="auto"/>
          </w:divBdr>
        </w:div>
        <w:div w:id="1773284231">
          <w:marLeft w:val="360"/>
          <w:marRight w:val="0"/>
          <w:marTop w:val="200"/>
          <w:marBottom w:val="0"/>
          <w:divBdr>
            <w:top w:val="none" w:sz="0" w:space="0" w:color="auto"/>
            <w:left w:val="none" w:sz="0" w:space="0" w:color="auto"/>
            <w:bottom w:val="none" w:sz="0" w:space="0" w:color="auto"/>
            <w:right w:val="none" w:sz="0" w:space="0" w:color="auto"/>
          </w:divBdr>
        </w:div>
        <w:div w:id="1977375002">
          <w:marLeft w:val="1080"/>
          <w:marRight w:val="0"/>
          <w:marTop w:val="100"/>
          <w:marBottom w:val="0"/>
          <w:divBdr>
            <w:top w:val="none" w:sz="0" w:space="0" w:color="auto"/>
            <w:left w:val="none" w:sz="0" w:space="0" w:color="auto"/>
            <w:bottom w:val="none" w:sz="0" w:space="0" w:color="auto"/>
            <w:right w:val="none" w:sz="0" w:space="0" w:color="auto"/>
          </w:divBdr>
        </w:div>
      </w:divsChild>
    </w:div>
    <w:div w:id="1691222133">
      <w:bodyDiv w:val="1"/>
      <w:marLeft w:val="0"/>
      <w:marRight w:val="0"/>
      <w:marTop w:val="0"/>
      <w:marBottom w:val="0"/>
      <w:divBdr>
        <w:top w:val="none" w:sz="0" w:space="0" w:color="auto"/>
        <w:left w:val="none" w:sz="0" w:space="0" w:color="auto"/>
        <w:bottom w:val="none" w:sz="0" w:space="0" w:color="auto"/>
        <w:right w:val="none" w:sz="0" w:space="0" w:color="auto"/>
      </w:divBdr>
    </w:div>
    <w:div w:id="1804231680">
      <w:bodyDiv w:val="1"/>
      <w:marLeft w:val="0"/>
      <w:marRight w:val="0"/>
      <w:marTop w:val="0"/>
      <w:marBottom w:val="0"/>
      <w:divBdr>
        <w:top w:val="none" w:sz="0" w:space="0" w:color="auto"/>
        <w:left w:val="none" w:sz="0" w:space="0" w:color="auto"/>
        <w:bottom w:val="none" w:sz="0" w:space="0" w:color="auto"/>
        <w:right w:val="none" w:sz="0" w:space="0" w:color="auto"/>
      </w:divBdr>
      <w:divsChild>
        <w:div w:id="17393505">
          <w:marLeft w:val="1080"/>
          <w:marRight w:val="0"/>
          <w:marTop w:val="100"/>
          <w:marBottom w:val="0"/>
          <w:divBdr>
            <w:top w:val="none" w:sz="0" w:space="0" w:color="auto"/>
            <w:left w:val="none" w:sz="0" w:space="0" w:color="auto"/>
            <w:bottom w:val="none" w:sz="0" w:space="0" w:color="auto"/>
            <w:right w:val="none" w:sz="0" w:space="0" w:color="auto"/>
          </w:divBdr>
        </w:div>
        <w:div w:id="221062705">
          <w:marLeft w:val="360"/>
          <w:marRight w:val="0"/>
          <w:marTop w:val="200"/>
          <w:marBottom w:val="0"/>
          <w:divBdr>
            <w:top w:val="none" w:sz="0" w:space="0" w:color="auto"/>
            <w:left w:val="none" w:sz="0" w:space="0" w:color="auto"/>
            <w:bottom w:val="none" w:sz="0" w:space="0" w:color="auto"/>
            <w:right w:val="none" w:sz="0" w:space="0" w:color="auto"/>
          </w:divBdr>
        </w:div>
        <w:div w:id="251013961">
          <w:marLeft w:val="1080"/>
          <w:marRight w:val="0"/>
          <w:marTop w:val="100"/>
          <w:marBottom w:val="0"/>
          <w:divBdr>
            <w:top w:val="none" w:sz="0" w:space="0" w:color="auto"/>
            <w:left w:val="none" w:sz="0" w:space="0" w:color="auto"/>
            <w:bottom w:val="none" w:sz="0" w:space="0" w:color="auto"/>
            <w:right w:val="none" w:sz="0" w:space="0" w:color="auto"/>
          </w:divBdr>
        </w:div>
        <w:div w:id="363290802">
          <w:marLeft w:val="360"/>
          <w:marRight w:val="0"/>
          <w:marTop w:val="200"/>
          <w:marBottom w:val="0"/>
          <w:divBdr>
            <w:top w:val="none" w:sz="0" w:space="0" w:color="auto"/>
            <w:left w:val="none" w:sz="0" w:space="0" w:color="auto"/>
            <w:bottom w:val="none" w:sz="0" w:space="0" w:color="auto"/>
            <w:right w:val="none" w:sz="0" w:space="0" w:color="auto"/>
          </w:divBdr>
        </w:div>
        <w:div w:id="386802183">
          <w:marLeft w:val="360"/>
          <w:marRight w:val="0"/>
          <w:marTop w:val="200"/>
          <w:marBottom w:val="0"/>
          <w:divBdr>
            <w:top w:val="none" w:sz="0" w:space="0" w:color="auto"/>
            <w:left w:val="none" w:sz="0" w:space="0" w:color="auto"/>
            <w:bottom w:val="none" w:sz="0" w:space="0" w:color="auto"/>
            <w:right w:val="none" w:sz="0" w:space="0" w:color="auto"/>
          </w:divBdr>
        </w:div>
        <w:div w:id="865021472">
          <w:marLeft w:val="360"/>
          <w:marRight w:val="0"/>
          <w:marTop w:val="200"/>
          <w:marBottom w:val="0"/>
          <w:divBdr>
            <w:top w:val="none" w:sz="0" w:space="0" w:color="auto"/>
            <w:left w:val="none" w:sz="0" w:space="0" w:color="auto"/>
            <w:bottom w:val="none" w:sz="0" w:space="0" w:color="auto"/>
            <w:right w:val="none" w:sz="0" w:space="0" w:color="auto"/>
          </w:divBdr>
        </w:div>
        <w:div w:id="1029260151">
          <w:marLeft w:val="1080"/>
          <w:marRight w:val="0"/>
          <w:marTop w:val="100"/>
          <w:marBottom w:val="0"/>
          <w:divBdr>
            <w:top w:val="none" w:sz="0" w:space="0" w:color="auto"/>
            <w:left w:val="none" w:sz="0" w:space="0" w:color="auto"/>
            <w:bottom w:val="none" w:sz="0" w:space="0" w:color="auto"/>
            <w:right w:val="none" w:sz="0" w:space="0" w:color="auto"/>
          </w:divBdr>
        </w:div>
        <w:div w:id="1096291285">
          <w:marLeft w:val="1080"/>
          <w:marRight w:val="0"/>
          <w:marTop w:val="100"/>
          <w:marBottom w:val="0"/>
          <w:divBdr>
            <w:top w:val="none" w:sz="0" w:space="0" w:color="auto"/>
            <w:left w:val="none" w:sz="0" w:space="0" w:color="auto"/>
            <w:bottom w:val="none" w:sz="0" w:space="0" w:color="auto"/>
            <w:right w:val="none" w:sz="0" w:space="0" w:color="auto"/>
          </w:divBdr>
        </w:div>
        <w:div w:id="1738161952">
          <w:marLeft w:val="1080"/>
          <w:marRight w:val="0"/>
          <w:marTop w:val="100"/>
          <w:marBottom w:val="0"/>
          <w:divBdr>
            <w:top w:val="none" w:sz="0" w:space="0" w:color="auto"/>
            <w:left w:val="none" w:sz="0" w:space="0" w:color="auto"/>
            <w:bottom w:val="none" w:sz="0" w:space="0" w:color="auto"/>
            <w:right w:val="none" w:sz="0" w:space="0" w:color="auto"/>
          </w:divBdr>
        </w:div>
      </w:divsChild>
    </w:div>
    <w:div w:id="1858350904">
      <w:bodyDiv w:val="1"/>
      <w:marLeft w:val="0"/>
      <w:marRight w:val="0"/>
      <w:marTop w:val="0"/>
      <w:marBottom w:val="0"/>
      <w:divBdr>
        <w:top w:val="none" w:sz="0" w:space="0" w:color="auto"/>
        <w:left w:val="none" w:sz="0" w:space="0" w:color="auto"/>
        <w:bottom w:val="none" w:sz="0" w:space="0" w:color="auto"/>
        <w:right w:val="none" w:sz="0" w:space="0" w:color="auto"/>
      </w:divBdr>
      <w:divsChild>
        <w:div w:id="299119018">
          <w:marLeft w:val="360"/>
          <w:marRight w:val="0"/>
          <w:marTop w:val="200"/>
          <w:marBottom w:val="0"/>
          <w:divBdr>
            <w:top w:val="none" w:sz="0" w:space="0" w:color="auto"/>
            <w:left w:val="none" w:sz="0" w:space="0" w:color="auto"/>
            <w:bottom w:val="none" w:sz="0" w:space="0" w:color="auto"/>
            <w:right w:val="none" w:sz="0" w:space="0" w:color="auto"/>
          </w:divBdr>
        </w:div>
        <w:div w:id="820654062">
          <w:marLeft w:val="360"/>
          <w:marRight w:val="0"/>
          <w:marTop w:val="200"/>
          <w:marBottom w:val="0"/>
          <w:divBdr>
            <w:top w:val="none" w:sz="0" w:space="0" w:color="auto"/>
            <w:left w:val="none" w:sz="0" w:space="0" w:color="auto"/>
            <w:bottom w:val="none" w:sz="0" w:space="0" w:color="auto"/>
            <w:right w:val="none" w:sz="0" w:space="0" w:color="auto"/>
          </w:divBdr>
        </w:div>
        <w:div w:id="1603608990">
          <w:marLeft w:val="1080"/>
          <w:marRight w:val="0"/>
          <w:marTop w:val="100"/>
          <w:marBottom w:val="0"/>
          <w:divBdr>
            <w:top w:val="none" w:sz="0" w:space="0" w:color="auto"/>
            <w:left w:val="none" w:sz="0" w:space="0" w:color="auto"/>
            <w:bottom w:val="none" w:sz="0" w:space="0" w:color="auto"/>
            <w:right w:val="none" w:sz="0" w:space="0" w:color="auto"/>
          </w:divBdr>
        </w:div>
        <w:div w:id="1750347924">
          <w:marLeft w:val="360"/>
          <w:marRight w:val="0"/>
          <w:marTop w:val="200"/>
          <w:marBottom w:val="0"/>
          <w:divBdr>
            <w:top w:val="none" w:sz="0" w:space="0" w:color="auto"/>
            <w:left w:val="none" w:sz="0" w:space="0" w:color="auto"/>
            <w:bottom w:val="none" w:sz="0" w:space="0" w:color="auto"/>
            <w:right w:val="none" w:sz="0" w:space="0" w:color="auto"/>
          </w:divBdr>
        </w:div>
        <w:div w:id="1787500839">
          <w:marLeft w:val="360"/>
          <w:marRight w:val="0"/>
          <w:marTop w:val="200"/>
          <w:marBottom w:val="0"/>
          <w:divBdr>
            <w:top w:val="none" w:sz="0" w:space="0" w:color="auto"/>
            <w:left w:val="none" w:sz="0" w:space="0" w:color="auto"/>
            <w:bottom w:val="none" w:sz="0" w:space="0" w:color="auto"/>
            <w:right w:val="none" w:sz="0" w:space="0" w:color="auto"/>
          </w:divBdr>
        </w:div>
      </w:divsChild>
    </w:div>
    <w:div w:id="1867478371">
      <w:bodyDiv w:val="1"/>
      <w:marLeft w:val="0"/>
      <w:marRight w:val="0"/>
      <w:marTop w:val="0"/>
      <w:marBottom w:val="0"/>
      <w:divBdr>
        <w:top w:val="none" w:sz="0" w:space="0" w:color="auto"/>
        <w:left w:val="none" w:sz="0" w:space="0" w:color="auto"/>
        <w:bottom w:val="none" w:sz="0" w:space="0" w:color="auto"/>
        <w:right w:val="none" w:sz="0" w:space="0" w:color="auto"/>
      </w:divBdr>
    </w:div>
    <w:div w:id="2038193532">
      <w:bodyDiv w:val="1"/>
      <w:marLeft w:val="0"/>
      <w:marRight w:val="0"/>
      <w:marTop w:val="0"/>
      <w:marBottom w:val="0"/>
      <w:divBdr>
        <w:top w:val="none" w:sz="0" w:space="0" w:color="auto"/>
        <w:left w:val="none" w:sz="0" w:space="0" w:color="auto"/>
        <w:bottom w:val="none" w:sz="0" w:space="0" w:color="auto"/>
        <w:right w:val="none" w:sz="0" w:space="0" w:color="auto"/>
      </w:divBdr>
    </w:div>
    <w:div w:id="2073504072">
      <w:bodyDiv w:val="1"/>
      <w:marLeft w:val="0"/>
      <w:marRight w:val="0"/>
      <w:marTop w:val="0"/>
      <w:marBottom w:val="0"/>
      <w:divBdr>
        <w:top w:val="none" w:sz="0" w:space="0" w:color="auto"/>
        <w:left w:val="none" w:sz="0" w:space="0" w:color="auto"/>
        <w:bottom w:val="none" w:sz="0" w:space="0" w:color="auto"/>
        <w:right w:val="none" w:sz="0" w:space="0" w:color="auto"/>
      </w:divBdr>
    </w:div>
    <w:div w:id="2137789446">
      <w:bodyDiv w:val="1"/>
      <w:marLeft w:val="0"/>
      <w:marRight w:val="0"/>
      <w:marTop w:val="0"/>
      <w:marBottom w:val="0"/>
      <w:divBdr>
        <w:top w:val="none" w:sz="0" w:space="0" w:color="auto"/>
        <w:left w:val="none" w:sz="0" w:space="0" w:color="auto"/>
        <w:bottom w:val="none" w:sz="0" w:space="0" w:color="auto"/>
        <w:right w:val="none" w:sz="0" w:space="0" w:color="auto"/>
      </w:divBdr>
      <w:divsChild>
        <w:div w:id="36007446">
          <w:marLeft w:val="360"/>
          <w:marRight w:val="0"/>
          <w:marTop w:val="200"/>
          <w:marBottom w:val="0"/>
          <w:divBdr>
            <w:top w:val="none" w:sz="0" w:space="0" w:color="auto"/>
            <w:left w:val="none" w:sz="0" w:space="0" w:color="auto"/>
            <w:bottom w:val="none" w:sz="0" w:space="0" w:color="auto"/>
            <w:right w:val="none" w:sz="0" w:space="0" w:color="auto"/>
          </w:divBdr>
        </w:div>
        <w:div w:id="701326582">
          <w:marLeft w:val="360"/>
          <w:marRight w:val="0"/>
          <w:marTop w:val="200"/>
          <w:marBottom w:val="0"/>
          <w:divBdr>
            <w:top w:val="none" w:sz="0" w:space="0" w:color="auto"/>
            <w:left w:val="none" w:sz="0" w:space="0" w:color="auto"/>
            <w:bottom w:val="none" w:sz="0" w:space="0" w:color="auto"/>
            <w:right w:val="none" w:sz="0" w:space="0" w:color="auto"/>
          </w:divBdr>
        </w:div>
        <w:div w:id="917250701">
          <w:marLeft w:val="360"/>
          <w:marRight w:val="0"/>
          <w:marTop w:val="200"/>
          <w:marBottom w:val="0"/>
          <w:divBdr>
            <w:top w:val="none" w:sz="0" w:space="0" w:color="auto"/>
            <w:left w:val="none" w:sz="0" w:space="0" w:color="auto"/>
            <w:bottom w:val="none" w:sz="0" w:space="0" w:color="auto"/>
            <w:right w:val="none" w:sz="0" w:space="0" w:color="auto"/>
          </w:divBdr>
        </w:div>
        <w:div w:id="1008290627">
          <w:marLeft w:val="360"/>
          <w:marRight w:val="0"/>
          <w:marTop w:val="200"/>
          <w:marBottom w:val="0"/>
          <w:divBdr>
            <w:top w:val="none" w:sz="0" w:space="0" w:color="auto"/>
            <w:left w:val="none" w:sz="0" w:space="0" w:color="auto"/>
            <w:bottom w:val="none" w:sz="0" w:space="0" w:color="auto"/>
            <w:right w:val="none" w:sz="0" w:space="0" w:color="auto"/>
          </w:divBdr>
        </w:div>
        <w:div w:id="1127116336">
          <w:marLeft w:val="1080"/>
          <w:marRight w:val="0"/>
          <w:marTop w:val="100"/>
          <w:marBottom w:val="0"/>
          <w:divBdr>
            <w:top w:val="none" w:sz="0" w:space="0" w:color="auto"/>
            <w:left w:val="none" w:sz="0" w:space="0" w:color="auto"/>
            <w:bottom w:val="none" w:sz="0" w:space="0" w:color="auto"/>
            <w:right w:val="none" w:sz="0" w:space="0" w:color="auto"/>
          </w:divBdr>
        </w:div>
        <w:div w:id="1508788597">
          <w:marLeft w:val="1080"/>
          <w:marRight w:val="0"/>
          <w:marTop w:val="100"/>
          <w:marBottom w:val="0"/>
          <w:divBdr>
            <w:top w:val="none" w:sz="0" w:space="0" w:color="auto"/>
            <w:left w:val="none" w:sz="0" w:space="0" w:color="auto"/>
            <w:bottom w:val="none" w:sz="0" w:space="0" w:color="auto"/>
            <w:right w:val="none" w:sz="0" w:space="0" w:color="auto"/>
          </w:divBdr>
        </w:div>
        <w:div w:id="1619750082">
          <w:marLeft w:val="1080"/>
          <w:marRight w:val="0"/>
          <w:marTop w:val="100"/>
          <w:marBottom w:val="0"/>
          <w:divBdr>
            <w:top w:val="none" w:sz="0" w:space="0" w:color="auto"/>
            <w:left w:val="none" w:sz="0" w:space="0" w:color="auto"/>
            <w:bottom w:val="none" w:sz="0" w:space="0" w:color="auto"/>
            <w:right w:val="none" w:sz="0" w:space="0" w:color="auto"/>
          </w:divBdr>
        </w:div>
        <w:div w:id="197305313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energistics.org/legal-policies" TargetMode="External"/><Relationship Id="rId18" Type="http://schemas.openxmlformats.org/officeDocument/2006/relationships/hyperlink" Target="http://www.ietf.org/rfc/rfc2119.txt"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www.energistics.org/standards-portfolio/etp-devkit" TargetMode="External"/><Relationship Id="rId7" Type="http://schemas.openxmlformats.org/officeDocument/2006/relationships/endnotes" Target="endnotes.xml"/><Relationship Id="rId12" Type="http://schemas.openxmlformats.org/officeDocument/2006/relationships/hyperlink" Target="mailto:info@energistics.org" TargetMode="External"/><Relationship Id="rId17" Type="http://schemas.openxmlformats.org/officeDocument/2006/relationships/hyperlink" Target="http://www.energistics.org" TargetMode="External"/><Relationship Id="rId25" Type="http://schemas.openxmlformats.org/officeDocument/2006/relationships/image" Target="media/image5.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www.w3.org/TR/REC-x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nergistics.org/product-license-agreement"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3.png"/><Relationship Id="rId28" Type="http://schemas.openxmlformats.org/officeDocument/2006/relationships/footer" Target="footer2.xml"/><Relationship Id="rId10" Type="http://schemas.openxmlformats.org/officeDocument/2006/relationships/hyperlink" Target="http://www.energistics.org/legal-policies" TargetMode="External"/><Relationship Id="rId19" Type="http://schemas.openxmlformats.org/officeDocument/2006/relationships/hyperlink" Target="mailto:info@Energistics.org"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nfo@energistics.org" TargetMode="External"/><Relationship Id="rId14" Type="http://schemas.openxmlformats.org/officeDocument/2006/relationships/hyperlink" Target="http://www.energistics.org/product-license-agreement" TargetMode="External"/><Relationship Id="rId22" Type="http://schemas.openxmlformats.org/officeDocument/2006/relationships/image" Target="media/image2.png"/><Relationship Id="rId27" Type="http://schemas.openxmlformats.org/officeDocument/2006/relationships/footer" Target="foot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na%20Marcotte\AppData\Roaming\Microsoft\Templates\Energistics%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1356C-BD8E-4B0A-906D-D8CA42145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Energistics Document.dotx</Template>
  <TotalTime>159</TotalTime>
  <Pages>1</Pages>
  <Words>15137</Words>
  <Characters>86286</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Energistics Document</vt:lpstr>
    </vt:vector>
  </TitlesOfParts>
  <Company>Microsoft</Company>
  <LinksUpToDate>false</LinksUpToDate>
  <CharactersWithSpaces>101221</CharactersWithSpaces>
  <SharedDoc>false</SharedDoc>
  <HLinks>
    <vt:vector size="300" baseType="variant">
      <vt:variant>
        <vt:i4>4128807</vt:i4>
      </vt:variant>
      <vt:variant>
        <vt:i4>339</vt:i4>
      </vt:variant>
      <vt:variant>
        <vt:i4>0</vt:i4>
      </vt:variant>
      <vt:variant>
        <vt:i4>5</vt:i4>
      </vt:variant>
      <vt:variant>
        <vt:lpwstr>http://www.ietf.org/rfc/rfc2119.txt</vt:lpwstr>
      </vt:variant>
      <vt:variant>
        <vt:lpwstr/>
      </vt:variant>
      <vt:variant>
        <vt:i4>4522074</vt:i4>
      </vt:variant>
      <vt:variant>
        <vt:i4>336</vt:i4>
      </vt:variant>
      <vt:variant>
        <vt:i4>0</vt:i4>
      </vt:variant>
      <vt:variant>
        <vt:i4>5</vt:i4>
      </vt:variant>
      <vt:variant>
        <vt:lpwstr>http://www.ietg.org/</vt:lpwstr>
      </vt:variant>
      <vt:variant>
        <vt:lpwstr/>
      </vt:variant>
      <vt:variant>
        <vt:i4>5308498</vt:i4>
      </vt:variant>
      <vt:variant>
        <vt:i4>333</vt:i4>
      </vt:variant>
      <vt:variant>
        <vt:i4>0</vt:i4>
      </vt:variant>
      <vt:variant>
        <vt:i4>5</vt:i4>
      </vt:variant>
      <vt:variant>
        <vt:lpwstr>http://www.dcmi.org/</vt:lpwstr>
      </vt:variant>
      <vt:variant>
        <vt:lpwstr/>
      </vt:variant>
      <vt:variant>
        <vt:i4>5111887</vt:i4>
      </vt:variant>
      <vt:variant>
        <vt:i4>330</vt:i4>
      </vt:variant>
      <vt:variant>
        <vt:i4>0</vt:i4>
      </vt:variant>
      <vt:variant>
        <vt:i4>5</vt:i4>
      </vt:variant>
      <vt:variant>
        <vt:lpwstr>http://www.epsg.org/</vt:lpwstr>
      </vt:variant>
      <vt:variant>
        <vt:lpwstr/>
      </vt:variant>
      <vt:variant>
        <vt:i4>4128820</vt:i4>
      </vt:variant>
      <vt:variant>
        <vt:i4>327</vt:i4>
      </vt:variant>
      <vt:variant>
        <vt:i4>0</vt:i4>
      </vt:variant>
      <vt:variant>
        <vt:i4>5</vt:i4>
      </vt:variant>
      <vt:variant>
        <vt:lpwstr>http://www.opengeospatial.org/</vt:lpwstr>
      </vt:variant>
      <vt:variant>
        <vt:lpwstr/>
      </vt:variant>
      <vt:variant>
        <vt:i4>5308484</vt:i4>
      </vt:variant>
      <vt:variant>
        <vt:i4>324</vt:i4>
      </vt:variant>
      <vt:variant>
        <vt:i4>0</vt:i4>
      </vt:variant>
      <vt:variant>
        <vt:i4>5</vt:i4>
      </vt:variant>
      <vt:variant>
        <vt:lpwstr>http://www.hdfgroup.org/</vt:lpwstr>
      </vt:variant>
      <vt:variant>
        <vt:lpwstr/>
      </vt:variant>
      <vt:variant>
        <vt:i4>3080293</vt:i4>
      </vt:variant>
      <vt:variant>
        <vt:i4>321</vt:i4>
      </vt:variant>
      <vt:variant>
        <vt:i4>0</vt:i4>
      </vt:variant>
      <vt:variant>
        <vt:i4>5</vt:i4>
      </vt:variant>
      <vt:variant>
        <vt:lpwstr>http://www.w3.org/TR/2004/REC-xmlschema-2-20041028/</vt:lpwstr>
      </vt:variant>
      <vt:variant>
        <vt:lpwstr/>
      </vt:variant>
      <vt:variant>
        <vt:i4>3080294</vt:i4>
      </vt:variant>
      <vt:variant>
        <vt:i4>318</vt:i4>
      </vt:variant>
      <vt:variant>
        <vt:i4>0</vt:i4>
      </vt:variant>
      <vt:variant>
        <vt:i4>5</vt:i4>
      </vt:variant>
      <vt:variant>
        <vt:lpwstr>http://www.w3.org/TR/2004/REC-xmlschema-1-20041028/</vt:lpwstr>
      </vt:variant>
      <vt:variant>
        <vt:lpwstr/>
      </vt:variant>
      <vt:variant>
        <vt:i4>3866682</vt:i4>
      </vt:variant>
      <vt:variant>
        <vt:i4>285</vt:i4>
      </vt:variant>
      <vt:variant>
        <vt:i4>0</vt:i4>
      </vt:variant>
      <vt:variant>
        <vt:i4>5</vt:i4>
      </vt:variant>
      <vt:variant>
        <vt:lpwstr>http://www.energistics.org/energistics-region-meeting-resqml-update</vt:lpwstr>
      </vt:variant>
      <vt:variant>
        <vt:lpwstr/>
      </vt:variant>
      <vt:variant>
        <vt:i4>7077993</vt:i4>
      </vt:variant>
      <vt:variant>
        <vt:i4>282</vt:i4>
      </vt:variant>
      <vt:variant>
        <vt:i4>0</vt:i4>
      </vt:variant>
      <vt:variant>
        <vt:i4>5</vt:i4>
      </vt:variant>
      <vt:variant>
        <vt:lpwstr>http://www.earthdoc.org/detail.php?pubid=50827</vt:lpwstr>
      </vt:variant>
      <vt:variant>
        <vt:lpwstr/>
      </vt:variant>
      <vt:variant>
        <vt:i4>7733300</vt:i4>
      </vt:variant>
      <vt:variant>
        <vt:i4>279</vt:i4>
      </vt:variant>
      <vt:variant>
        <vt:i4>0</vt:i4>
      </vt:variant>
      <vt:variant>
        <vt:i4>5</vt:i4>
      </vt:variant>
      <vt:variant>
        <vt:lpwstr>http://www.onepetro.org/mslib/app/Preview.do?paperNumber=SPE-143846-MS&amp;societyCode=SPE</vt:lpwstr>
      </vt:variant>
      <vt:variant>
        <vt:lpwstr/>
      </vt:variant>
      <vt:variant>
        <vt:i4>7536761</vt:i4>
      </vt:variant>
      <vt:variant>
        <vt:i4>243</vt:i4>
      </vt:variant>
      <vt:variant>
        <vt:i4>0</vt:i4>
      </vt:variant>
      <vt:variant>
        <vt:i4>5</vt:i4>
      </vt:variant>
      <vt:variant>
        <vt:lpwstr>http://www.energistics.org/current-resqml-standards</vt:lpwstr>
      </vt:variant>
      <vt:variant>
        <vt:lpwstr/>
      </vt:variant>
      <vt:variant>
        <vt:i4>7536761</vt:i4>
      </vt:variant>
      <vt:variant>
        <vt:i4>240</vt:i4>
      </vt:variant>
      <vt:variant>
        <vt:i4>0</vt:i4>
      </vt:variant>
      <vt:variant>
        <vt:i4>5</vt:i4>
      </vt:variant>
      <vt:variant>
        <vt:lpwstr>http://www.energistics.org/current-resqml-standards</vt:lpwstr>
      </vt:variant>
      <vt:variant>
        <vt:lpwstr/>
      </vt:variant>
      <vt:variant>
        <vt:i4>1572913</vt:i4>
      </vt:variant>
      <vt:variant>
        <vt:i4>206</vt:i4>
      </vt:variant>
      <vt:variant>
        <vt:i4>0</vt:i4>
      </vt:variant>
      <vt:variant>
        <vt:i4>5</vt:i4>
      </vt:variant>
      <vt:variant>
        <vt:lpwstr/>
      </vt:variant>
      <vt:variant>
        <vt:lpwstr>_Toc281476556</vt:lpwstr>
      </vt:variant>
      <vt:variant>
        <vt:i4>1572913</vt:i4>
      </vt:variant>
      <vt:variant>
        <vt:i4>200</vt:i4>
      </vt:variant>
      <vt:variant>
        <vt:i4>0</vt:i4>
      </vt:variant>
      <vt:variant>
        <vt:i4>5</vt:i4>
      </vt:variant>
      <vt:variant>
        <vt:lpwstr/>
      </vt:variant>
      <vt:variant>
        <vt:lpwstr>_Toc281476555</vt:lpwstr>
      </vt:variant>
      <vt:variant>
        <vt:i4>1572913</vt:i4>
      </vt:variant>
      <vt:variant>
        <vt:i4>194</vt:i4>
      </vt:variant>
      <vt:variant>
        <vt:i4>0</vt:i4>
      </vt:variant>
      <vt:variant>
        <vt:i4>5</vt:i4>
      </vt:variant>
      <vt:variant>
        <vt:lpwstr/>
      </vt:variant>
      <vt:variant>
        <vt:lpwstr>_Toc281476554</vt:lpwstr>
      </vt:variant>
      <vt:variant>
        <vt:i4>1572913</vt:i4>
      </vt:variant>
      <vt:variant>
        <vt:i4>188</vt:i4>
      </vt:variant>
      <vt:variant>
        <vt:i4>0</vt:i4>
      </vt:variant>
      <vt:variant>
        <vt:i4>5</vt:i4>
      </vt:variant>
      <vt:variant>
        <vt:lpwstr/>
      </vt:variant>
      <vt:variant>
        <vt:lpwstr>_Toc281476553</vt:lpwstr>
      </vt:variant>
      <vt:variant>
        <vt:i4>1572913</vt:i4>
      </vt:variant>
      <vt:variant>
        <vt:i4>182</vt:i4>
      </vt:variant>
      <vt:variant>
        <vt:i4>0</vt:i4>
      </vt:variant>
      <vt:variant>
        <vt:i4>5</vt:i4>
      </vt:variant>
      <vt:variant>
        <vt:lpwstr/>
      </vt:variant>
      <vt:variant>
        <vt:lpwstr>_Toc281476552</vt:lpwstr>
      </vt:variant>
      <vt:variant>
        <vt:i4>1572913</vt:i4>
      </vt:variant>
      <vt:variant>
        <vt:i4>176</vt:i4>
      </vt:variant>
      <vt:variant>
        <vt:i4>0</vt:i4>
      </vt:variant>
      <vt:variant>
        <vt:i4>5</vt:i4>
      </vt:variant>
      <vt:variant>
        <vt:lpwstr/>
      </vt:variant>
      <vt:variant>
        <vt:lpwstr>_Toc281476551</vt:lpwstr>
      </vt:variant>
      <vt:variant>
        <vt:i4>1572913</vt:i4>
      </vt:variant>
      <vt:variant>
        <vt:i4>170</vt:i4>
      </vt:variant>
      <vt:variant>
        <vt:i4>0</vt:i4>
      </vt:variant>
      <vt:variant>
        <vt:i4>5</vt:i4>
      </vt:variant>
      <vt:variant>
        <vt:lpwstr/>
      </vt:variant>
      <vt:variant>
        <vt:lpwstr>_Toc281476550</vt:lpwstr>
      </vt:variant>
      <vt:variant>
        <vt:i4>1638449</vt:i4>
      </vt:variant>
      <vt:variant>
        <vt:i4>164</vt:i4>
      </vt:variant>
      <vt:variant>
        <vt:i4>0</vt:i4>
      </vt:variant>
      <vt:variant>
        <vt:i4>5</vt:i4>
      </vt:variant>
      <vt:variant>
        <vt:lpwstr/>
      </vt:variant>
      <vt:variant>
        <vt:lpwstr>_Toc281476549</vt:lpwstr>
      </vt:variant>
      <vt:variant>
        <vt:i4>1638449</vt:i4>
      </vt:variant>
      <vt:variant>
        <vt:i4>158</vt:i4>
      </vt:variant>
      <vt:variant>
        <vt:i4>0</vt:i4>
      </vt:variant>
      <vt:variant>
        <vt:i4>5</vt:i4>
      </vt:variant>
      <vt:variant>
        <vt:lpwstr/>
      </vt:variant>
      <vt:variant>
        <vt:lpwstr>_Toc281476548</vt:lpwstr>
      </vt:variant>
      <vt:variant>
        <vt:i4>1638449</vt:i4>
      </vt:variant>
      <vt:variant>
        <vt:i4>152</vt:i4>
      </vt:variant>
      <vt:variant>
        <vt:i4>0</vt:i4>
      </vt:variant>
      <vt:variant>
        <vt:i4>5</vt:i4>
      </vt:variant>
      <vt:variant>
        <vt:lpwstr/>
      </vt:variant>
      <vt:variant>
        <vt:lpwstr>_Toc281476547</vt:lpwstr>
      </vt:variant>
      <vt:variant>
        <vt:i4>1638449</vt:i4>
      </vt:variant>
      <vt:variant>
        <vt:i4>146</vt:i4>
      </vt:variant>
      <vt:variant>
        <vt:i4>0</vt:i4>
      </vt:variant>
      <vt:variant>
        <vt:i4>5</vt:i4>
      </vt:variant>
      <vt:variant>
        <vt:lpwstr/>
      </vt:variant>
      <vt:variant>
        <vt:lpwstr>_Toc281476546</vt:lpwstr>
      </vt:variant>
      <vt:variant>
        <vt:i4>1638449</vt:i4>
      </vt:variant>
      <vt:variant>
        <vt:i4>140</vt:i4>
      </vt:variant>
      <vt:variant>
        <vt:i4>0</vt:i4>
      </vt:variant>
      <vt:variant>
        <vt:i4>5</vt:i4>
      </vt:variant>
      <vt:variant>
        <vt:lpwstr/>
      </vt:variant>
      <vt:variant>
        <vt:lpwstr>_Toc281476545</vt:lpwstr>
      </vt:variant>
      <vt:variant>
        <vt:i4>1638449</vt:i4>
      </vt:variant>
      <vt:variant>
        <vt:i4>134</vt:i4>
      </vt:variant>
      <vt:variant>
        <vt:i4>0</vt:i4>
      </vt:variant>
      <vt:variant>
        <vt:i4>5</vt:i4>
      </vt:variant>
      <vt:variant>
        <vt:lpwstr/>
      </vt:variant>
      <vt:variant>
        <vt:lpwstr>_Toc281476544</vt:lpwstr>
      </vt:variant>
      <vt:variant>
        <vt:i4>1638449</vt:i4>
      </vt:variant>
      <vt:variant>
        <vt:i4>128</vt:i4>
      </vt:variant>
      <vt:variant>
        <vt:i4>0</vt:i4>
      </vt:variant>
      <vt:variant>
        <vt:i4>5</vt:i4>
      </vt:variant>
      <vt:variant>
        <vt:lpwstr/>
      </vt:variant>
      <vt:variant>
        <vt:lpwstr>_Toc281476543</vt:lpwstr>
      </vt:variant>
      <vt:variant>
        <vt:i4>1638449</vt:i4>
      </vt:variant>
      <vt:variant>
        <vt:i4>122</vt:i4>
      </vt:variant>
      <vt:variant>
        <vt:i4>0</vt:i4>
      </vt:variant>
      <vt:variant>
        <vt:i4>5</vt:i4>
      </vt:variant>
      <vt:variant>
        <vt:lpwstr/>
      </vt:variant>
      <vt:variant>
        <vt:lpwstr>_Toc281476542</vt:lpwstr>
      </vt:variant>
      <vt:variant>
        <vt:i4>1638449</vt:i4>
      </vt:variant>
      <vt:variant>
        <vt:i4>116</vt:i4>
      </vt:variant>
      <vt:variant>
        <vt:i4>0</vt:i4>
      </vt:variant>
      <vt:variant>
        <vt:i4>5</vt:i4>
      </vt:variant>
      <vt:variant>
        <vt:lpwstr/>
      </vt:variant>
      <vt:variant>
        <vt:lpwstr>_Toc281476541</vt:lpwstr>
      </vt:variant>
      <vt:variant>
        <vt:i4>1638449</vt:i4>
      </vt:variant>
      <vt:variant>
        <vt:i4>110</vt:i4>
      </vt:variant>
      <vt:variant>
        <vt:i4>0</vt:i4>
      </vt:variant>
      <vt:variant>
        <vt:i4>5</vt:i4>
      </vt:variant>
      <vt:variant>
        <vt:lpwstr/>
      </vt:variant>
      <vt:variant>
        <vt:lpwstr>_Toc281476540</vt:lpwstr>
      </vt:variant>
      <vt:variant>
        <vt:i4>1966129</vt:i4>
      </vt:variant>
      <vt:variant>
        <vt:i4>104</vt:i4>
      </vt:variant>
      <vt:variant>
        <vt:i4>0</vt:i4>
      </vt:variant>
      <vt:variant>
        <vt:i4>5</vt:i4>
      </vt:variant>
      <vt:variant>
        <vt:lpwstr/>
      </vt:variant>
      <vt:variant>
        <vt:lpwstr>_Toc281476539</vt:lpwstr>
      </vt:variant>
      <vt:variant>
        <vt:i4>1966129</vt:i4>
      </vt:variant>
      <vt:variant>
        <vt:i4>98</vt:i4>
      </vt:variant>
      <vt:variant>
        <vt:i4>0</vt:i4>
      </vt:variant>
      <vt:variant>
        <vt:i4>5</vt:i4>
      </vt:variant>
      <vt:variant>
        <vt:lpwstr/>
      </vt:variant>
      <vt:variant>
        <vt:lpwstr>_Toc281476538</vt:lpwstr>
      </vt:variant>
      <vt:variant>
        <vt:i4>1966129</vt:i4>
      </vt:variant>
      <vt:variant>
        <vt:i4>92</vt:i4>
      </vt:variant>
      <vt:variant>
        <vt:i4>0</vt:i4>
      </vt:variant>
      <vt:variant>
        <vt:i4>5</vt:i4>
      </vt:variant>
      <vt:variant>
        <vt:lpwstr/>
      </vt:variant>
      <vt:variant>
        <vt:lpwstr>_Toc281476537</vt:lpwstr>
      </vt:variant>
      <vt:variant>
        <vt:i4>1966129</vt:i4>
      </vt:variant>
      <vt:variant>
        <vt:i4>86</vt:i4>
      </vt:variant>
      <vt:variant>
        <vt:i4>0</vt:i4>
      </vt:variant>
      <vt:variant>
        <vt:i4>5</vt:i4>
      </vt:variant>
      <vt:variant>
        <vt:lpwstr/>
      </vt:variant>
      <vt:variant>
        <vt:lpwstr>_Toc281476536</vt:lpwstr>
      </vt:variant>
      <vt:variant>
        <vt:i4>1966129</vt:i4>
      </vt:variant>
      <vt:variant>
        <vt:i4>80</vt:i4>
      </vt:variant>
      <vt:variant>
        <vt:i4>0</vt:i4>
      </vt:variant>
      <vt:variant>
        <vt:i4>5</vt:i4>
      </vt:variant>
      <vt:variant>
        <vt:lpwstr/>
      </vt:variant>
      <vt:variant>
        <vt:lpwstr>_Toc281476535</vt:lpwstr>
      </vt:variant>
      <vt:variant>
        <vt:i4>1966129</vt:i4>
      </vt:variant>
      <vt:variant>
        <vt:i4>74</vt:i4>
      </vt:variant>
      <vt:variant>
        <vt:i4>0</vt:i4>
      </vt:variant>
      <vt:variant>
        <vt:i4>5</vt:i4>
      </vt:variant>
      <vt:variant>
        <vt:lpwstr/>
      </vt:variant>
      <vt:variant>
        <vt:lpwstr>_Toc281476534</vt:lpwstr>
      </vt:variant>
      <vt:variant>
        <vt:i4>1966129</vt:i4>
      </vt:variant>
      <vt:variant>
        <vt:i4>68</vt:i4>
      </vt:variant>
      <vt:variant>
        <vt:i4>0</vt:i4>
      </vt:variant>
      <vt:variant>
        <vt:i4>5</vt:i4>
      </vt:variant>
      <vt:variant>
        <vt:lpwstr/>
      </vt:variant>
      <vt:variant>
        <vt:lpwstr>_Toc281476533</vt:lpwstr>
      </vt:variant>
      <vt:variant>
        <vt:i4>1966129</vt:i4>
      </vt:variant>
      <vt:variant>
        <vt:i4>62</vt:i4>
      </vt:variant>
      <vt:variant>
        <vt:i4>0</vt:i4>
      </vt:variant>
      <vt:variant>
        <vt:i4>5</vt:i4>
      </vt:variant>
      <vt:variant>
        <vt:lpwstr/>
      </vt:variant>
      <vt:variant>
        <vt:lpwstr>_Toc281476532</vt:lpwstr>
      </vt:variant>
      <vt:variant>
        <vt:i4>1966129</vt:i4>
      </vt:variant>
      <vt:variant>
        <vt:i4>56</vt:i4>
      </vt:variant>
      <vt:variant>
        <vt:i4>0</vt:i4>
      </vt:variant>
      <vt:variant>
        <vt:i4>5</vt:i4>
      </vt:variant>
      <vt:variant>
        <vt:lpwstr/>
      </vt:variant>
      <vt:variant>
        <vt:lpwstr>_Toc281476531</vt:lpwstr>
      </vt:variant>
      <vt:variant>
        <vt:i4>1966129</vt:i4>
      </vt:variant>
      <vt:variant>
        <vt:i4>50</vt:i4>
      </vt:variant>
      <vt:variant>
        <vt:i4>0</vt:i4>
      </vt:variant>
      <vt:variant>
        <vt:i4>5</vt:i4>
      </vt:variant>
      <vt:variant>
        <vt:lpwstr/>
      </vt:variant>
      <vt:variant>
        <vt:lpwstr>_Toc281476530</vt:lpwstr>
      </vt:variant>
      <vt:variant>
        <vt:i4>2031665</vt:i4>
      </vt:variant>
      <vt:variant>
        <vt:i4>44</vt:i4>
      </vt:variant>
      <vt:variant>
        <vt:i4>0</vt:i4>
      </vt:variant>
      <vt:variant>
        <vt:i4>5</vt:i4>
      </vt:variant>
      <vt:variant>
        <vt:lpwstr/>
      </vt:variant>
      <vt:variant>
        <vt:lpwstr>_Toc281476529</vt:lpwstr>
      </vt:variant>
      <vt:variant>
        <vt:i4>2031665</vt:i4>
      </vt:variant>
      <vt:variant>
        <vt:i4>38</vt:i4>
      </vt:variant>
      <vt:variant>
        <vt:i4>0</vt:i4>
      </vt:variant>
      <vt:variant>
        <vt:i4>5</vt:i4>
      </vt:variant>
      <vt:variant>
        <vt:lpwstr/>
      </vt:variant>
      <vt:variant>
        <vt:lpwstr>_Toc281476528</vt:lpwstr>
      </vt:variant>
      <vt:variant>
        <vt:i4>2031665</vt:i4>
      </vt:variant>
      <vt:variant>
        <vt:i4>32</vt:i4>
      </vt:variant>
      <vt:variant>
        <vt:i4>0</vt:i4>
      </vt:variant>
      <vt:variant>
        <vt:i4>5</vt:i4>
      </vt:variant>
      <vt:variant>
        <vt:lpwstr/>
      </vt:variant>
      <vt:variant>
        <vt:lpwstr>_Toc281476527</vt:lpwstr>
      </vt:variant>
      <vt:variant>
        <vt:i4>2031665</vt:i4>
      </vt:variant>
      <vt:variant>
        <vt:i4>26</vt:i4>
      </vt:variant>
      <vt:variant>
        <vt:i4>0</vt:i4>
      </vt:variant>
      <vt:variant>
        <vt:i4>5</vt:i4>
      </vt:variant>
      <vt:variant>
        <vt:lpwstr/>
      </vt:variant>
      <vt:variant>
        <vt:lpwstr>_Toc281476526</vt:lpwstr>
      </vt:variant>
      <vt:variant>
        <vt:i4>2031665</vt:i4>
      </vt:variant>
      <vt:variant>
        <vt:i4>20</vt:i4>
      </vt:variant>
      <vt:variant>
        <vt:i4>0</vt:i4>
      </vt:variant>
      <vt:variant>
        <vt:i4>5</vt:i4>
      </vt:variant>
      <vt:variant>
        <vt:lpwstr/>
      </vt:variant>
      <vt:variant>
        <vt:lpwstr>_Toc281476525</vt:lpwstr>
      </vt:variant>
      <vt:variant>
        <vt:i4>2031665</vt:i4>
      </vt:variant>
      <vt:variant>
        <vt:i4>14</vt:i4>
      </vt:variant>
      <vt:variant>
        <vt:i4>0</vt:i4>
      </vt:variant>
      <vt:variant>
        <vt:i4>5</vt:i4>
      </vt:variant>
      <vt:variant>
        <vt:lpwstr/>
      </vt:variant>
      <vt:variant>
        <vt:lpwstr>_Toc281476524</vt:lpwstr>
      </vt:variant>
      <vt:variant>
        <vt:i4>2031665</vt:i4>
      </vt:variant>
      <vt:variant>
        <vt:i4>8</vt:i4>
      </vt:variant>
      <vt:variant>
        <vt:i4>0</vt:i4>
      </vt:variant>
      <vt:variant>
        <vt:i4>5</vt:i4>
      </vt:variant>
      <vt:variant>
        <vt:lpwstr/>
      </vt:variant>
      <vt:variant>
        <vt:lpwstr>_Toc281476523</vt:lpwstr>
      </vt:variant>
      <vt:variant>
        <vt:i4>2031665</vt:i4>
      </vt:variant>
      <vt:variant>
        <vt:i4>2</vt:i4>
      </vt:variant>
      <vt:variant>
        <vt:i4>0</vt:i4>
      </vt:variant>
      <vt:variant>
        <vt:i4>5</vt:i4>
      </vt:variant>
      <vt:variant>
        <vt:lpwstr/>
      </vt:variant>
      <vt:variant>
        <vt:lpwstr>_Toc281476522</vt:lpwstr>
      </vt:variant>
      <vt:variant>
        <vt:i4>5242954</vt:i4>
      </vt:variant>
      <vt:variant>
        <vt:i4>3</vt:i4>
      </vt:variant>
      <vt:variant>
        <vt:i4>0</vt:i4>
      </vt:variant>
      <vt:variant>
        <vt:i4>5</vt:i4>
      </vt:variant>
      <vt:variant>
        <vt:lpwstr>http://www.energistics.org/product-license-agreement</vt:lpwstr>
      </vt:variant>
      <vt:variant>
        <vt:lpwstr/>
      </vt:variant>
      <vt:variant>
        <vt:i4>5242887</vt:i4>
      </vt:variant>
      <vt:variant>
        <vt:i4>0</vt:i4>
      </vt:variant>
      <vt:variant>
        <vt:i4>0</vt:i4>
      </vt:variant>
      <vt:variant>
        <vt:i4>5</vt:i4>
      </vt:variant>
      <vt:variant>
        <vt:lpwstr>http://www.energistics.org/legal-policies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Energistics Document</dc:title>
  <dc:subject>Energistics Standards</dc:subject>
  <dc:creator>Donna Marcotte</dc:creator>
  <cp:keywords/>
  <dc:description/>
  <cp:lastModifiedBy>Donna Marcotte</cp:lastModifiedBy>
  <cp:revision>16</cp:revision>
  <cp:lastPrinted>2017-02-06T21:10:00Z</cp:lastPrinted>
  <dcterms:created xsi:type="dcterms:W3CDTF">2017-10-13T13:35:00Z</dcterms:created>
  <dcterms:modified xsi:type="dcterms:W3CDTF">2018-04-16T18:38:00Z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PRODML</vt:lpwstr>
  </property>
  <property fmtid="{D5CDD505-2E9C-101B-9397-08002B2CF9AE}" pid="3" name="Version">
    <vt:lpwstr>1.1</vt:lpwstr>
  </property>
  <property fmtid="{D5CDD505-2E9C-101B-9397-08002B2CF9AE}" pid="4" name="Status">
    <vt:lpwstr>Draft</vt:lpwstr>
  </property>
  <property fmtid="{D5CDD505-2E9C-101B-9397-08002B2CF9AE}" pid="5" name="ContentType">
    <vt:lpwstr>Document</vt:lpwstr>
  </property>
  <property fmtid="{D5CDD505-2E9C-101B-9397-08002B2CF9AE}" pid="6" name="ContentTypeId">
    <vt:lpwstr>0x01010091B4E6E16735A34AB8BA7846BCF409F1</vt:lpwstr>
  </property>
  <property fmtid="{D5CDD505-2E9C-101B-9397-08002B2CF9AE}" pid="7" name="_DCDateModified">
    <vt:lpwstr/>
  </property>
  <property fmtid="{D5CDD505-2E9C-101B-9397-08002B2CF9AE}" pid="8" name="Directory">
    <vt:lpwstr>use case team</vt:lpwstr>
  </property>
</Properties>
</file>